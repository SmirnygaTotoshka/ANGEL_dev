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2D1BD8" w14:textId="21DCB690" w:rsidR="007A630F" w:rsidRDefault="007A630F" w:rsidP="007A630F">
      <w:pPr>
        <w:pStyle w:val="Usual"/>
        <w:spacing w:line="240" w:lineRule="auto"/>
        <w:jc w:val="center"/>
        <w:rPr>
          <w:sz w:val="24"/>
          <w:szCs w:val="20"/>
          <w:lang w:eastAsia="ru-RU"/>
        </w:rPr>
      </w:pPr>
      <w:r w:rsidRPr="007C4FBC">
        <w:rPr>
          <w:sz w:val="24"/>
          <w:szCs w:val="20"/>
          <w:lang w:eastAsia="ru-RU"/>
        </w:rPr>
        <w:t xml:space="preserve">Федеральное государственное </w:t>
      </w:r>
      <w:r>
        <w:rPr>
          <w:sz w:val="24"/>
          <w:szCs w:val="20"/>
          <w:lang w:eastAsia="ru-RU"/>
        </w:rPr>
        <w:t>автономное</w:t>
      </w:r>
      <w:r w:rsidRPr="007C4FBC">
        <w:rPr>
          <w:sz w:val="24"/>
          <w:szCs w:val="20"/>
          <w:lang w:eastAsia="ru-RU"/>
        </w:rPr>
        <w:t xml:space="preserve"> образовательное учреждение </w:t>
      </w:r>
      <w:r>
        <w:rPr>
          <w:sz w:val="24"/>
          <w:szCs w:val="20"/>
          <w:lang w:eastAsia="ru-RU"/>
        </w:rPr>
        <w:br/>
      </w:r>
      <w:r w:rsidRPr="007C4FBC">
        <w:rPr>
          <w:sz w:val="24"/>
          <w:szCs w:val="20"/>
          <w:lang w:eastAsia="ru-RU"/>
        </w:rPr>
        <w:t>высшего образования</w:t>
      </w:r>
      <w:r>
        <w:rPr>
          <w:sz w:val="24"/>
          <w:szCs w:val="20"/>
          <w:lang w:eastAsia="ru-RU"/>
        </w:rPr>
        <w:t xml:space="preserve"> </w:t>
      </w:r>
      <w:r>
        <w:rPr>
          <w:sz w:val="24"/>
          <w:szCs w:val="20"/>
          <w:lang w:eastAsia="ru-RU"/>
        </w:rPr>
        <w:br/>
      </w:r>
      <w:r w:rsidRPr="007C4FBC">
        <w:rPr>
          <w:sz w:val="24"/>
          <w:szCs w:val="20"/>
          <w:lang w:eastAsia="ru-RU"/>
        </w:rPr>
        <w:t>«Российский национальный исследовательский медицинский университет имени Н.И. Пирогова»</w:t>
      </w:r>
      <w:r>
        <w:rPr>
          <w:sz w:val="24"/>
          <w:szCs w:val="20"/>
          <w:lang w:eastAsia="ru-RU"/>
        </w:rPr>
        <w:t xml:space="preserve"> </w:t>
      </w:r>
      <w:r>
        <w:rPr>
          <w:sz w:val="24"/>
          <w:szCs w:val="20"/>
          <w:lang w:eastAsia="ru-RU"/>
        </w:rPr>
        <w:br/>
      </w:r>
      <w:r w:rsidRPr="007C4FBC">
        <w:rPr>
          <w:sz w:val="24"/>
          <w:szCs w:val="20"/>
          <w:lang w:eastAsia="ru-RU"/>
        </w:rPr>
        <w:t>Министерства здравоохранения Российской Федерации</w:t>
      </w:r>
      <w:r>
        <w:rPr>
          <w:sz w:val="24"/>
          <w:szCs w:val="20"/>
          <w:lang w:eastAsia="ru-RU"/>
        </w:rPr>
        <w:t xml:space="preserve"> </w:t>
      </w:r>
      <w:r>
        <w:rPr>
          <w:sz w:val="24"/>
          <w:szCs w:val="20"/>
          <w:lang w:eastAsia="ru-RU"/>
        </w:rPr>
        <w:br/>
      </w:r>
      <w:r w:rsidRPr="007C4FBC">
        <w:rPr>
          <w:sz w:val="24"/>
          <w:szCs w:val="20"/>
          <w:lang w:eastAsia="ru-RU"/>
        </w:rPr>
        <w:t>(ФГБОУ ВО РНИМУ им. Н.И. Пирогова Минздрава России)</w:t>
      </w:r>
    </w:p>
    <w:p w14:paraId="1791E225" w14:textId="77777777" w:rsidR="007A630F" w:rsidRDefault="007A630F" w:rsidP="007A630F">
      <w:pPr>
        <w:pStyle w:val="Usual"/>
        <w:spacing w:line="240" w:lineRule="auto"/>
        <w:jc w:val="center"/>
        <w:rPr>
          <w:sz w:val="24"/>
          <w:szCs w:val="20"/>
          <w:lang w:eastAsia="ru-RU"/>
        </w:rPr>
      </w:pPr>
    </w:p>
    <w:p w14:paraId="529D7385" w14:textId="10BDB3C1" w:rsidR="007A630F" w:rsidRDefault="007A630F" w:rsidP="007A630F">
      <w:pPr>
        <w:pStyle w:val="Usual"/>
        <w:spacing w:line="240" w:lineRule="auto"/>
        <w:jc w:val="center"/>
        <w:rPr>
          <w:u w:val="single"/>
          <w:lang w:eastAsia="ru-RU"/>
        </w:rPr>
      </w:pPr>
      <w:r w:rsidRPr="007C4FBC">
        <w:rPr>
          <w:u w:val="single"/>
          <w:lang w:eastAsia="ru-RU"/>
        </w:rPr>
        <w:t>Медико-биологический факультет</w:t>
      </w:r>
      <w:r>
        <w:rPr>
          <w:u w:val="single"/>
          <w:lang w:eastAsia="ru-RU"/>
        </w:rPr>
        <w:br/>
      </w:r>
      <w:r w:rsidRPr="007C4FBC">
        <w:rPr>
          <w:sz w:val="24"/>
          <w:szCs w:val="20"/>
          <w:u w:val="single"/>
          <w:lang w:eastAsia="ru-RU"/>
        </w:rPr>
        <w:t>Кафедра медицинской кибернетики и информатики</w:t>
      </w:r>
      <w:r w:rsidR="00AB2F85">
        <w:rPr>
          <w:sz w:val="24"/>
          <w:szCs w:val="20"/>
          <w:u w:val="single"/>
          <w:lang w:eastAsia="ru-RU"/>
        </w:rPr>
        <w:t xml:space="preserve"> им. С.А. </w:t>
      </w:r>
      <w:proofErr w:type="spellStart"/>
      <w:r w:rsidR="00AB2F85">
        <w:rPr>
          <w:sz w:val="24"/>
          <w:szCs w:val="20"/>
          <w:u w:val="single"/>
          <w:lang w:eastAsia="ru-RU"/>
        </w:rPr>
        <w:t>Гаспаряна</w:t>
      </w:r>
      <w:proofErr w:type="spellEnd"/>
    </w:p>
    <w:p w14:paraId="7D658A22" w14:textId="77777777" w:rsidR="007A630F" w:rsidRDefault="007A630F" w:rsidP="007A630F">
      <w:pPr>
        <w:pStyle w:val="Usual"/>
        <w:spacing w:line="240" w:lineRule="auto"/>
        <w:jc w:val="center"/>
        <w:rPr>
          <w:u w:val="single"/>
          <w:lang w:eastAsia="ru-RU"/>
        </w:rPr>
      </w:pPr>
    </w:p>
    <w:p w14:paraId="3B712BDE" w14:textId="77777777" w:rsidR="007A630F" w:rsidRDefault="007A630F" w:rsidP="007A630F">
      <w:pPr>
        <w:pStyle w:val="Usual"/>
        <w:spacing w:line="240" w:lineRule="auto"/>
        <w:jc w:val="center"/>
        <w:rPr>
          <w:sz w:val="24"/>
          <w:szCs w:val="20"/>
          <w:u w:val="single"/>
          <w:lang w:eastAsia="ru-RU"/>
        </w:rPr>
      </w:pPr>
      <w:r>
        <w:rPr>
          <w:sz w:val="24"/>
          <w:szCs w:val="20"/>
          <w:u w:val="single"/>
          <w:lang w:eastAsia="ru-RU"/>
        </w:rPr>
        <w:t>Дипломная работа</w:t>
      </w:r>
      <w:r>
        <w:rPr>
          <w:sz w:val="24"/>
          <w:szCs w:val="20"/>
          <w:u w:val="single"/>
          <w:lang w:eastAsia="ru-RU"/>
        </w:rPr>
        <w:br/>
        <w:t>по специальности 30.05.03 «Медицинская кибернетика»</w:t>
      </w:r>
    </w:p>
    <w:p w14:paraId="7FACC4AD" w14:textId="77777777" w:rsidR="007A630F" w:rsidRDefault="007A630F" w:rsidP="007A630F">
      <w:pPr>
        <w:pStyle w:val="Usual"/>
        <w:spacing w:line="240" w:lineRule="auto"/>
        <w:jc w:val="center"/>
        <w:rPr>
          <w:sz w:val="24"/>
          <w:szCs w:val="20"/>
          <w:u w:val="single"/>
          <w:lang w:eastAsia="ru-RU"/>
        </w:rPr>
      </w:pPr>
    </w:p>
    <w:p w14:paraId="220229AB" w14:textId="77777777" w:rsidR="007A630F" w:rsidRDefault="007A630F" w:rsidP="007A630F">
      <w:pPr>
        <w:pStyle w:val="Usual"/>
        <w:spacing w:line="240" w:lineRule="auto"/>
        <w:jc w:val="center"/>
        <w:rPr>
          <w:lang w:eastAsia="ru-RU"/>
        </w:rPr>
      </w:pPr>
      <w:r>
        <w:rPr>
          <w:lang w:eastAsia="ru-RU"/>
        </w:rPr>
        <w:t>Смирнов Антон Сергеевич</w:t>
      </w:r>
    </w:p>
    <w:p w14:paraId="727A221B" w14:textId="77777777" w:rsidR="000D0CED" w:rsidRDefault="007A630F" w:rsidP="007A630F">
      <w:pPr>
        <w:pStyle w:val="13"/>
        <w:rPr>
          <w:ins w:id="0" w:author="Антон Смирнов" w:date="2023-05-24T14:07:00Z"/>
        </w:rPr>
      </w:pPr>
      <w:r w:rsidRPr="00BE191A">
        <w:rPr>
          <w:rStyle w:val="Usual0"/>
        </w:rPr>
        <w:t>Т</w:t>
      </w:r>
      <w:r w:rsidRPr="00BE191A">
        <w:rPr>
          <w:rStyle w:val="Usual0"/>
          <w:caps w:val="0"/>
        </w:rPr>
        <w:t>ема</w:t>
      </w:r>
      <w:r w:rsidRPr="007C4FBC">
        <w:t>:</w:t>
      </w:r>
      <w:r w:rsidRPr="007A630F">
        <w:t xml:space="preserve"> Предсказание антигенов по </w:t>
      </w:r>
    </w:p>
    <w:p w14:paraId="480552AC" w14:textId="201C2312" w:rsidR="007A630F" w:rsidRPr="007C4FBC" w:rsidRDefault="007A630F" w:rsidP="007A630F">
      <w:pPr>
        <w:pStyle w:val="13"/>
      </w:pPr>
      <w:r w:rsidRPr="007A630F">
        <w:t>последовательностям белка</w:t>
      </w:r>
    </w:p>
    <w:p w14:paraId="0F416A40" w14:textId="77777777" w:rsidR="007A630F" w:rsidRDefault="007A630F" w:rsidP="007A630F">
      <w:pPr>
        <w:pStyle w:val="Usual"/>
        <w:ind w:firstLine="709"/>
      </w:pPr>
    </w:p>
    <w:p w14:paraId="5B95E3F4" w14:textId="77777777" w:rsidR="007A630F" w:rsidRDefault="007A630F" w:rsidP="007A630F">
      <w:pPr>
        <w:pStyle w:val="Usual"/>
        <w:ind w:firstLine="709"/>
      </w:pPr>
    </w:p>
    <w:p w14:paraId="2056E527" w14:textId="77777777" w:rsidR="007A630F" w:rsidRDefault="007A630F" w:rsidP="007A630F">
      <w:pPr>
        <w:pStyle w:val="Usual"/>
        <w:ind w:firstLine="709"/>
      </w:pPr>
    </w:p>
    <w:p w14:paraId="40A1D705" w14:textId="77777777" w:rsidR="007A630F" w:rsidRDefault="007A630F" w:rsidP="007A630F">
      <w:pPr>
        <w:pStyle w:val="Usual"/>
        <w:ind w:firstLine="709"/>
      </w:pPr>
    </w:p>
    <w:p w14:paraId="1BC2AA18" w14:textId="77777777" w:rsidR="007A630F" w:rsidRDefault="007A630F" w:rsidP="007A630F">
      <w:pPr>
        <w:pStyle w:val="Usual"/>
        <w:ind w:firstLine="709"/>
      </w:pPr>
    </w:p>
    <w:p w14:paraId="160414F1" w14:textId="77777777" w:rsidR="007A630F" w:rsidRDefault="007A630F" w:rsidP="007A630F">
      <w:pPr>
        <w:pStyle w:val="Usual"/>
        <w:spacing w:line="240" w:lineRule="auto"/>
        <w:ind w:firstLine="709"/>
        <w:jc w:val="right"/>
      </w:pPr>
      <w:r>
        <w:rPr>
          <w:b/>
          <w:bCs/>
        </w:rPr>
        <w:t>Работа выполнена:</w:t>
      </w:r>
      <w:r>
        <w:rPr>
          <w:b/>
          <w:bCs/>
        </w:rPr>
        <w:br/>
      </w:r>
      <w:r>
        <w:t>на кафедре биоинформатики МБФ</w:t>
      </w:r>
      <w:r>
        <w:br/>
        <w:t xml:space="preserve">ФГАОУ ВО РНИМУ </w:t>
      </w:r>
      <w:r>
        <w:br/>
        <w:t>им. Н.И. Пирогова</w:t>
      </w:r>
    </w:p>
    <w:p w14:paraId="35A41A33" w14:textId="77777777" w:rsidR="007A630F" w:rsidRDefault="007A630F" w:rsidP="007A630F">
      <w:pPr>
        <w:pStyle w:val="Usual"/>
        <w:spacing w:line="240" w:lineRule="auto"/>
        <w:ind w:firstLine="709"/>
        <w:jc w:val="right"/>
      </w:pPr>
      <w:r>
        <w:rPr>
          <w:b/>
          <w:bCs/>
        </w:rPr>
        <w:t>Научный руководитель:</w:t>
      </w:r>
      <w:r>
        <w:rPr>
          <w:b/>
          <w:bCs/>
        </w:rPr>
        <w:br/>
      </w:r>
      <w:r>
        <w:t>Лагунин А.А., д.б.н., профессор РАН,</w:t>
      </w:r>
      <w:r>
        <w:br/>
        <w:t>зав. кафедрой биоинформатики МБФ</w:t>
      </w:r>
    </w:p>
    <w:p w14:paraId="738DD64A" w14:textId="77777777" w:rsidR="007A630F" w:rsidRDefault="007A630F" w:rsidP="007A630F">
      <w:pPr>
        <w:pStyle w:val="Usual"/>
        <w:spacing w:line="240" w:lineRule="auto"/>
        <w:ind w:firstLine="709"/>
        <w:jc w:val="center"/>
      </w:pPr>
    </w:p>
    <w:p w14:paraId="2362C4D4" w14:textId="77777777" w:rsidR="007A630F" w:rsidRDefault="007A630F" w:rsidP="007A630F">
      <w:pPr>
        <w:pStyle w:val="Usual"/>
        <w:spacing w:line="240" w:lineRule="auto"/>
        <w:ind w:firstLine="709"/>
        <w:jc w:val="center"/>
      </w:pPr>
    </w:p>
    <w:p w14:paraId="1F25BAE1" w14:textId="77777777" w:rsidR="007A630F" w:rsidRDefault="007A630F" w:rsidP="007A630F">
      <w:pPr>
        <w:pStyle w:val="Usual"/>
        <w:spacing w:line="240" w:lineRule="auto"/>
        <w:ind w:firstLine="709"/>
        <w:jc w:val="center"/>
      </w:pPr>
    </w:p>
    <w:p w14:paraId="057F169E" w14:textId="77777777" w:rsidR="007A630F" w:rsidRDefault="007A630F" w:rsidP="007A630F">
      <w:pPr>
        <w:pStyle w:val="Usual"/>
        <w:spacing w:line="240" w:lineRule="auto"/>
        <w:ind w:firstLine="709"/>
        <w:jc w:val="center"/>
      </w:pPr>
    </w:p>
    <w:p w14:paraId="584B63B8" w14:textId="77777777" w:rsidR="007A630F" w:rsidRDefault="007A630F" w:rsidP="007A630F">
      <w:pPr>
        <w:pStyle w:val="Usual"/>
        <w:spacing w:line="240" w:lineRule="auto"/>
        <w:ind w:firstLine="709"/>
        <w:jc w:val="center"/>
      </w:pPr>
      <w:r>
        <w:t>Москва, 2023 г.</w:t>
      </w:r>
    </w:p>
    <w:p w14:paraId="52ACF0A8" w14:textId="77777777" w:rsidR="007A630F" w:rsidRDefault="007A630F">
      <w:pPr>
        <w:rPr>
          <w:rFonts w:ascii="Times New Roman" w:hAnsi="Times New Roman"/>
          <w:sz w:val="28"/>
          <w:szCs w:val="22"/>
          <w:lang w:val="ru-RU"/>
        </w:rPr>
      </w:pPr>
      <w:r w:rsidRPr="007A630F">
        <w:rPr>
          <w:lang w:val="ru-RU"/>
        </w:rPr>
        <w:lastRenderedPageBreak/>
        <w:br w:type="page"/>
      </w:r>
    </w:p>
    <w:sdt>
      <w:sdtPr>
        <w:rPr>
          <w:rFonts w:asciiTheme="minorHAnsi" w:eastAsiaTheme="minorHAnsi" w:hAnsiTheme="minorHAnsi" w:cstheme="minorBidi"/>
          <w:b w:val="0"/>
          <w:bCs w:val="0"/>
          <w:color w:val="auto"/>
          <w:sz w:val="24"/>
          <w:szCs w:val="24"/>
        </w:rPr>
        <w:id w:val="-1559011047"/>
        <w:docPartObj>
          <w:docPartGallery w:val="Table of Contents"/>
          <w:docPartUnique/>
        </w:docPartObj>
      </w:sdtPr>
      <w:sdtContent>
        <w:p w14:paraId="3DFAACC2" w14:textId="77777777" w:rsidR="005C4AD5" w:rsidRPr="007A630F" w:rsidRDefault="00BF5734">
          <w:pPr>
            <w:pStyle w:val="afe"/>
            <w:rPr>
              <w:rFonts w:cs="Times New Roman"/>
              <w:sz w:val="24"/>
              <w:szCs w:val="24"/>
            </w:rPr>
          </w:pPr>
          <w:proofErr w:type="spellStart"/>
          <w:r w:rsidRPr="007A630F">
            <w:rPr>
              <w:rFonts w:cs="Times New Roman"/>
              <w:sz w:val="24"/>
              <w:szCs w:val="24"/>
            </w:rPr>
            <w:t>Оглавление</w:t>
          </w:r>
          <w:proofErr w:type="spellEnd"/>
        </w:p>
        <w:p w14:paraId="04D51F04" w14:textId="0C804D16" w:rsidR="00FD0554" w:rsidRDefault="00BF5734">
          <w:pPr>
            <w:pStyle w:val="12"/>
            <w:tabs>
              <w:tab w:val="right" w:leader="dot" w:pos="9345"/>
            </w:tabs>
            <w:rPr>
              <w:ins w:id="1" w:author="Антон Смирнов" w:date="2023-05-24T12:38:00Z"/>
              <w:rFonts w:eastAsiaTheme="minorEastAsia"/>
              <w:noProof/>
              <w:sz w:val="22"/>
              <w:szCs w:val="22"/>
              <w:lang w:val="ru-RU" w:eastAsia="ru-RU"/>
            </w:rPr>
          </w:pPr>
          <w:r w:rsidRPr="007A630F">
            <w:rPr>
              <w:rFonts w:ascii="Times New Roman" w:hAnsi="Times New Roman" w:cs="Times New Roman"/>
            </w:rPr>
            <w:fldChar w:fldCharType="begin"/>
          </w:r>
          <w:r w:rsidRPr="007A630F">
            <w:rPr>
              <w:rFonts w:ascii="Times New Roman" w:hAnsi="Times New Roman" w:cs="Times New Roman"/>
            </w:rPr>
            <w:instrText>TOC \o "1-3" \h \z \u</w:instrText>
          </w:r>
          <w:r w:rsidRPr="007A630F">
            <w:rPr>
              <w:rFonts w:ascii="Times New Roman" w:hAnsi="Times New Roman" w:cs="Times New Roman"/>
            </w:rPr>
            <w:fldChar w:fldCharType="separate"/>
          </w:r>
          <w:ins w:id="2" w:author="Антон Смирнов" w:date="2023-05-24T12:38:00Z">
            <w:r w:rsidR="00FD0554" w:rsidRPr="00191CED">
              <w:rPr>
                <w:rStyle w:val="afd"/>
                <w:noProof/>
              </w:rPr>
              <w:fldChar w:fldCharType="begin"/>
            </w:r>
            <w:r w:rsidR="00FD0554" w:rsidRPr="00191CED">
              <w:rPr>
                <w:rStyle w:val="afd"/>
                <w:noProof/>
              </w:rPr>
              <w:instrText xml:space="preserve"> </w:instrText>
            </w:r>
            <w:r w:rsidR="00FD0554">
              <w:rPr>
                <w:noProof/>
              </w:rPr>
              <w:instrText>HYPERLINK \l "_Toc135824367"</w:instrText>
            </w:r>
            <w:r w:rsidR="00FD0554" w:rsidRPr="00191CED">
              <w:rPr>
                <w:rStyle w:val="afd"/>
                <w:noProof/>
              </w:rPr>
              <w:instrText xml:space="preserve"> </w:instrText>
            </w:r>
            <w:r w:rsidR="00FD0554" w:rsidRPr="00191CED">
              <w:rPr>
                <w:rStyle w:val="afd"/>
                <w:noProof/>
              </w:rPr>
              <w:fldChar w:fldCharType="separate"/>
            </w:r>
            <w:r w:rsidR="00FD0554" w:rsidRPr="00191CED">
              <w:rPr>
                <w:rStyle w:val="afd"/>
                <w:noProof/>
              </w:rPr>
              <w:t>Список сокращений</w:t>
            </w:r>
            <w:r w:rsidR="00FD0554">
              <w:rPr>
                <w:noProof/>
                <w:webHidden/>
              </w:rPr>
              <w:tab/>
            </w:r>
            <w:r w:rsidR="00FD0554">
              <w:rPr>
                <w:noProof/>
                <w:webHidden/>
              </w:rPr>
              <w:fldChar w:fldCharType="begin"/>
            </w:r>
            <w:r w:rsidR="00FD0554">
              <w:rPr>
                <w:noProof/>
                <w:webHidden/>
              </w:rPr>
              <w:instrText xml:space="preserve"> PAGEREF _Toc135824367 \h </w:instrText>
            </w:r>
          </w:ins>
          <w:r w:rsidR="00FD0554">
            <w:rPr>
              <w:noProof/>
              <w:webHidden/>
            </w:rPr>
          </w:r>
          <w:r w:rsidR="00FD0554">
            <w:rPr>
              <w:noProof/>
              <w:webHidden/>
            </w:rPr>
            <w:fldChar w:fldCharType="separate"/>
          </w:r>
          <w:ins w:id="3" w:author="Антон Смирнов" w:date="2023-05-24T12:38:00Z">
            <w:r w:rsidR="00FD0554">
              <w:rPr>
                <w:noProof/>
                <w:webHidden/>
              </w:rPr>
              <w:t>4</w:t>
            </w:r>
            <w:r w:rsidR="00FD0554">
              <w:rPr>
                <w:noProof/>
                <w:webHidden/>
              </w:rPr>
              <w:fldChar w:fldCharType="end"/>
            </w:r>
            <w:r w:rsidR="00FD0554" w:rsidRPr="00191CED">
              <w:rPr>
                <w:rStyle w:val="afd"/>
                <w:noProof/>
              </w:rPr>
              <w:fldChar w:fldCharType="end"/>
            </w:r>
          </w:ins>
        </w:p>
        <w:p w14:paraId="7F138729" w14:textId="4652F2C9" w:rsidR="00FD0554" w:rsidRDefault="00FD0554">
          <w:pPr>
            <w:pStyle w:val="12"/>
            <w:tabs>
              <w:tab w:val="right" w:leader="dot" w:pos="9345"/>
            </w:tabs>
            <w:rPr>
              <w:ins w:id="4" w:author="Антон Смирнов" w:date="2023-05-24T12:38:00Z"/>
              <w:rFonts w:eastAsiaTheme="minorEastAsia"/>
              <w:noProof/>
              <w:sz w:val="22"/>
              <w:szCs w:val="22"/>
              <w:lang w:val="ru-RU" w:eastAsia="ru-RU"/>
            </w:rPr>
          </w:pPr>
          <w:ins w:id="5" w:author="Антон Смирнов" w:date="2023-05-24T12:38:00Z">
            <w:r w:rsidRPr="00191CED">
              <w:rPr>
                <w:rStyle w:val="afd"/>
                <w:noProof/>
              </w:rPr>
              <w:fldChar w:fldCharType="begin"/>
            </w:r>
            <w:r w:rsidRPr="00191CED">
              <w:rPr>
                <w:rStyle w:val="afd"/>
                <w:noProof/>
              </w:rPr>
              <w:instrText xml:space="preserve"> </w:instrText>
            </w:r>
            <w:r>
              <w:rPr>
                <w:noProof/>
              </w:rPr>
              <w:instrText>HYPERLINK \l "_Toc135824368"</w:instrText>
            </w:r>
            <w:r w:rsidRPr="00191CED">
              <w:rPr>
                <w:rStyle w:val="afd"/>
                <w:noProof/>
              </w:rPr>
              <w:instrText xml:space="preserve"> </w:instrText>
            </w:r>
            <w:r w:rsidRPr="00191CED">
              <w:rPr>
                <w:rStyle w:val="afd"/>
                <w:noProof/>
              </w:rPr>
              <w:fldChar w:fldCharType="separate"/>
            </w:r>
            <w:r w:rsidRPr="00191CED">
              <w:rPr>
                <w:rStyle w:val="afd"/>
                <w:noProof/>
                <w:lang w:val="ru-RU"/>
              </w:rPr>
              <w:t>Введение</w:t>
            </w:r>
            <w:r>
              <w:rPr>
                <w:noProof/>
                <w:webHidden/>
              </w:rPr>
              <w:tab/>
            </w:r>
            <w:r>
              <w:rPr>
                <w:noProof/>
                <w:webHidden/>
              </w:rPr>
              <w:fldChar w:fldCharType="begin"/>
            </w:r>
            <w:r>
              <w:rPr>
                <w:noProof/>
                <w:webHidden/>
              </w:rPr>
              <w:instrText xml:space="preserve"> PAGEREF _Toc135824368 \h </w:instrText>
            </w:r>
          </w:ins>
          <w:r>
            <w:rPr>
              <w:noProof/>
              <w:webHidden/>
            </w:rPr>
          </w:r>
          <w:r>
            <w:rPr>
              <w:noProof/>
              <w:webHidden/>
            </w:rPr>
            <w:fldChar w:fldCharType="separate"/>
          </w:r>
          <w:ins w:id="6" w:author="Антон Смирнов" w:date="2023-05-24T12:38:00Z">
            <w:r>
              <w:rPr>
                <w:noProof/>
                <w:webHidden/>
              </w:rPr>
              <w:t>6</w:t>
            </w:r>
            <w:r>
              <w:rPr>
                <w:noProof/>
                <w:webHidden/>
              </w:rPr>
              <w:fldChar w:fldCharType="end"/>
            </w:r>
            <w:r w:rsidRPr="00191CED">
              <w:rPr>
                <w:rStyle w:val="afd"/>
                <w:noProof/>
              </w:rPr>
              <w:fldChar w:fldCharType="end"/>
            </w:r>
          </w:ins>
        </w:p>
        <w:p w14:paraId="2B351E44" w14:textId="55A5E39E" w:rsidR="00FD0554" w:rsidRDefault="00FD0554">
          <w:pPr>
            <w:pStyle w:val="12"/>
            <w:tabs>
              <w:tab w:val="right" w:leader="dot" w:pos="9345"/>
            </w:tabs>
            <w:rPr>
              <w:ins w:id="7" w:author="Антон Смирнов" w:date="2023-05-24T12:38:00Z"/>
              <w:rFonts w:eastAsiaTheme="minorEastAsia"/>
              <w:noProof/>
              <w:sz w:val="22"/>
              <w:szCs w:val="22"/>
              <w:lang w:val="ru-RU" w:eastAsia="ru-RU"/>
            </w:rPr>
          </w:pPr>
          <w:ins w:id="8" w:author="Антон Смирнов" w:date="2023-05-24T12:38:00Z">
            <w:r w:rsidRPr="00191CED">
              <w:rPr>
                <w:rStyle w:val="afd"/>
                <w:noProof/>
              </w:rPr>
              <w:fldChar w:fldCharType="begin"/>
            </w:r>
            <w:r w:rsidRPr="00191CED">
              <w:rPr>
                <w:rStyle w:val="afd"/>
                <w:noProof/>
              </w:rPr>
              <w:instrText xml:space="preserve"> </w:instrText>
            </w:r>
            <w:r>
              <w:rPr>
                <w:noProof/>
              </w:rPr>
              <w:instrText>HYPERLINK \l "_Toc135824369"</w:instrText>
            </w:r>
            <w:r w:rsidRPr="00191CED">
              <w:rPr>
                <w:rStyle w:val="afd"/>
                <w:noProof/>
              </w:rPr>
              <w:instrText xml:space="preserve"> </w:instrText>
            </w:r>
            <w:r w:rsidRPr="00191CED">
              <w:rPr>
                <w:rStyle w:val="afd"/>
                <w:noProof/>
              </w:rPr>
              <w:fldChar w:fldCharType="separate"/>
            </w:r>
            <w:r w:rsidRPr="00191CED">
              <w:rPr>
                <w:rStyle w:val="afd"/>
                <w:noProof/>
                <w:lang w:val="ru-RU"/>
              </w:rPr>
              <w:t>Глава 1. Литературный обзор</w:t>
            </w:r>
            <w:r>
              <w:rPr>
                <w:noProof/>
                <w:webHidden/>
              </w:rPr>
              <w:tab/>
            </w:r>
            <w:r>
              <w:rPr>
                <w:noProof/>
                <w:webHidden/>
              </w:rPr>
              <w:fldChar w:fldCharType="begin"/>
            </w:r>
            <w:r>
              <w:rPr>
                <w:noProof/>
                <w:webHidden/>
              </w:rPr>
              <w:instrText xml:space="preserve"> PAGEREF _Toc135824369 \h </w:instrText>
            </w:r>
          </w:ins>
          <w:r>
            <w:rPr>
              <w:noProof/>
              <w:webHidden/>
            </w:rPr>
          </w:r>
          <w:r>
            <w:rPr>
              <w:noProof/>
              <w:webHidden/>
            </w:rPr>
            <w:fldChar w:fldCharType="separate"/>
          </w:r>
          <w:ins w:id="9" w:author="Антон Смирнов" w:date="2023-05-24T12:38:00Z">
            <w:r>
              <w:rPr>
                <w:noProof/>
                <w:webHidden/>
              </w:rPr>
              <w:t>10</w:t>
            </w:r>
            <w:r>
              <w:rPr>
                <w:noProof/>
                <w:webHidden/>
              </w:rPr>
              <w:fldChar w:fldCharType="end"/>
            </w:r>
            <w:r w:rsidRPr="00191CED">
              <w:rPr>
                <w:rStyle w:val="afd"/>
                <w:noProof/>
              </w:rPr>
              <w:fldChar w:fldCharType="end"/>
            </w:r>
          </w:ins>
        </w:p>
        <w:p w14:paraId="2FD6DF9C" w14:textId="17FF7794" w:rsidR="00FD0554" w:rsidRDefault="00FD0554">
          <w:pPr>
            <w:pStyle w:val="24"/>
            <w:tabs>
              <w:tab w:val="right" w:leader="dot" w:pos="9345"/>
            </w:tabs>
            <w:rPr>
              <w:ins w:id="10" w:author="Антон Смирнов" w:date="2023-05-24T12:38:00Z"/>
              <w:rFonts w:eastAsiaTheme="minorEastAsia"/>
              <w:noProof/>
              <w:sz w:val="22"/>
              <w:szCs w:val="22"/>
              <w:lang w:val="ru-RU" w:eastAsia="ru-RU"/>
            </w:rPr>
          </w:pPr>
          <w:ins w:id="11" w:author="Антон Смирнов" w:date="2023-05-24T12:38:00Z">
            <w:r w:rsidRPr="00191CED">
              <w:rPr>
                <w:rStyle w:val="afd"/>
                <w:noProof/>
              </w:rPr>
              <w:fldChar w:fldCharType="begin"/>
            </w:r>
            <w:r w:rsidRPr="00191CED">
              <w:rPr>
                <w:rStyle w:val="afd"/>
                <w:noProof/>
              </w:rPr>
              <w:instrText xml:space="preserve"> </w:instrText>
            </w:r>
            <w:r>
              <w:rPr>
                <w:noProof/>
              </w:rPr>
              <w:instrText>HYPERLINK \l "_Toc135824370"</w:instrText>
            </w:r>
            <w:r w:rsidRPr="00191CED">
              <w:rPr>
                <w:rStyle w:val="afd"/>
                <w:noProof/>
              </w:rPr>
              <w:instrText xml:space="preserve"> </w:instrText>
            </w:r>
            <w:r w:rsidRPr="00191CED">
              <w:rPr>
                <w:rStyle w:val="afd"/>
                <w:noProof/>
              </w:rPr>
              <w:fldChar w:fldCharType="separate"/>
            </w:r>
            <w:r w:rsidRPr="00191CED">
              <w:rPr>
                <w:rStyle w:val="afd"/>
                <w:noProof/>
                <w:lang w:val="ru-RU"/>
              </w:rPr>
              <w:t>1.1. Главный комплекс гистосовместимости</w:t>
            </w:r>
            <w:r>
              <w:rPr>
                <w:noProof/>
                <w:webHidden/>
              </w:rPr>
              <w:tab/>
            </w:r>
            <w:r>
              <w:rPr>
                <w:noProof/>
                <w:webHidden/>
              </w:rPr>
              <w:fldChar w:fldCharType="begin"/>
            </w:r>
            <w:r>
              <w:rPr>
                <w:noProof/>
                <w:webHidden/>
              </w:rPr>
              <w:instrText xml:space="preserve"> PAGEREF _Toc135824370 \h </w:instrText>
            </w:r>
          </w:ins>
          <w:r>
            <w:rPr>
              <w:noProof/>
              <w:webHidden/>
            </w:rPr>
          </w:r>
          <w:r>
            <w:rPr>
              <w:noProof/>
              <w:webHidden/>
            </w:rPr>
            <w:fldChar w:fldCharType="separate"/>
          </w:r>
          <w:ins w:id="12" w:author="Антон Смирнов" w:date="2023-05-24T12:38:00Z">
            <w:r>
              <w:rPr>
                <w:noProof/>
                <w:webHidden/>
              </w:rPr>
              <w:t>10</w:t>
            </w:r>
            <w:r>
              <w:rPr>
                <w:noProof/>
                <w:webHidden/>
              </w:rPr>
              <w:fldChar w:fldCharType="end"/>
            </w:r>
            <w:r w:rsidRPr="00191CED">
              <w:rPr>
                <w:rStyle w:val="afd"/>
                <w:noProof/>
              </w:rPr>
              <w:fldChar w:fldCharType="end"/>
            </w:r>
          </w:ins>
        </w:p>
        <w:p w14:paraId="614D3365" w14:textId="3DA84FA3" w:rsidR="00FD0554" w:rsidRDefault="00FD0554">
          <w:pPr>
            <w:pStyle w:val="24"/>
            <w:tabs>
              <w:tab w:val="right" w:leader="dot" w:pos="9345"/>
            </w:tabs>
            <w:rPr>
              <w:ins w:id="13" w:author="Антон Смирнов" w:date="2023-05-24T12:38:00Z"/>
              <w:rFonts w:eastAsiaTheme="minorEastAsia"/>
              <w:noProof/>
              <w:sz w:val="22"/>
              <w:szCs w:val="22"/>
              <w:lang w:val="ru-RU" w:eastAsia="ru-RU"/>
            </w:rPr>
          </w:pPr>
          <w:ins w:id="14" w:author="Антон Смирнов" w:date="2023-05-24T12:38:00Z">
            <w:r w:rsidRPr="00191CED">
              <w:rPr>
                <w:rStyle w:val="afd"/>
                <w:noProof/>
              </w:rPr>
              <w:fldChar w:fldCharType="begin"/>
            </w:r>
            <w:r w:rsidRPr="00191CED">
              <w:rPr>
                <w:rStyle w:val="afd"/>
                <w:noProof/>
              </w:rPr>
              <w:instrText xml:space="preserve"> </w:instrText>
            </w:r>
            <w:r>
              <w:rPr>
                <w:noProof/>
              </w:rPr>
              <w:instrText>HYPERLINK \l "_Toc135824371"</w:instrText>
            </w:r>
            <w:r w:rsidRPr="00191CED">
              <w:rPr>
                <w:rStyle w:val="afd"/>
                <w:noProof/>
              </w:rPr>
              <w:instrText xml:space="preserve"> </w:instrText>
            </w:r>
            <w:r w:rsidRPr="00191CED">
              <w:rPr>
                <w:rStyle w:val="afd"/>
                <w:noProof/>
              </w:rPr>
              <w:fldChar w:fldCharType="separate"/>
            </w:r>
            <w:r w:rsidRPr="00191CED">
              <w:rPr>
                <w:rStyle w:val="afd"/>
                <w:noProof/>
                <w:lang w:val="ru-RU"/>
              </w:rPr>
              <w:t xml:space="preserve">1.2. Процессинг антигенов для </w:t>
            </w:r>
            <w:r w:rsidRPr="00191CED">
              <w:rPr>
                <w:rStyle w:val="afd"/>
                <w:noProof/>
              </w:rPr>
              <w:t>MHC</w:t>
            </w:r>
            <w:r w:rsidRPr="00191CED">
              <w:rPr>
                <w:rStyle w:val="afd"/>
                <w:noProof/>
                <w:lang w:val="ru-RU"/>
              </w:rPr>
              <w:t xml:space="preserve"> </w:t>
            </w:r>
            <w:r w:rsidRPr="00191CED">
              <w:rPr>
                <w:rStyle w:val="afd"/>
                <w:noProof/>
              </w:rPr>
              <w:t>I</w:t>
            </w:r>
            <w:r>
              <w:rPr>
                <w:noProof/>
                <w:webHidden/>
              </w:rPr>
              <w:tab/>
            </w:r>
            <w:r>
              <w:rPr>
                <w:noProof/>
                <w:webHidden/>
              </w:rPr>
              <w:fldChar w:fldCharType="begin"/>
            </w:r>
            <w:r>
              <w:rPr>
                <w:noProof/>
                <w:webHidden/>
              </w:rPr>
              <w:instrText xml:space="preserve"> PAGEREF _Toc135824371 \h </w:instrText>
            </w:r>
          </w:ins>
          <w:r>
            <w:rPr>
              <w:noProof/>
              <w:webHidden/>
            </w:rPr>
          </w:r>
          <w:r>
            <w:rPr>
              <w:noProof/>
              <w:webHidden/>
            </w:rPr>
            <w:fldChar w:fldCharType="separate"/>
          </w:r>
          <w:ins w:id="15" w:author="Антон Смирнов" w:date="2023-05-24T12:38:00Z">
            <w:r>
              <w:rPr>
                <w:noProof/>
                <w:webHidden/>
              </w:rPr>
              <w:t>15</w:t>
            </w:r>
            <w:r>
              <w:rPr>
                <w:noProof/>
                <w:webHidden/>
              </w:rPr>
              <w:fldChar w:fldCharType="end"/>
            </w:r>
            <w:r w:rsidRPr="00191CED">
              <w:rPr>
                <w:rStyle w:val="afd"/>
                <w:noProof/>
              </w:rPr>
              <w:fldChar w:fldCharType="end"/>
            </w:r>
          </w:ins>
        </w:p>
        <w:p w14:paraId="69B98DB8" w14:textId="158DEDB3" w:rsidR="00FD0554" w:rsidRDefault="00FD0554">
          <w:pPr>
            <w:pStyle w:val="24"/>
            <w:tabs>
              <w:tab w:val="right" w:leader="dot" w:pos="9345"/>
            </w:tabs>
            <w:rPr>
              <w:ins w:id="16" w:author="Антон Смирнов" w:date="2023-05-24T12:38:00Z"/>
              <w:rFonts w:eastAsiaTheme="minorEastAsia"/>
              <w:noProof/>
              <w:sz w:val="22"/>
              <w:szCs w:val="22"/>
              <w:lang w:val="ru-RU" w:eastAsia="ru-RU"/>
            </w:rPr>
          </w:pPr>
          <w:ins w:id="17" w:author="Антон Смирнов" w:date="2023-05-24T12:38:00Z">
            <w:r w:rsidRPr="00191CED">
              <w:rPr>
                <w:rStyle w:val="afd"/>
                <w:noProof/>
              </w:rPr>
              <w:fldChar w:fldCharType="begin"/>
            </w:r>
            <w:r w:rsidRPr="00191CED">
              <w:rPr>
                <w:rStyle w:val="afd"/>
                <w:noProof/>
              </w:rPr>
              <w:instrText xml:space="preserve"> </w:instrText>
            </w:r>
            <w:r>
              <w:rPr>
                <w:noProof/>
              </w:rPr>
              <w:instrText>HYPERLINK \l "_Toc135824372"</w:instrText>
            </w:r>
            <w:r w:rsidRPr="00191CED">
              <w:rPr>
                <w:rStyle w:val="afd"/>
                <w:noProof/>
              </w:rPr>
              <w:instrText xml:space="preserve"> </w:instrText>
            </w:r>
            <w:r w:rsidRPr="00191CED">
              <w:rPr>
                <w:rStyle w:val="afd"/>
                <w:noProof/>
              </w:rPr>
              <w:fldChar w:fldCharType="separate"/>
            </w:r>
            <w:r w:rsidRPr="00191CED">
              <w:rPr>
                <w:rStyle w:val="afd"/>
                <w:noProof/>
                <w:lang w:val="ru-RU"/>
              </w:rPr>
              <w:t>1.3. Программы и сервисы для предсказания Т-клеточных эпитопов</w:t>
            </w:r>
            <w:r>
              <w:rPr>
                <w:noProof/>
                <w:webHidden/>
              </w:rPr>
              <w:tab/>
            </w:r>
            <w:r>
              <w:rPr>
                <w:noProof/>
                <w:webHidden/>
              </w:rPr>
              <w:fldChar w:fldCharType="begin"/>
            </w:r>
            <w:r>
              <w:rPr>
                <w:noProof/>
                <w:webHidden/>
              </w:rPr>
              <w:instrText xml:space="preserve"> PAGEREF _Toc135824372 \h </w:instrText>
            </w:r>
          </w:ins>
          <w:r>
            <w:rPr>
              <w:noProof/>
              <w:webHidden/>
            </w:rPr>
          </w:r>
          <w:r>
            <w:rPr>
              <w:noProof/>
              <w:webHidden/>
            </w:rPr>
            <w:fldChar w:fldCharType="separate"/>
          </w:r>
          <w:ins w:id="18" w:author="Антон Смирнов" w:date="2023-05-24T12:38:00Z">
            <w:r>
              <w:rPr>
                <w:noProof/>
                <w:webHidden/>
              </w:rPr>
              <w:t>22</w:t>
            </w:r>
            <w:r>
              <w:rPr>
                <w:noProof/>
                <w:webHidden/>
              </w:rPr>
              <w:fldChar w:fldCharType="end"/>
            </w:r>
            <w:r w:rsidRPr="00191CED">
              <w:rPr>
                <w:rStyle w:val="afd"/>
                <w:noProof/>
              </w:rPr>
              <w:fldChar w:fldCharType="end"/>
            </w:r>
          </w:ins>
        </w:p>
        <w:p w14:paraId="0E7EB87E" w14:textId="06AF0660" w:rsidR="00FD0554" w:rsidRDefault="00FD0554">
          <w:pPr>
            <w:pStyle w:val="12"/>
            <w:tabs>
              <w:tab w:val="right" w:leader="dot" w:pos="9345"/>
            </w:tabs>
            <w:rPr>
              <w:ins w:id="19" w:author="Антон Смирнов" w:date="2023-05-24T12:38:00Z"/>
              <w:rFonts w:eastAsiaTheme="minorEastAsia"/>
              <w:noProof/>
              <w:sz w:val="22"/>
              <w:szCs w:val="22"/>
              <w:lang w:val="ru-RU" w:eastAsia="ru-RU"/>
            </w:rPr>
          </w:pPr>
          <w:ins w:id="20" w:author="Антон Смирнов" w:date="2023-05-24T12:38:00Z">
            <w:r w:rsidRPr="00191CED">
              <w:rPr>
                <w:rStyle w:val="afd"/>
                <w:noProof/>
              </w:rPr>
              <w:fldChar w:fldCharType="begin"/>
            </w:r>
            <w:r w:rsidRPr="00191CED">
              <w:rPr>
                <w:rStyle w:val="afd"/>
                <w:noProof/>
              </w:rPr>
              <w:instrText xml:space="preserve"> </w:instrText>
            </w:r>
            <w:r>
              <w:rPr>
                <w:noProof/>
              </w:rPr>
              <w:instrText>HYPERLINK \l "_Toc135824373"</w:instrText>
            </w:r>
            <w:r w:rsidRPr="00191CED">
              <w:rPr>
                <w:rStyle w:val="afd"/>
                <w:noProof/>
              </w:rPr>
              <w:instrText xml:space="preserve"> </w:instrText>
            </w:r>
            <w:r w:rsidRPr="00191CED">
              <w:rPr>
                <w:rStyle w:val="afd"/>
                <w:noProof/>
              </w:rPr>
              <w:fldChar w:fldCharType="separate"/>
            </w:r>
            <w:r w:rsidRPr="00191CED">
              <w:rPr>
                <w:rStyle w:val="afd"/>
                <w:noProof/>
                <w:lang w:val="ru-RU"/>
              </w:rPr>
              <w:t>Глава 2. Материалы и методы</w:t>
            </w:r>
            <w:r>
              <w:rPr>
                <w:noProof/>
                <w:webHidden/>
              </w:rPr>
              <w:tab/>
            </w:r>
            <w:r>
              <w:rPr>
                <w:noProof/>
                <w:webHidden/>
              </w:rPr>
              <w:fldChar w:fldCharType="begin"/>
            </w:r>
            <w:r>
              <w:rPr>
                <w:noProof/>
                <w:webHidden/>
              </w:rPr>
              <w:instrText xml:space="preserve"> PAGEREF _Toc135824373 \h </w:instrText>
            </w:r>
          </w:ins>
          <w:r>
            <w:rPr>
              <w:noProof/>
              <w:webHidden/>
            </w:rPr>
          </w:r>
          <w:r>
            <w:rPr>
              <w:noProof/>
              <w:webHidden/>
            </w:rPr>
            <w:fldChar w:fldCharType="separate"/>
          </w:r>
          <w:ins w:id="21" w:author="Антон Смирнов" w:date="2023-05-24T12:38:00Z">
            <w:r>
              <w:rPr>
                <w:noProof/>
                <w:webHidden/>
              </w:rPr>
              <w:t>25</w:t>
            </w:r>
            <w:r>
              <w:rPr>
                <w:noProof/>
                <w:webHidden/>
              </w:rPr>
              <w:fldChar w:fldCharType="end"/>
            </w:r>
            <w:r w:rsidRPr="00191CED">
              <w:rPr>
                <w:rStyle w:val="afd"/>
                <w:noProof/>
              </w:rPr>
              <w:fldChar w:fldCharType="end"/>
            </w:r>
          </w:ins>
        </w:p>
        <w:p w14:paraId="2E787BC9" w14:textId="3938EFB9" w:rsidR="00FD0554" w:rsidRDefault="00FD0554">
          <w:pPr>
            <w:pStyle w:val="24"/>
            <w:tabs>
              <w:tab w:val="right" w:leader="dot" w:pos="9345"/>
            </w:tabs>
            <w:rPr>
              <w:ins w:id="22" w:author="Антон Смирнов" w:date="2023-05-24T12:38:00Z"/>
              <w:rFonts w:eastAsiaTheme="minorEastAsia"/>
              <w:noProof/>
              <w:sz w:val="22"/>
              <w:szCs w:val="22"/>
              <w:lang w:val="ru-RU" w:eastAsia="ru-RU"/>
            </w:rPr>
          </w:pPr>
          <w:ins w:id="23" w:author="Антон Смирнов" w:date="2023-05-24T12:38:00Z">
            <w:r w:rsidRPr="00191CED">
              <w:rPr>
                <w:rStyle w:val="afd"/>
                <w:noProof/>
              </w:rPr>
              <w:fldChar w:fldCharType="begin"/>
            </w:r>
            <w:r w:rsidRPr="00191CED">
              <w:rPr>
                <w:rStyle w:val="afd"/>
                <w:noProof/>
              </w:rPr>
              <w:instrText xml:space="preserve"> </w:instrText>
            </w:r>
            <w:r>
              <w:rPr>
                <w:noProof/>
              </w:rPr>
              <w:instrText>HYPERLINK \l "_Toc135824374"</w:instrText>
            </w:r>
            <w:r w:rsidRPr="00191CED">
              <w:rPr>
                <w:rStyle w:val="afd"/>
                <w:noProof/>
              </w:rPr>
              <w:instrText xml:space="preserve"> </w:instrText>
            </w:r>
            <w:r w:rsidRPr="00191CED">
              <w:rPr>
                <w:rStyle w:val="afd"/>
                <w:noProof/>
              </w:rPr>
              <w:fldChar w:fldCharType="separate"/>
            </w:r>
            <w:r w:rsidRPr="00191CED">
              <w:rPr>
                <w:rStyle w:val="afd"/>
                <w:noProof/>
                <w:lang w:val="ru-RU"/>
              </w:rPr>
              <w:t>2.1 Источники данных для моделирования</w:t>
            </w:r>
            <w:r>
              <w:rPr>
                <w:noProof/>
                <w:webHidden/>
              </w:rPr>
              <w:tab/>
            </w:r>
            <w:r>
              <w:rPr>
                <w:noProof/>
                <w:webHidden/>
              </w:rPr>
              <w:fldChar w:fldCharType="begin"/>
            </w:r>
            <w:r>
              <w:rPr>
                <w:noProof/>
                <w:webHidden/>
              </w:rPr>
              <w:instrText xml:space="preserve"> PAGEREF _Toc135824374 \h </w:instrText>
            </w:r>
          </w:ins>
          <w:r>
            <w:rPr>
              <w:noProof/>
              <w:webHidden/>
            </w:rPr>
          </w:r>
          <w:r>
            <w:rPr>
              <w:noProof/>
              <w:webHidden/>
            </w:rPr>
            <w:fldChar w:fldCharType="separate"/>
          </w:r>
          <w:ins w:id="24" w:author="Антон Смирнов" w:date="2023-05-24T12:38:00Z">
            <w:r>
              <w:rPr>
                <w:noProof/>
                <w:webHidden/>
              </w:rPr>
              <w:t>25</w:t>
            </w:r>
            <w:r>
              <w:rPr>
                <w:noProof/>
                <w:webHidden/>
              </w:rPr>
              <w:fldChar w:fldCharType="end"/>
            </w:r>
            <w:r w:rsidRPr="00191CED">
              <w:rPr>
                <w:rStyle w:val="afd"/>
                <w:noProof/>
              </w:rPr>
              <w:fldChar w:fldCharType="end"/>
            </w:r>
          </w:ins>
        </w:p>
        <w:p w14:paraId="5F31A8D5" w14:textId="00FAD81A" w:rsidR="00FD0554" w:rsidRDefault="00FD0554">
          <w:pPr>
            <w:pStyle w:val="32"/>
            <w:tabs>
              <w:tab w:val="right" w:leader="dot" w:pos="9345"/>
            </w:tabs>
            <w:rPr>
              <w:ins w:id="25" w:author="Антон Смирнов" w:date="2023-05-24T12:38:00Z"/>
              <w:rFonts w:eastAsiaTheme="minorEastAsia"/>
              <w:noProof/>
              <w:sz w:val="22"/>
              <w:szCs w:val="22"/>
              <w:lang w:val="ru-RU" w:eastAsia="ru-RU"/>
            </w:rPr>
          </w:pPr>
          <w:ins w:id="26" w:author="Антон Смирнов" w:date="2023-05-24T12:38:00Z">
            <w:r w:rsidRPr="00191CED">
              <w:rPr>
                <w:rStyle w:val="afd"/>
                <w:noProof/>
              </w:rPr>
              <w:fldChar w:fldCharType="begin"/>
            </w:r>
            <w:r w:rsidRPr="00191CED">
              <w:rPr>
                <w:rStyle w:val="afd"/>
                <w:noProof/>
              </w:rPr>
              <w:instrText xml:space="preserve"> </w:instrText>
            </w:r>
            <w:r>
              <w:rPr>
                <w:noProof/>
              </w:rPr>
              <w:instrText>HYPERLINK \l "_Toc135824375"</w:instrText>
            </w:r>
            <w:r w:rsidRPr="00191CED">
              <w:rPr>
                <w:rStyle w:val="afd"/>
                <w:noProof/>
              </w:rPr>
              <w:instrText xml:space="preserve"> </w:instrText>
            </w:r>
            <w:r w:rsidRPr="00191CED">
              <w:rPr>
                <w:rStyle w:val="afd"/>
                <w:noProof/>
              </w:rPr>
              <w:fldChar w:fldCharType="separate"/>
            </w:r>
            <w:r w:rsidRPr="00191CED">
              <w:rPr>
                <w:rStyle w:val="afd"/>
                <w:noProof/>
                <w:lang w:val="ru-RU"/>
              </w:rPr>
              <w:t>2.1.1. Модель прогноза сайтов расщепления протеасомой</w:t>
            </w:r>
            <w:r>
              <w:rPr>
                <w:noProof/>
                <w:webHidden/>
              </w:rPr>
              <w:tab/>
            </w:r>
            <w:r>
              <w:rPr>
                <w:noProof/>
                <w:webHidden/>
              </w:rPr>
              <w:fldChar w:fldCharType="begin"/>
            </w:r>
            <w:r>
              <w:rPr>
                <w:noProof/>
                <w:webHidden/>
              </w:rPr>
              <w:instrText xml:space="preserve"> PAGEREF _Toc135824375 \h </w:instrText>
            </w:r>
          </w:ins>
          <w:r>
            <w:rPr>
              <w:noProof/>
              <w:webHidden/>
            </w:rPr>
          </w:r>
          <w:r>
            <w:rPr>
              <w:noProof/>
              <w:webHidden/>
            </w:rPr>
            <w:fldChar w:fldCharType="separate"/>
          </w:r>
          <w:ins w:id="27" w:author="Антон Смирнов" w:date="2023-05-24T12:38:00Z">
            <w:r>
              <w:rPr>
                <w:noProof/>
                <w:webHidden/>
              </w:rPr>
              <w:t>25</w:t>
            </w:r>
            <w:r>
              <w:rPr>
                <w:noProof/>
                <w:webHidden/>
              </w:rPr>
              <w:fldChar w:fldCharType="end"/>
            </w:r>
            <w:r w:rsidRPr="00191CED">
              <w:rPr>
                <w:rStyle w:val="afd"/>
                <w:noProof/>
              </w:rPr>
              <w:fldChar w:fldCharType="end"/>
            </w:r>
          </w:ins>
        </w:p>
        <w:p w14:paraId="0F26D2EA" w14:textId="26CC2471" w:rsidR="00FD0554" w:rsidRDefault="00FD0554">
          <w:pPr>
            <w:pStyle w:val="32"/>
            <w:tabs>
              <w:tab w:val="right" w:leader="dot" w:pos="9345"/>
            </w:tabs>
            <w:rPr>
              <w:ins w:id="28" w:author="Антон Смирнов" w:date="2023-05-24T12:38:00Z"/>
              <w:rFonts w:eastAsiaTheme="minorEastAsia"/>
              <w:noProof/>
              <w:sz w:val="22"/>
              <w:szCs w:val="22"/>
              <w:lang w:val="ru-RU" w:eastAsia="ru-RU"/>
            </w:rPr>
          </w:pPr>
          <w:ins w:id="29" w:author="Антон Смирнов" w:date="2023-05-24T12:38:00Z">
            <w:r w:rsidRPr="00191CED">
              <w:rPr>
                <w:rStyle w:val="afd"/>
                <w:noProof/>
              </w:rPr>
              <w:fldChar w:fldCharType="begin"/>
            </w:r>
            <w:r w:rsidRPr="00191CED">
              <w:rPr>
                <w:rStyle w:val="afd"/>
                <w:noProof/>
              </w:rPr>
              <w:instrText xml:space="preserve"> </w:instrText>
            </w:r>
            <w:r>
              <w:rPr>
                <w:noProof/>
              </w:rPr>
              <w:instrText>HYPERLINK \l "_Toc135824376"</w:instrText>
            </w:r>
            <w:r w:rsidRPr="00191CED">
              <w:rPr>
                <w:rStyle w:val="afd"/>
                <w:noProof/>
              </w:rPr>
              <w:instrText xml:space="preserve"> </w:instrText>
            </w:r>
            <w:r w:rsidRPr="00191CED">
              <w:rPr>
                <w:rStyle w:val="afd"/>
                <w:noProof/>
              </w:rPr>
              <w:fldChar w:fldCharType="separate"/>
            </w:r>
            <w:r w:rsidRPr="00191CED">
              <w:rPr>
                <w:rStyle w:val="afd"/>
                <w:noProof/>
                <w:lang w:val="ru-RU"/>
              </w:rPr>
              <w:t>2.1.2 Модель прогноза активности к ТАР</w:t>
            </w:r>
            <w:r>
              <w:rPr>
                <w:noProof/>
                <w:webHidden/>
              </w:rPr>
              <w:tab/>
            </w:r>
            <w:r>
              <w:rPr>
                <w:noProof/>
                <w:webHidden/>
              </w:rPr>
              <w:fldChar w:fldCharType="begin"/>
            </w:r>
            <w:r>
              <w:rPr>
                <w:noProof/>
                <w:webHidden/>
              </w:rPr>
              <w:instrText xml:space="preserve"> PAGEREF _Toc135824376 \h </w:instrText>
            </w:r>
          </w:ins>
          <w:r>
            <w:rPr>
              <w:noProof/>
              <w:webHidden/>
            </w:rPr>
          </w:r>
          <w:r>
            <w:rPr>
              <w:noProof/>
              <w:webHidden/>
            </w:rPr>
            <w:fldChar w:fldCharType="separate"/>
          </w:r>
          <w:ins w:id="30" w:author="Антон Смирнов" w:date="2023-05-24T12:38:00Z">
            <w:r>
              <w:rPr>
                <w:noProof/>
                <w:webHidden/>
              </w:rPr>
              <w:t>27</w:t>
            </w:r>
            <w:r>
              <w:rPr>
                <w:noProof/>
                <w:webHidden/>
              </w:rPr>
              <w:fldChar w:fldCharType="end"/>
            </w:r>
            <w:r w:rsidRPr="00191CED">
              <w:rPr>
                <w:rStyle w:val="afd"/>
                <w:noProof/>
              </w:rPr>
              <w:fldChar w:fldCharType="end"/>
            </w:r>
          </w:ins>
        </w:p>
        <w:p w14:paraId="5F76252F" w14:textId="21CDA975" w:rsidR="00FD0554" w:rsidRDefault="00FD0554">
          <w:pPr>
            <w:pStyle w:val="32"/>
            <w:tabs>
              <w:tab w:val="right" w:leader="dot" w:pos="9345"/>
            </w:tabs>
            <w:rPr>
              <w:ins w:id="31" w:author="Антон Смирнов" w:date="2023-05-24T12:38:00Z"/>
              <w:rFonts w:eastAsiaTheme="minorEastAsia"/>
              <w:noProof/>
              <w:sz w:val="22"/>
              <w:szCs w:val="22"/>
              <w:lang w:val="ru-RU" w:eastAsia="ru-RU"/>
            </w:rPr>
          </w:pPr>
          <w:ins w:id="32" w:author="Антон Смирнов" w:date="2023-05-24T12:38:00Z">
            <w:r w:rsidRPr="00191CED">
              <w:rPr>
                <w:rStyle w:val="afd"/>
                <w:noProof/>
              </w:rPr>
              <w:fldChar w:fldCharType="begin"/>
            </w:r>
            <w:r w:rsidRPr="00191CED">
              <w:rPr>
                <w:rStyle w:val="afd"/>
                <w:noProof/>
              </w:rPr>
              <w:instrText xml:space="preserve"> </w:instrText>
            </w:r>
            <w:r>
              <w:rPr>
                <w:noProof/>
              </w:rPr>
              <w:instrText>HYPERLINK \l "_Toc135824377"</w:instrText>
            </w:r>
            <w:r w:rsidRPr="00191CED">
              <w:rPr>
                <w:rStyle w:val="afd"/>
                <w:noProof/>
              </w:rPr>
              <w:instrText xml:space="preserve"> </w:instrText>
            </w:r>
            <w:r w:rsidRPr="00191CED">
              <w:rPr>
                <w:rStyle w:val="afd"/>
                <w:noProof/>
              </w:rPr>
              <w:fldChar w:fldCharType="separate"/>
            </w:r>
            <w:r w:rsidRPr="00191CED">
              <w:rPr>
                <w:rStyle w:val="afd"/>
                <w:noProof/>
                <w:lang w:val="ru-RU"/>
              </w:rPr>
              <w:t xml:space="preserve">2.1.3 Модель прогноза связывания с </w:t>
            </w:r>
            <w:r w:rsidRPr="00191CED">
              <w:rPr>
                <w:rStyle w:val="afd"/>
                <w:noProof/>
              </w:rPr>
              <w:t>HLA</w:t>
            </w:r>
            <w:r>
              <w:rPr>
                <w:noProof/>
                <w:webHidden/>
              </w:rPr>
              <w:tab/>
            </w:r>
            <w:r>
              <w:rPr>
                <w:noProof/>
                <w:webHidden/>
              </w:rPr>
              <w:fldChar w:fldCharType="begin"/>
            </w:r>
            <w:r>
              <w:rPr>
                <w:noProof/>
                <w:webHidden/>
              </w:rPr>
              <w:instrText xml:space="preserve"> PAGEREF _Toc135824377 \h </w:instrText>
            </w:r>
          </w:ins>
          <w:r>
            <w:rPr>
              <w:noProof/>
              <w:webHidden/>
            </w:rPr>
          </w:r>
          <w:r>
            <w:rPr>
              <w:noProof/>
              <w:webHidden/>
            </w:rPr>
            <w:fldChar w:fldCharType="separate"/>
          </w:r>
          <w:ins w:id="33" w:author="Антон Смирнов" w:date="2023-05-24T12:38:00Z">
            <w:r>
              <w:rPr>
                <w:noProof/>
                <w:webHidden/>
              </w:rPr>
              <w:t>27</w:t>
            </w:r>
            <w:r>
              <w:rPr>
                <w:noProof/>
                <w:webHidden/>
              </w:rPr>
              <w:fldChar w:fldCharType="end"/>
            </w:r>
            <w:r w:rsidRPr="00191CED">
              <w:rPr>
                <w:rStyle w:val="afd"/>
                <w:noProof/>
              </w:rPr>
              <w:fldChar w:fldCharType="end"/>
            </w:r>
          </w:ins>
        </w:p>
        <w:p w14:paraId="527D7588" w14:textId="439AE979" w:rsidR="00FD0554" w:rsidRDefault="00FD0554">
          <w:pPr>
            <w:pStyle w:val="24"/>
            <w:tabs>
              <w:tab w:val="right" w:leader="dot" w:pos="9345"/>
            </w:tabs>
            <w:rPr>
              <w:ins w:id="34" w:author="Антон Смирнов" w:date="2023-05-24T12:38:00Z"/>
              <w:rFonts w:eastAsiaTheme="minorEastAsia"/>
              <w:noProof/>
              <w:sz w:val="22"/>
              <w:szCs w:val="22"/>
              <w:lang w:val="ru-RU" w:eastAsia="ru-RU"/>
            </w:rPr>
          </w:pPr>
          <w:ins w:id="35" w:author="Антон Смирнов" w:date="2023-05-24T12:38:00Z">
            <w:r w:rsidRPr="00191CED">
              <w:rPr>
                <w:rStyle w:val="afd"/>
                <w:noProof/>
              </w:rPr>
              <w:fldChar w:fldCharType="begin"/>
            </w:r>
            <w:r w:rsidRPr="00191CED">
              <w:rPr>
                <w:rStyle w:val="afd"/>
                <w:noProof/>
              </w:rPr>
              <w:instrText xml:space="preserve"> </w:instrText>
            </w:r>
            <w:r>
              <w:rPr>
                <w:noProof/>
              </w:rPr>
              <w:instrText>HYPERLINK \l "_Toc135824378"</w:instrText>
            </w:r>
            <w:r w:rsidRPr="00191CED">
              <w:rPr>
                <w:rStyle w:val="afd"/>
                <w:noProof/>
              </w:rPr>
              <w:instrText xml:space="preserve"> </w:instrText>
            </w:r>
            <w:r w:rsidRPr="00191CED">
              <w:rPr>
                <w:rStyle w:val="afd"/>
                <w:noProof/>
              </w:rPr>
              <w:fldChar w:fldCharType="separate"/>
            </w:r>
            <w:r w:rsidRPr="00191CED">
              <w:rPr>
                <w:rStyle w:val="afd"/>
                <w:noProof/>
                <w:lang w:val="ru-RU"/>
              </w:rPr>
              <w:t xml:space="preserve">2.2. Программа </w:t>
            </w:r>
            <w:r w:rsidRPr="00191CED">
              <w:rPr>
                <w:rStyle w:val="afd"/>
                <w:noProof/>
              </w:rPr>
              <w:t>MultiPASS</w:t>
            </w:r>
            <w:r>
              <w:rPr>
                <w:noProof/>
                <w:webHidden/>
              </w:rPr>
              <w:tab/>
            </w:r>
            <w:r>
              <w:rPr>
                <w:noProof/>
                <w:webHidden/>
              </w:rPr>
              <w:fldChar w:fldCharType="begin"/>
            </w:r>
            <w:r>
              <w:rPr>
                <w:noProof/>
                <w:webHidden/>
              </w:rPr>
              <w:instrText xml:space="preserve"> PAGEREF _Toc135824378 \h </w:instrText>
            </w:r>
          </w:ins>
          <w:r>
            <w:rPr>
              <w:noProof/>
              <w:webHidden/>
            </w:rPr>
          </w:r>
          <w:r>
            <w:rPr>
              <w:noProof/>
              <w:webHidden/>
            </w:rPr>
            <w:fldChar w:fldCharType="separate"/>
          </w:r>
          <w:ins w:id="36" w:author="Антон Смирнов" w:date="2023-05-24T12:38:00Z">
            <w:r>
              <w:rPr>
                <w:noProof/>
                <w:webHidden/>
              </w:rPr>
              <w:t>28</w:t>
            </w:r>
            <w:r>
              <w:rPr>
                <w:noProof/>
                <w:webHidden/>
              </w:rPr>
              <w:fldChar w:fldCharType="end"/>
            </w:r>
            <w:r w:rsidRPr="00191CED">
              <w:rPr>
                <w:rStyle w:val="afd"/>
                <w:noProof/>
              </w:rPr>
              <w:fldChar w:fldCharType="end"/>
            </w:r>
          </w:ins>
        </w:p>
        <w:p w14:paraId="3212CD1B" w14:textId="2288FA04" w:rsidR="00FD0554" w:rsidRDefault="00FD0554">
          <w:pPr>
            <w:pStyle w:val="24"/>
            <w:tabs>
              <w:tab w:val="right" w:leader="dot" w:pos="9345"/>
            </w:tabs>
            <w:rPr>
              <w:ins w:id="37" w:author="Антон Смирнов" w:date="2023-05-24T12:38:00Z"/>
              <w:rFonts w:eastAsiaTheme="minorEastAsia"/>
              <w:noProof/>
              <w:sz w:val="22"/>
              <w:szCs w:val="22"/>
              <w:lang w:val="ru-RU" w:eastAsia="ru-RU"/>
            </w:rPr>
          </w:pPr>
          <w:ins w:id="38" w:author="Антон Смирнов" w:date="2023-05-24T12:38:00Z">
            <w:r w:rsidRPr="00191CED">
              <w:rPr>
                <w:rStyle w:val="afd"/>
                <w:noProof/>
              </w:rPr>
              <w:fldChar w:fldCharType="begin"/>
            </w:r>
            <w:r w:rsidRPr="00191CED">
              <w:rPr>
                <w:rStyle w:val="afd"/>
                <w:noProof/>
              </w:rPr>
              <w:instrText xml:space="preserve"> </w:instrText>
            </w:r>
            <w:r>
              <w:rPr>
                <w:noProof/>
              </w:rPr>
              <w:instrText>HYPERLINK \l "_Toc135824379"</w:instrText>
            </w:r>
            <w:r w:rsidRPr="00191CED">
              <w:rPr>
                <w:rStyle w:val="afd"/>
                <w:noProof/>
              </w:rPr>
              <w:instrText xml:space="preserve"> </w:instrText>
            </w:r>
            <w:r w:rsidRPr="00191CED">
              <w:rPr>
                <w:rStyle w:val="afd"/>
                <w:noProof/>
              </w:rPr>
              <w:fldChar w:fldCharType="separate"/>
            </w:r>
            <w:r w:rsidRPr="00191CED">
              <w:rPr>
                <w:rStyle w:val="afd"/>
                <w:noProof/>
                <w:lang w:val="ru-RU"/>
              </w:rPr>
              <w:t>2.3. Построение моделей «структура-активность»</w:t>
            </w:r>
            <w:r>
              <w:rPr>
                <w:noProof/>
                <w:webHidden/>
              </w:rPr>
              <w:tab/>
            </w:r>
            <w:r>
              <w:rPr>
                <w:noProof/>
                <w:webHidden/>
              </w:rPr>
              <w:fldChar w:fldCharType="begin"/>
            </w:r>
            <w:r>
              <w:rPr>
                <w:noProof/>
                <w:webHidden/>
              </w:rPr>
              <w:instrText xml:space="preserve"> PAGEREF _Toc135824379 \h </w:instrText>
            </w:r>
          </w:ins>
          <w:r>
            <w:rPr>
              <w:noProof/>
              <w:webHidden/>
            </w:rPr>
          </w:r>
          <w:r>
            <w:rPr>
              <w:noProof/>
              <w:webHidden/>
            </w:rPr>
            <w:fldChar w:fldCharType="separate"/>
          </w:r>
          <w:ins w:id="39" w:author="Антон Смирнов" w:date="2023-05-24T12:38:00Z">
            <w:r>
              <w:rPr>
                <w:noProof/>
                <w:webHidden/>
              </w:rPr>
              <w:t>29</w:t>
            </w:r>
            <w:r>
              <w:rPr>
                <w:noProof/>
                <w:webHidden/>
              </w:rPr>
              <w:fldChar w:fldCharType="end"/>
            </w:r>
            <w:r w:rsidRPr="00191CED">
              <w:rPr>
                <w:rStyle w:val="afd"/>
                <w:noProof/>
              </w:rPr>
              <w:fldChar w:fldCharType="end"/>
            </w:r>
          </w:ins>
        </w:p>
        <w:p w14:paraId="16535177" w14:textId="06992554" w:rsidR="00FD0554" w:rsidRDefault="00FD0554">
          <w:pPr>
            <w:pStyle w:val="24"/>
            <w:tabs>
              <w:tab w:val="right" w:leader="dot" w:pos="9345"/>
            </w:tabs>
            <w:rPr>
              <w:ins w:id="40" w:author="Антон Смирнов" w:date="2023-05-24T12:38:00Z"/>
              <w:rFonts w:eastAsiaTheme="minorEastAsia"/>
              <w:noProof/>
              <w:sz w:val="22"/>
              <w:szCs w:val="22"/>
              <w:lang w:val="ru-RU" w:eastAsia="ru-RU"/>
            </w:rPr>
          </w:pPr>
          <w:ins w:id="41" w:author="Антон Смирнов" w:date="2023-05-24T12:38:00Z">
            <w:r w:rsidRPr="00191CED">
              <w:rPr>
                <w:rStyle w:val="afd"/>
                <w:noProof/>
              </w:rPr>
              <w:fldChar w:fldCharType="begin"/>
            </w:r>
            <w:r w:rsidRPr="00191CED">
              <w:rPr>
                <w:rStyle w:val="afd"/>
                <w:noProof/>
              </w:rPr>
              <w:instrText xml:space="preserve"> </w:instrText>
            </w:r>
            <w:r>
              <w:rPr>
                <w:noProof/>
              </w:rPr>
              <w:instrText>HYPERLINK \l "_Toc135824380"</w:instrText>
            </w:r>
            <w:r w:rsidRPr="00191CED">
              <w:rPr>
                <w:rStyle w:val="afd"/>
                <w:noProof/>
              </w:rPr>
              <w:instrText xml:space="preserve"> </w:instrText>
            </w:r>
            <w:r w:rsidRPr="00191CED">
              <w:rPr>
                <w:rStyle w:val="afd"/>
                <w:noProof/>
              </w:rPr>
              <w:fldChar w:fldCharType="separate"/>
            </w:r>
            <w:r w:rsidRPr="00191CED">
              <w:rPr>
                <w:rStyle w:val="afd"/>
                <w:noProof/>
                <w:lang w:val="ru-RU"/>
              </w:rPr>
              <w:t>2.4. Оценка качества моделей</w:t>
            </w:r>
            <w:r>
              <w:rPr>
                <w:noProof/>
                <w:webHidden/>
              </w:rPr>
              <w:tab/>
            </w:r>
            <w:r>
              <w:rPr>
                <w:noProof/>
                <w:webHidden/>
              </w:rPr>
              <w:fldChar w:fldCharType="begin"/>
            </w:r>
            <w:r>
              <w:rPr>
                <w:noProof/>
                <w:webHidden/>
              </w:rPr>
              <w:instrText xml:space="preserve"> PAGEREF _Toc135824380 \h </w:instrText>
            </w:r>
          </w:ins>
          <w:r>
            <w:rPr>
              <w:noProof/>
              <w:webHidden/>
            </w:rPr>
          </w:r>
          <w:r>
            <w:rPr>
              <w:noProof/>
              <w:webHidden/>
            </w:rPr>
            <w:fldChar w:fldCharType="separate"/>
          </w:r>
          <w:ins w:id="42" w:author="Антон Смирнов" w:date="2023-05-24T12:38:00Z">
            <w:r>
              <w:rPr>
                <w:noProof/>
                <w:webHidden/>
              </w:rPr>
              <w:t>31</w:t>
            </w:r>
            <w:r>
              <w:rPr>
                <w:noProof/>
                <w:webHidden/>
              </w:rPr>
              <w:fldChar w:fldCharType="end"/>
            </w:r>
            <w:r w:rsidRPr="00191CED">
              <w:rPr>
                <w:rStyle w:val="afd"/>
                <w:noProof/>
              </w:rPr>
              <w:fldChar w:fldCharType="end"/>
            </w:r>
          </w:ins>
        </w:p>
        <w:p w14:paraId="1568EEBE" w14:textId="190D35CA" w:rsidR="00FD0554" w:rsidRDefault="00FD0554">
          <w:pPr>
            <w:pStyle w:val="24"/>
            <w:tabs>
              <w:tab w:val="right" w:leader="dot" w:pos="9345"/>
            </w:tabs>
            <w:rPr>
              <w:ins w:id="43" w:author="Антон Смирнов" w:date="2023-05-24T12:38:00Z"/>
              <w:rFonts w:eastAsiaTheme="minorEastAsia"/>
              <w:noProof/>
              <w:sz w:val="22"/>
              <w:szCs w:val="22"/>
              <w:lang w:val="ru-RU" w:eastAsia="ru-RU"/>
            </w:rPr>
          </w:pPr>
          <w:ins w:id="44" w:author="Антон Смирнов" w:date="2023-05-24T12:38:00Z">
            <w:r w:rsidRPr="00191CED">
              <w:rPr>
                <w:rStyle w:val="afd"/>
                <w:noProof/>
              </w:rPr>
              <w:fldChar w:fldCharType="begin"/>
            </w:r>
            <w:r w:rsidRPr="00191CED">
              <w:rPr>
                <w:rStyle w:val="afd"/>
                <w:noProof/>
              </w:rPr>
              <w:instrText xml:space="preserve"> </w:instrText>
            </w:r>
            <w:r>
              <w:rPr>
                <w:noProof/>
              </w:rPr>
              <w:instrText>HYPERLINK \l "_Toc135824381"</w:instrText>
            </w:r>
            <w:r w:rsidRPr="00191CED">
              <w:rPr>
                <w:rStyle w:val="afd"/>
                <w:noProof/>
              </w:rPr>
              <w:instrText xml:space="preserve"> </w:instrText>
            </w:r>
            <w:r w:rsidRPr="00191CED">
              <w:rPr>
                <w:rStyle w:val="afd"/>
                <w:noProof/>
              </w:rPr>
              <w:fldChar w:fldCharType="separate"/>
            </w:r>
            <w:r w:rsidRPr="00191CED">
              <w:rPr>
                <w:rStyle w:val="afd"/>
                <w:noProof/>
                <w:lang w:val="ru-RU"/>
              </w:rPr>
              <w:t>2.5. Веб-сервис</w:t>
            </w:r>
            <w:r>
              <w:rPr>
                <w:noProof/>
                <w:webHidden/>
              </w:rPr>
              <w:tab/>
            </w:r>
            <w:r>
              <w:rPr>
                <w:noProof/>
                <w:webHidden/>
              </w:rPr>
              <w:fldChar w:fldCharType="begin"/>
            </w:r>
            <w:r>
              <w:rPr>
                <w:noProof/>
                <w:webHidden/>
              </w:rPr>
              <w:instrText xml:space="preserve"> PAGEREF _Toc135824381 \h </w:instrText>
            </w:r>
          </w:ins>
          <w:r>
            <w:rPr>
              <w:noProof/>
              <w:webHidden/>
            </w:rPr>
          </w:r>
          <w:r>
            <w:rPr>
              <w:noProof/>
              <w:webHidden/>
            </w:rPr>
            <w:fldChar w:fldCharType="separate"/>
          </w:r>
          <w:ins w:id="45" w:author="Антон Смирнов" w:date="2023-05-24T12:38:00Z">
            <w:r>
              <w:rPr>
                <w:noProof/>
                <w:webHidden/>
              </w:rPr>
              <w:t>33</w:t>
            </w:r>
            <w:r>
              <w:rPr>
                <w:noProof/>
                <w:webHidden/>
              </w:rPr>
              <w:fldChar w:fldCharType="end"/>
            </w:r>
            <w:r w:rsidRPr="00191CED">
              <w:rPr>
                <w:rStyle w:val="afd"/>
                <w:noProof/>
              </w:rPr>
              <w:fldChar w:fldCharType="end"/>
            </w:r>
          </w:ins>
        </w:p>
        <w:p w14:paraId="759B9E73" w14:textId="63B799A6" w:rsidR="00FD0554" w:rsidRDefault="00FD0554">
          <w:pPr>
            <w:pStyle w:val="24"/>
            <w:tabs>
              <w:tab w:val="right" w:leader="dot" w:pos="9345"/>
            </w:tabs>
            <w:rPr>
              <w:ins w:id="46" w:author="Антон Смирнов" w:date="2023-05-24T12:38:00Z"/>
              <w:rFonts w:eastAsiaTheme="minorEastAsia"/>
              <w:noProof/>
              <w:sz w:val="22"/>
              <w:szCs w:val="22"/>
              <w:lang w:val="ru-RU" w:eastAsia="ru-RU"/>
            </w:rPr>
          </w:pPr>
          <w:ins w:id="47" w:author="Антон Смирнов" w:date="2023-05-24T12:38:00Z">
            <w:r w:rsidRPr="00191CED">
              <w:rPr>
                <w:rStyle w:val="afd"/>
                <w:noProof/>
              </w:rPr>
              <w:fldChar w:fldCharType="begin"/>
            </w:r>
            <w:r w:rsidRPr="00191CED">
              <w:rPr>
                <w:rStyle w:val="afd"/>
                <w:noProof/>
              </w:rPr>
              <w:instrText xml:space="preserve"> </w:instrText>
            </w:r>
            <w:r>
              <w:rPr>
                <w:noProof/>
              </w:rPr>
              <w:instrText>HYPERLINK \l "_Toc135824382"</w:instrText>
            </w:r>
            <w:r w:rsidRPr="00191CED">
              <w:rPr>
                <w:rStyle w:val="afd"/>
                <w:noProof/>
              </w:rPr>
              <w:instrText xml:space="preserve"> </w:instrText>
            </w:r>
            <w:r w:rsidRPr="00191CED">
              <w:rPr>
                <w:rStyle w:val="afd"/>
                <w:noProof/>
              </w:rPr>
              <w:fldChar w:fldCharType="separate"/>
            </w:r>
            <w:r w:rsidRPr="00191CED">
              <w:rPr>
                <w:rStyle w:val="afd"/>
                <w:noProof/>
                <w:lang w:val="ru-RU"/>
              </w:rPr>
              <w:t>2.6. Программное обеспечение для разработки</w:t>
            </w:r>
            <w:r>
              <w:rPr>
                <w:noProof/>
                <w:webHidden/>
              </w:rPr>
              <w:tab/>
            </w:r>
            <w:r>
              <w:rPr>
                <w:noProof/>
                <w:webHidden/>
              </w:rPr>
              <w:fldChar w:fldCharType="begin"/>
            </w:r>
            <w:r>
              <w:rPr>
                <w:noProof/>
                <w:webHidden/>
              </w:rPr>
              <w:instrText xml:space="preserve"> PAGEREF _Toc135824382 \h </w:instrText>
            </w:r>
          </w:ins>
          <w:r>
            <w:rPr>
              <w:noProof/>
              <w:webHidden/>
            </w:rPr>
          </w:r>
          <w:r>
            <w:rPr>
              <w:noProof/>
              <w:webHidden/>
            </w:rPr>
            <w:fldChar w:fldCharType="separate"/>
          </w:r>
          <w:ins w:id="48" w:author="Антон Смирнов" w:date="2023-05-24T12:38:00Z">
            <w:r>
              <w:rPr>
                <w:noProof/>
                <w:webHidden/>
              </w:rPr>
              <w:t>33</w:t>
            </w:r>
            <w:r>
              <w:rPr>
                <w:noProof/>
                <w:webHidden/>
              </w:rPr>
              <w:fldChar w:fldCharType="end"/>
            </w:r>
            <w:r w:rsidRPr="00191CED">
              <w:rPr>
                <w:rStyle w:val="afd"/>
                <w:noProof/>
              </w:rPr>
              <w:fldChar w:fldCharType="end"/>
            </w:r>
          </w:ins>
        </w:p>
        <w:p w14:paraId="6E1AA127" w14:textId="2564BF72" w:rsidR="00FD0554" w:rsidRDefault="00FD0554">
          <w:pPr>
            <w:pStyle w:val="12"/>
            <w:tabs>
              <w:tab w:val="right" w:leader="dot" w:pos="9345"/>
            </w:tabs>
            <w:rPr>
              <w:ins w:id="49" w:author="Антон Смирнов" w:date="2023-05-24T12:38:00Z"/>
              <w:rFonts w:eastAsiaTheme="minorEastAsia"/>
              <w:noProof/>
              <w:sz w:val="22"/>
              <w:szCs w:val="22"/>
              <w:lang w:val="ru-RU" w:eastAsia="ru-RU"/>
            </w:rPr>
          </w:pPr>
          <w:ins w:id="50" w:author="Антон Смирнов" w:date="2023-05-24T12:38:00Z">
            <w:r w:rsidRPr="00191CED">
              <w:rPr>
                <w:rStyle w:val="afd"/>
                <w:noProof/>
              </w:rPr>
              <w:fldChar w:fldCharType="begin"/>
            </w:r>
            <w:r w:rsidRPr="00191CED">
              <w:rPr>
                <w:rStyle w:val="afd"/>
                <w:noProof/>
              </w:rPr>
              <w:instrText xml:space="preserve"> </w:instrText>
            </w:r>
            <w:r>
              <w:rPr>
                <w:noProof/>
              </w:rPr>
              <w:instrText>HYPERLINK \l "_Toc135824383"</w:instrText>
            </w:r>
            <w:r w:rsidRPr="00191CED">
              <w:rPr>
                <w:rStyle w:val="afd"/>
                <w:noProof/>
              </w:rPr>
              <w:instrText xml:space="preserve"> </w:instrText>
            </w:r>
            <w:r w:rsidRPr="00191CED">
              <w:rPr>
                <w:rStyle w:val="afd"/>
                <w:noProof/>
              </w:rPr>
              <w:fldChar w:fldCharType="separate"/>
            </w:r>
            <w:r w:rsidRPr="00191CED">
              <w:rPr>
                <w:rStyle w:val="afd"/>
                <w:noProof/>
              </w:rPr>
              <w:t>Глава 3. Результаты</w:t>
            </w:r>
            <w:r>
              <w:rPr>
                <w:noProof/>
                <w:webHidden/>
              </w:rPr>
              <w:tab/>
            </w:r>
            <w:r>
              <w:rPr>
                <w:noProof/>
                <w:webHidden/>
              </w:rPr>
              <w:fldChar w:fldCharType="begin"/>
            </w:r>
            <w:r>
              <w:rPr>
                <w:noProof/>
                <w:webHidden/>
              </w:rPr>
              <w:instrText xml:space="preserve"> PAGEREF _Toc135824383 \h </w:instrText>
            </w:r>
          </w:ins>
          <w:r>
            <w:rPr>
              <w:noProof/>
              <w:webHidden/>
            </w:rPr>
          </w:r>
          <w:r>
            <w:rPr>
              <w:noProof/>
              <w:webHidden/>
            </w:rPr>
            <w:fldChar w:fldCharType="separate"/>
          </w:r>
          <w:ins w:id="51" w:author="Антон Смирнов" w:date="2023-05-24T12:38:00Z">
            <w:r>
              <w:rPr>
                <w:noProof/>
                <w:webHidden/>
              </w:rPr>
              <w:t>34</w:t>
            </w:r>
            <w:r>
              <w:rPr>
                <w:noProof/>
                <w:webHidden/>
              </w:rPr>
              <w:fldChar w:fldCharType="end"/>
            </w:r>
            <w:r w:rsidRPr="00191CED">
              <w:rPr>
                <w:rStyle w:val="afd"/>
                <w:noProof/>
              </w:rPr>
              <w:fldChar w:fldCharType="end"/>
            </w:r>
          </w:ins>
        </w:p>
        <w:p w14:paraId="0EA54D48" w14:textId="38A160F0" w:rsidR="00FD0554" w:rsidRDefault="00FD0554">
          <w:pPr>
            <w:pStyle w:val="24"/>
            <w:tabs>
              <w:tab w:val="right" w:leader="dot" w:pos="9345"/>
            </w:tabs>
            <w:rPr>
              <w:ins w:id="52" w:author="Антон Смирнов" w:date="2023-05-24T12:38:00Z"/>
              <w:rFonts w:eastAsiaTheme="minorEastAsia"/>
              <w:noProof/>
              <w:sz w:val="22"/>
              <w:szCs w:val="22"/>
              <w:lang w:val="ru-RU" w:eastAsia="ru-RU"/>
            </w:rPr>
          </w:pPr>
          <w:ins w:id="53" w:author="Антон Смирнов" w:date="2023-05-24T12:38:00Z">
            <w:r w:rsidRPr="00191CED">
              <w:rPr>
                <w:rStyle w:val="afd"/>
                <w:noProof/>
              </w:rPr>
              <w:fldChar w:fldCharType="begin"/>
            </w:r>
            <w:r w:rsidRPr="00191CED">
              <w:rPr>
                <w:rStyle w:val="afd"/>
                <w:noProof/>
              </w:rPr>
              <w:instrText xml:space="preserve"> </w:instrText>
            </w:r>
            <w:r>
              <w:rPr>
                <w:noProof/>
              </w:rPr>
              <w:instrText>HYPERLINK \l "_Toc135824384"</w:instrText>
            </w:r>
            <w:r w:rsidRPr="00191CED">
              <w:rPr>
                <w:rStyle w:val="afd"/>
                <w:noProof/>
              </w:rPr>
              <w:instrText xml:space="preserve"> </w:instrText>
            </w:r>
            <w:r w:rsidRPr="00191CED">
              <w:rPr>
                <w:rStyle w:val="afd"/>
                <w:noProof/>
              </w:rPr>
              <w:fldChar w:fldCharType="separate"/>
            </w:r>
            <w:r w:rsidRPr="00191CED">
              <w:rPr>
                <w:rStyle w:val="afd"/>
                <w:noProof/>
                <w:lang w:val="ru-RU"/>
              </w:rPr>
              <w:t>3.1. Выборки для обучения и валидации</w:t>
            </w:r>
            <w:r>
              <w:rPr>
                <w:noProof/>
                <w:webHidden/>
              </w:rPr>
              <w:tab/>
            </w:r>
            <w:r>
              <w:rPr>
                <w:noProof/>
                <w:webHidden/>
              </w:rPr>
              <w:fldChar w:fldCharType="begin"/>
            </w:r>
            <w:r>
              <w:rPr>
                <w:noProof/>
                <w:webHidden/>
              </w:rPr>
              <w:instrText xml:space="preserve"> PAGEREF _Toc135824384 \h </w:instrText>
            </w:r>
          </w:ins>
          <w:r>
            <w:rPr>
              <w:noProof/>
              <w:webHidden/>
            </w:rPr>
          </w:r>
          <w:r>
            <w:rPr>
              <w:noProof/>
              <w:webHidden/>
            </w:rPr>
            <w:fldChar w:fldCharType="separate"/>
          </w:r>
          <w:ins w:id="54" w:author="Антон Смирнов" w:date="2023-05-24T12:38:00Z">
            <w:r>
              <w:rPr>
                <w:noProof/>
                <w:webHidden/>
              </w:rPr>
              <w:t>34</w:t>
            </w:r>
            <w:r>
              <w:rPr>
                <w:noProof/>
                <w:webHidden/>
              </w:rPr>
              <w:fldChar w:fldCharType="end"/>
            </w:r>
            <w:r w:rsidRPr="00191CED">
              <w:rPr>
                <w:rStyle w:val="afd"/>
                <w:noProof/>
              </w:rPr>
              <w:fldChar w:fldCharType="end"/>
            </w:r>
          </w:ins>
        </w:p>
        <w:p w14:paraId="76927D39" w14:textId="04F33D01" w:rsidR="00FD0554" w:rsidRDefault="00FD0554">
          <w:pPr>
            <w:pStyle w:val="24"/>
            <w:tabs>
              <w:tab w:val="right" w:leader="dot" w:pos="9345"/>
            </w:tabs>
            <w:rPr>
              <w:ins w:id="55" w:author="Антон Смирнов" w:date="2023-05-24T12:38:00Z"/>
              <w:rFonts w:eastAsiaTheme="minorEastAsia"/>
              <w:noProof/>
              <w:sz w:val="22"/>
              <w:szCs w:val="22"/>
              <w:lang w:val="ru-RU" w:eastAsia="ru-RU"/>
            </w:rPr>
          </w:pPr>
          <w:ins w:id="56" w:author="Антон Смирнов" w:date="2023-05-24T12:38:00Z">
            <w:r w:rsidRPr="00191CED">
              <w:rPr>
                <w:rStyle w:val="afd"/>
                <w:noProof/>
              </w:rPr>
              <w:fldChar w:fldCharType="begin"/>
            </w:r>
            <w:r w:rsidRPr="00191CED">
              <w:rPr>
                <w:rStyle w:val="afd"/>
                <w:noProof/>
              </w:rPr>
              <w:instrText xml:space="preserve"> </w:instrText>
            </w:r>
            <w:r>
              <w:rPr>
                <w:noProof/>
              </w:rPr>
              <w:instrText>HYPERLINK \l "_Toc135824385"</w:instrText>
            </w:r>
            <w:r w:rsidRPr="00191CED">
              <w:rPr>
                <w:rStyle w:val="afd"/>
                <w:noProof/>
              </w:rPr>
              <w:instrText xml:space="preserve"> </w:instrText>
            </w:r>
            <w:r w:rsidRPr="00191CED">
              <w:rPr>
                <w:rStyle w:val="afd"/>
                <w:noProof/>
              </w:rPr>
              <w:fldChar w:fldCharType="separate"/>
            </w:r>
            <w:r w:rsidRPr="00191CED">
              <w:rPr>
                <w:rStyle w:val="afd"/>
                <w:noProof/>
                <w:lang w:val="ru-RU"/>
              </w:rPr>
              <w:t>3.2. Построение моделей</w:t>
            </w:r>
            <w:r>
              <w:rPr>
                <w:noProof/>
                <w:webHidden/>
              </w:rPr>
              <w:tab/>
            </w:r>
            <w:r>
              <w:rPr>
                <w:noProof/>
                <w:webHidden/>
              </w:rPr>
              <w:fldChar w:fldCharType="begin"/>
            </w:r>
            <w:r>
              <w:rPr>
                <w:noProof/>
                <w:webHidden/>
              </w:rPr>
              <w:instrText xml:space="preserve"> PAGEREF _Toc135824385 \h </w:instrText>
            </w:r>
          </w:ins>
          <w:r>
            <w:rPr>
              <w:noProof/>
              <w:webHidden/>
            </w:rPr>
          </w:r>
          <w:r>
            <w:rPr>
              <w:noProof/>
              <w:webHidden/>
            </w:rPr>
            <w:fldChar w:fldCharType="separate"/>
          </w:r>
          <w:ins w:id="57" w:author="Антон Смирнов" w:date="2023-05-24T12:38:00Z">
            <w:r>
              <w:rPr>
                <w:noProof/>
                <w:webHidden/>
              </w:rPr>
              <w:t>34</w:t>
            </w:r>
            <w:r>
              <w:rPr>
                <w:noProof/>
                <w:webHidden/>
              </w:rPr>
              <w:fldChar w:fldCharType="end"/>
            </w:r>
            <w:r w:rsidRPr="00191CED">
              <w:rPr>
                <w:rStyle w:val="afd"/>
                <w:noProof/>
              </w:rPr>
              <w:fldChar w:fldCharType="end"/>
            </w:r>
          </w:ins>
        </w:p>
        <w:p w14:paraId="6CDAEB24" w14:textId="1C8C646F" w:rsidR="00FD0554" w:rsidRDefault="00FD0554">
          <w:pPr>
            <w:pStyle w:val="24"/>
            <w:tabs>
              <w:tab w:val="right" w:leader="dot" w:pos="9345"/>
            </w:tabs>
            <w:rPr>
              <w:ins w:id="58" w:author="Антон Смирнов" w:date="2023-05-24T12:38:00Z"/>
              <w:rFonts w:eastAsiaTheme="minorEastAsia"/>
              <w:noProof/>
              <w:sz w:val="22"/>
              <w:szCs w:val="22"/>
              <w:lang w:val="ru-RU" w:eastAsia="ru-RU"/>
            </w:rPr>
          </w:pPr>
          <w:ins w:id="59" w:author="Антон Смирнов" w:date="2023-05-24T12:38:00Z">
            <w:r w:rsidRPr="00191CED">
              <w:rPr>
                <w:rStyle w:val="afd"/>
                <w:noProof/>
              </w:rPr>
              <w:fldChar w:fldCharType="begin"/>
            </w:r>
            <w:r w:rsidRPr="00191CED">
              <w:rPr>
                <w:rStyle w:val="afd"/>
                <w:noProof/>
              </w:rPr>
              <w:instrText xml:space="preserve"> </w:instrText>
            </w:r>
            <w:r>
              <w:rPr>
                <w:noProof/>
              </w:rPr>
              <w:instrText>HYPERLINK \l "_Toc135824386"</w:instrText>
            </w:r>
            <w:r w:rsidRPr="00191CED">
              <w:rPr>
                <w:rStyle w:val="afd"/>
                <w:noProof/>
              </w:rPr>
              <w:instrText xml:space="preserve"> </w:instrText>
            </w:r>
            <w:r w:rsidRPr="00191CED">
              <w:rPr>
                <w:rStyle w:val="afd"/>
                <w:noProof/>
              </w:rPr>
              <w:fldChar w:fldCharType="separate"/>
            </w:r>
            <w:r w:rsidRPr="00191CED">
              <w:rPr>
                <w:rStyle w:val="afd"/>
                <w:noProof/>
                <w:lang w:val="ru-RU"/>
              </w:rPr>
              <w:t>3.3. Объединение моделей</w:t>
            </w:r>
            <w:r>
              <w:rPr>
                <w:noProof/>
                <w:webHidden/>
              </w:rPr>
              <w:tab/>
            </w:r>
            <w:r>
              <w:rPr>
                <w:noProof/>
                <w:webHidden/>
              </w:rPr>
              <w:fldChar w:fldCharType="begin"/>
            </w:r>
            <w:r>
              <w:rPr>
                <w:noProof/>
                <w:webHidden/>
              </w:rPr>
              <w:instrText xml:space="preserve"> PAGEREF _Toc135824386 \h </w:instrText>
            </w:r>
          </w:ins>
          <w:r>
            <w:rPr>
              <w:noProof/>
              <w:webHidden/>
            </w:rPr>
          </w:r>
          <w:r>
            <w:rPr>
              <w:noProof/>
              <w:webHidden/>
            </w:rPr>
            <w:fldChar w:fldCharType="separate"/>
          </w:r>
          <w:ins w:id="60" w:author="Антон Смирнов" w:date="2023-05-24T12:38:00Z">
            <w:r>
              <w:rPr>
                <w:noProof/>
                <w:webHidden/>
              </w:rPr>
              <w:t>34</w:t>
            </w:r>
            <w:r>
              <w:rPr>
                <w:noProof/>
                <w:webHidden/>
              </w:rPr>
              <w:fldChar w:fldCharType="end"/>
            </w:r>
            <w:r w:rsidRPr="00191CED">
              <w:rPr>
                <w:rStyle w:val="afd"/>
                <w:noProof/>
              </w:rPr>
              <w:fldChar w:fldCharType="end"/>
            </w:r>
          </w:ins>
        </w:p>
        <w:p w14:paraId="257BB299" w14:textId="57675EB1" w:rsidR="00FD0554" w:rsidRDefault="00FD0554">
          <w:pPr>
            <w:pStyle w:val="24"/>
            <w:tabs>
              <w:tab w:val="right" w:leader="dot" w:pos="9345"/>
            </w:tabs>
            <w:rPr>
              <w:ins w:id="61" w:author="Антон Смирнов" w:date="2023-05-24T12:38:00Z"/>
              <w:rFonts w:eastAsiaTheme="minorEastAsia"/>
              <w:noProof/>
              <w:sz w:val="22"/>
              <w:szCs w:val="22"/>
              <w:lang w:val="ru-RU" w:eastAsia="ru-RU"/>
            </w:rPr>
          </w:pPr>
          <w:ins w:id="62" w:author="Антон Смирнов" w:date="2023-05-24T12:38:00Z">
            <w:r w:rsidRPr="00191CED">
              <w:rPr>
                <w:rStyle w:val="afd"/>
                <w:noProof/>
              </w:rPr>
              <w:fldChar w:fldCharType="begin"/>
            </w:r>
            <w:r w:rsidRPr="00191CED">
              <w:rPr>
                <w:rStyle w:val="afd"/>
                <w:noProof/>
              </w:rPr>
              <w:instrText xml:space="preserve"> </w:instrText>
            </w:r>
            <w:r>
              <w:rPr>
                <w:noProof/>
              </w:rPr>
              <w:instrText>HYPERLINK \l "_Toc135824387"</w:instrText>
            </w:r>
            <w:r w:rsidRPr="00191CED">
              <w:rPr>
                <w:rStyle w:val="afd"/>
                <w:noProof/>
              </w:rPr>
              <w:instrText xml:space="preserve"> </w:instrText>
            </w:r>
            <w:r w:rsidRPr="00191CED">
              <w:rPr>
                <w:rStyle w:val="afd"/>
                <w:noProof/>
              </w:rPr>
              <w:fldChar w:fldCharType="separate"/>
            </w:r>
            <w:r w:rsidRPr="00191CED">
              <w:rPr>
                <w:rStyle w:val="afd"/>
                <w:noProof/>
                <w:lang w:val="ru-RU"/>
              </w:rPr>
              <w:t>3.4. Веб-сервис</w:t>
            </w:r>
            <w:r>
              <w:rPr>
                <w:noProof/>
                <w:webHidden/>
              </w:rPr>
              <w:tab/>
            </w:r>
            <w:r>
              <w:rPr>
                <w:noProof/>
                <w:webHidden/>
              </w:rPr>
              <w:fldChar w:fldCharType="begin"/>
            </w:r>
            <w:r>
              <w:rPr>
                <w:noProof/>
                <w:webHidden/>
              </w:rPr>
              <w:instrText xml:space="preserve"> PAGEREF _Toc135824387 \h </w:instrText>
            </w:r>
          </w:ins>
          <w:r>
            <w:rPr>
              <w:noProof/>
              <w:webHidden/>
            </w:rPr>
          </w:r>
          <w:r>
            <w:rPr>
              <w:noProof/>
              <w:webHidden/>
            </w:rPr>
            <w:fldChar w:fldCharType="separate"/>
          </w:r>
          <w:ins w:id="63" w:author="Антон Смирнов" w:date="2023-05-24T12:38:00Z">
            <w:r>
              <w:rPr>
                <w:noProof/>
                <w:webHidden/>
              </w:rPr>
              <w:t>34</w:t>
            </w:r>
            <w:r>
              <w:rPr>
                <w:noProof/>
                <w:webHidden/>
              </w:rPr>
              <w:fldChar w:fldCharType="end"/>
            </w:r>
            <w:r w:rsidRPr="00191CED">
              <w:rPr>
                <w:rStyle w:val="afd"/>
                <w:noProof/>
              </w:rPr>
              <w:fldChar w:fldCharType="end"/>
            </w:r>
          </w:ins>
        </w:p>
        <w:p w14:paraId="157F6E6D" w14:textId="4BA30D86" w:rsidR="00FD0554" w:rsidRDefault="00FD0554">
          <w:pPr>
            <w:pStyle w:val="24"/>
            <w:tabs>
              <w:tab w:val="right" w:leader="dot" w:pos="9345"/>
            </w:tabs>
            <w:rPr>
              <w:ins w:id="64" w:author="Антон Смирнов" w:date="2023-05-24T12:38:00Z"/>
              <w:rFonts w:eastAsiaTheme="minorEastAsia"/>
              <w:noProof/>
              <w:sz w:val="22"/>
              <w:szCs w:val="22"/>
              <w:lang w:val="ru-RU" w:eastAsia="ru-RU"/>
            </w:rPr>
          </w:pPr>
          <w:ins w:id="65" w:author="Антон Смирнов" w:date="2023-05-24T12:38:00Z">
            <w:r w:rsidRPr="00191CED">
              <w:rPr>
                <w:rStyle w:val="afd"/>
                <w:noProof/>
              </w:rPr>
              <w:fldChar w:fldCharType="begin"/>
            </w:r>
            <w:r w:rsidRPr="00191CED">
              <w:rPr>
                <w:rStyle w:val="afd"/>
                <w:noProof/>
              </w:rPr>
              <w:instrText xml:space="preserve"> </w:instrText>
            </w:r>
            <w:r>
              <w:rPr>
                <w:noProof/>
              </w:rPr>
              <w:instrText>HYPERLINK \l "_Toc135824388"</w:instrText>
            </w:r>
            <w:r w:rsidRPr="00191CED">
              <w:rPr>
                <w:rStyle w:val="afd"/>
                <w:noProof/>
              </w:rPr>
              <w:instrText xml:space="preserve"> </w:instrText>
            </w:r>
            <w:r w:rsidRPr="00191CED">
              <w:rPr>
                <w:rStyle w:val="afd"/>
                <w:noProof/>
              </w:rPr>
              <w:fldChar w:fldCharType="separate"/>
            </w:r>
            <w:r w:rsidRPr="00191CED">
              <w:rPr>
                <w:rStyle w:val="afd"/>
                <w:noProof/>
                <w:lang w:val="ru-RU"/>
              </w:rPr>
              <w:t>3.5. Обсуждение</w:t>
            </w:r>
            <w:r>
              <w:rPr>
                <w:noProof/>
                <w:webHidden/>
              </w:rPr>
              <w:tab/>
            </w:r>
            <w:r>
              <w:rPr>
                <w:noProof/>
                <w:webHidden/>
              </w:rPr>
              <w:fldChar w:fldCharType="begin"/>
            </w:r>
            <w:r>
              <w:rPr>
                <w:noProof/>
                <w:webHidden/>
              </w:rPr>
              <w:instrText xml:space="preserve"> PAGEREF _Toc135824388 \h </w:instrText>
            </w:r>
          </w:ins>
          <w:r>
            <w:rPr>
              <w:noProof/>
              <w:webHidden/>
            </w:rPr>
          </w:r>
          <w:r>
            <w:rPr>
              <w:noProof/>
              <w:webHidden/>
            </w:rPr>
            <w:fldChar w:fldCharType="separate"/>
          </w:r>
          <w:ins w:id="66" w:author="Антон Смирнов" w:date="2023-05-24T12:38:00Z">
            <w:r>
              <w:rPr>
                <w:noProof/>
                <w:webHidden/>
              </w:rPr>
              <w:t>34</w:t>
            </w:r>
            <w:r>
              <w:rPr>
                <w:noProof/>
                <w:webHidden/>
              </w:rPr>
              <w:fldChar w:fldCharType="end"/>
            </w:r>
            <w:r w:rsidRPr="00191CED">
              <w:rPr>
                <w:rStyle w:val="afd"/>
                <w:noProof/>
              </w:rPr>
              <w:fldChar w:fldCharType="end"/>
            </w:r>
          </w:ins>
        </w:p>
        <w:p w14:paraId="54BC1314" w14:textId="75560EEC" w:rsidR="00FD0554" w:rsidRDefault="00FD0554">
          <w:pPr>
            <w:pStyle w:val="12"/>
            <w:tabs>
              <w:tab w:val="right" w:leader="dot" w:pos="9345"/>
            </w:tabs>
            <w:rPr>
              <w:ins w:id="67" w:author="Антон Смирнов" w:date="2023-05-24T12:38:00Z"/>
              <w:rFonts w:eastAsiaTheme="minorEastAsia"/>
              <w:noProof/>
              <w:sz w:val="22"/>
              <w:szCs w:val="22"/>
              <w:lang w:val="ru-RU" w:eastAsia="ru-RU"/>
            </w:rPr>
          </w:pPr>
          <w:ins w:id="68" w:author="Антон Смирнов" w:date="2023-05-24T12:38:00Z">
            <w:r w:rsidRPr="00191CED">
              <w:rPr>
                <w:rStyle w:val="afd"/>
                <w:noProof/>
              </w:rPr>
              <w:fldChar w:fldCharType="begin"/>
            </w:r>
            <w:r w:rsidRPr="00191CED">
              <w:rPr>
                <w:rStyle w:val="afd"/>
                <w:noProof/>
              </w:rPr>
              <w:instrText xml:space="preserve"> </w:instrText>
            </w:r>
            <w:r>
              <w:rPr>
                <w:noProof/>
              </w:rPr>
              <w:instrText>HYPERLINK \l "_Toc135824389"</w:instrText>
            </w:r>
            <w:r w:rsidRPr="00191CED">
              <w:rPr>
                <w:rStyle w:val="afd"/>
                <w:noProof/>
              </w:rPr>
              <w:instrText xml:space="preserve"> </w:instrText>
            </w:r>
            <w:r w:rsidRPr="00191CED">
              <w:rPr>
                <w:rStyle w:val="afd"/>
                <w:noProof/>
              </w:rPr>
              <w:fldChar w:fldCharType="separate"/>
            </w:r>
            <w:r w:rsidRPr="00191CED">
              <w:rPr>
                <w:rStyle w:val="afd"/>
                <w:noProof/>
                <w:lang w:val="ru-RU"/>
              </w:rPr>
              <w:t>Глава 4. Заключение.</w:t>
            </w:r>
            <w:r>
              <w:rPr>
                <w:noProof/>
                <w:webHidden/>
              </w:rPr>
              <w:tab/>
            </w:r>
            <w:r>
              <w:rPr>
                <w:noProof/>
                <w:webHidden/>
              </w:rPr>
              <w:fldChar w:fldCharType="begin"/>
            </w:r>
            <w:r>
              <w:rPr>
                <w:noProof/>
                <w:webHidden/>
              </w:rPr>
              <w:instrText xml:space="preserve"> PAGEREF _Toc135824389 \h </w:instrText>
            </w:r>
          </w:ins>
          <w:r>
            <w:rPr>
              <w:noProof/>
              <w:webHidden/>
            </w:rPr>
          </w:r>
          <w:r>
            <w:rPr>
              <w:noProof/>
              <w:webHidden/>
            </w:rPr>
            <w:fldChar w:fldCharType="separate"/>
          </w:r>
          <w:ins w:id="69" w:author="Антон Смирнов" w:date="2023-05-24T12:38:00Z">
            <w:r>
              <w:rPr>
                <w:noProof/>
                <w:webHidden/>
              </w:rPr>
              <w:t>34</w:t>
            </w:r>
            <w:r>
              <w:rPr>
                <w:noProof/>
                <w:webHidden/>
              </w:rPr>
              <w:fldChar w:fldCharType="end"/>
            </w:r>
            <w:r w:rsidRPr="00191CED">
              <w:rPr>
                <w:rStyle w:val="afd"/>
                <w:noProof/>
              </w:rPr>
              <w:fldChar w:fldCharType="end"/>
            </w:r>
          </w:ins>
        </w:p>
        <w:p w14:paraId="4E34CB0B" w14:textId="018D2D75" w:rsidR="00FD0554" w:rsidRDefault="00FD0554">
          <w:pPr>
            <w:pStyle w:val="12"/>
            <w:tabs>
              <w:tab w:val="right" w:leader="dot" w:pos="9345"/>
            </w:tabs>
            <w:rPr>
              <w:ins w:id="70" w:author="Антон Смирнов" w:date="2023-05-24T12:38:00Z"/>
              <w:rFonts w:eastAsiaTheme="minorEastAsia"/>
              <w:noProof/>
              <w:sz w:val="22"/>
              <w:szCs w:val="22"/>
              <w:lang w:val="ru-RU" w:eastAsia="ru-RU"/>
            </w:rPr>
          </w:pPr>
          <w:ins w:id="71" w:author="Антон Смирнов" w:date="2023-05-24T12:38:00Z">
            <w:r w:rsidRPr="00191CED">
              <w:rPr>
                <w:rStyle w:val="afd"/>
                <w:noProof/>
              </w:rPr>
              <w:fldChar w:fldCharType="begin"/>
            </w:r>
            <w:r w:rsidRPr="00191CED">
              <w:rPr>
                <w:rStyle w:val="afd"/>
                <w:noProof/>
              </w:rPr>
              <w:instrText xml:space="preserve"> </w:instrText>
            </w:r>
            <w:r>
              <w:rPr>
                <w:noProof/>
              </w:rPr>
              <w:instrText>HYPERLINK \l "_Toc135824390"</w:instrText>
            </w:r>
            <w:r w:rsidRPr="00191CED">
              <w:rPr>
                <w:rStyle w:val="afd"/>
                <w:noProof/>
              </w:rPr>
              <w:instrText xml:space="preserve"> </w:instrText>
            </w:r>
            <w:r w:rsidRPr="00191CED">
              <w:rPr>
                <w:rStyle w:val="afd"/>
                <w:noProof/>
              </w:rPr>
              <w:fldChar w:fldCharType="separate"/>
            </w:r>
            <w:r w:rsidRPr="00191CED">
              <w:rPr>
                <w:rStyle w:val="afd"/>
                <w:noProof/>
              </w:rPr>
              <w:t>Глава</w:t>
            </w:r>
            <w:r>
              <w:rPr>
                <w:noProof/>
                <w:webHidden/>
              </w:rPr>
              <w:tab/>
            </w:r>
            <w:r>
              <w:rPr>
                <w:noProof/>
                <w:webHidden/>
              </w:rPr>
              <w:fldChar w:fldCharType="begin"/>
            </w:r>
            <w:r>
              <w:rPr>
                <w:noProof/>
                <w:webHidden/>
              </w:rPr>
              <w:instrText xml:space="preserve"> PAGEREF _Toc135824390 \h </w:instrText>
            </w:r>
          </w:ins>
          <w:r>
            <w:rPr>
              <w:noProof/>
              <w:webHidden/>
            </w:rPr>
          </w:r>
          <w:r>
            <w:rPr>
              <w:noProof/>
              <w:webHidden/>
            </w:rPr>
            <w:fldChar w:fldCharType="separate"/>
          </w:r>
          <w:ins w:id="72" w:author="Антон Смирнов" w:date="2023-05-24T12:38:00Z">
            <w:r>
              <w:rPr>
                <w:noProof/>
                <w:webHidden/>
              </w:rPr>
              <w:t>34</w:t>
            </w:r>
            <w:r>
              <w:rPr>
                <w:noProof/>
                <w:webHidden/>
              </w:rPr>
              <w:fldChar w:fldCharType="end"/>
            </w:r>
            <w:r w:rsidRPr="00191CED">
              <w:rPr>
                <w:rStyle w:val="afd"/>
                <w:noProof/>
              </w:rPr>
              <w:fldChar w:fldCharType="end"/>
            </w:r>
          </w:ins>
        </w:p>
        <w:p w14:paraId="5A5E4A99" w14:textId="35AC280B" w:rsidR="00FD0554" w:rsidRDefault="00FD0554">
          <w:pPr>
            <w:pStyle w:val="12"/>
            <w:tabs>
              <w:tab w:val="right" w:leader="dot" w:pos="9345"/>
            </w:tabs>
            <w:rPr>
              <w:ins w:id="73" w:author="Антон Смирнов" w:date="2023-05-24T12:38:00Z"/>
              <w:rFonts w:eastAsiaTheme="minorEastAsia"/>
              <w:noProof/>
              <w:sz w:val="22"/>
              <w:szCs w:val="22"/>
              <w:lang w:val="ru-RU" w:eastAsia="ru-RU"/>
            </w:rPr>
          </w:pPr>
          <w:ins w:id="74" w:author="Антон Смирнов" w:date="2023-05-24T12:38:00Z">
            <w:r w:rsidRPr="00191CED">
              <w:rPr>
                <w:rStyle w:val="afd"/>
                <w:noProof/>
              </w:rPr>
              <w:fldChar w:fldCharType="begin"/>
            </w:r>
            <w:r w:rsidRPr="00191CED">
              <w:rPr>
                <w:rStyle w:val="afd"/>
                <w:noProof/>
              </w:rPr>
              <w:instrText xml:space="preserve"> </w:instrText>
            </w:r>
            <w:r>
              <w:rPr>
                <w:noProof/>
              </w:rPr>
              <w:instrText>HYPERLINK \l "_Toc135824391"</w:instrText>
            </w:r>
            <w:r w:rsidRPr="00191CED">
              <w:rPr>
                <w:rStyle w:val="afd"/>
                <w:noProof/>
              </w:rPr>
              <w:instrText xml:space="preserve"> </w:instrText>
            </w:r>
            <w:r w:rsidRPr="00191CED">
              <w:rPr>
                <w:rStyle w:val="afd"/>
                <w:noProof/>
              </w:rPr>
              <w:fldChar w:fldCharType="separate"/>
            </w:r>
            <w:r w:rsidRPr="00191CED">
              <w:rPr>
                <w:rStyle w:val="afd"/>
                <w:noProof/>
              </w:rPr>
              <w:t>5. Выводы</w:t>
            </w:r>
            <w:r>
              <w:rPr>
                <w:noProof/>
                <w:webHidden/>
              </w:rPr>
              <w:tab/>
            </w:r>
            <w:r>
              <w:rPr>
                <w:noProof/>
                <w:webHidden/>
              </w:rPr>
              <w:fldChar w:fldCharType="begin"/>
            </w:r>
            <w:r>
              <w:rPr>
                <w:noProof/>
                <w:webHidden/>
              </w:rPr>
              <w:instrText xml:space="preserve"> PAGEREF _Toc135824391 \h </w:instrText>
            </w:r>
          </w:ins>
          <w:r>
            <w:rPr>
              <w:noProof/>
              <w:webHidden/>
            </w:rPr>
          </w:r>
          <w:r>
            <w:rPr>
              <w:noProof/>
              <w:webHidden/>
            </w:rPr>
            <w:fldChar w:fldCharType="separate"/>
          </w:r>
          <w:ins w:id="75" w:author="Антон Смирнов" w:date="2023-05-24T12:38:00Z">
            <w:r>
              <w:rPr>
                <w:noProof/>
                <w:webHidden/>
              </w:rPr>
              <w:t>34</w:t>
            </w:r>
            <w:r>
              <w:rPr>
                <w:noProof/>
                <w:webHidden/>
              </w:rPr>
              <w:fldChar w:fldCharType="end"/>
            </w:r>
            <w:r w:rsidRPr="00191CED">
              <w:rPr>
                <w:rStyle w:val="afd"/>
                <w:noProof/>
              </w:rPr>
              <w:fldChar w:fldCharType="end"/>
            </w:r>
          </w:ins>
        </w:p>
        <w:p w14:paraId="6E60B51B" w14:textId="102F3F18" w:rsidR="00FD0554" w:rsidRDefault="00FD0554">
          <w:pPr>
            <w:pStyle w:val="12"/>
            <w:tabs>
              <w:tab w:val="right" w:leader="dot" w:pos="9345"/>
            </w:tabs>
            <w:rPr>
              <w:ins w:id="76" w:author="Антон Смирнов" w:date="2023-05-24T12:38:00Z"/>
              <w:rFonts w:eastAsiaTheme="minorEastAsia"/>
              <w:noProof/>
              <w:sz w:val="22"/>
              <w:szCs w:val="22"/>
              <w:lang w:val="ru-RU" w:eastAsia="ru-RU"/>
            </w:rPr>
          </w:pPr>
          <w:ins w:id="77" w:author="Антон Смирнов" w:date="2023-05-24T12:38:00Z">
            <w:r w:rsidRPr="00191CED">
              <w:rPr>
                <w:rStyle w:val="afd"/>
                <w:noProof/>
              </w:rPr>
              <w:fldChar w:fldCharType="begin"/>
            </w:r>
            <w:r w:rsidRPr="00191CED">
              <w:rPr>
                <w:rStyle w:val="afd"/>
                <w:noProof/>
              </w:rPr>
              <w:instrText xml:space="preserve"> </w:instrText>
            </w:r>
            <w:r>
              <w:rPr>
                <w:noProof/>
              </w:rPr>
              <w:instrText>HYPERLINK \l "_Toc135824392"</w:instrText>
            </w:r>
            <w:r w:rsidRPr="00191CED">
              <w:rPr>
                <w:rStyle w:val="afd"/>
                <w:noProof/>
              </w:rPr>
              <w:instrText xml:space="preserve"> </w:instrText>
            </w:r>
            <w:r w:rsidRPr="00191CED">
              <w:rPr>
                <w:rStyle w:val="afd"/>
                <w:noProof/>
              </w:rPr>
              <w:fldChar w:fldCharType="separate"/>
            </w:r>
            <w:r w:rsidRPr="00191CED">
              <w:rPr>
                <w:rStyle w:val="afd"/>
                <w:noProof/>
                <w:lang w:val="ru-RU"/>
              </w:rPr>
              <w:t>Список литературы</w:t>
            </w:r>
            <w:r>
              <w:rPr>
                <w:noProof/>
                <w:webHidden/>
              </w:rPr>
              <w:tab/>
            </w:r>
            <w:r>
              <w:rPr>
                <w:noProof/>
                <w:webHidden/>
              </w:rPr>
              <w:fldChar w:fldCharType="begin"/>
            </w:r>
            <w:r>
              <w:rPr>
                <w:noProof/>
                <w:webHidden/>
              </w:rPr>
              <w:instrText xml:space="preserve"> PAGEREF _Toc135824392 \h </w:instrText>
            </w:r>
          </w:ins>
          <w:r>
            <w:rPr>
              <w:noProof/>
              <w:webHidden/>
            </w:rPr>
          </w:r>
          <w:r>
            <w:rPr>
              <w:noProof/>
              <w:webHidden/>
            </w:rPr>
            <w:fldChar w:fldCharType="separate"/>
          </w:r>
          <w:ins w:id="78" w:author="Антон Смирнов" w:date="2023-05-24T12:38:00Z">
            <w:r>
              <w:rPr>
                <w:noProof/>
                <w:webHidden/>
              </w:rPr>
              <w:t>34</w:t>
            </w:r>
            <w:r>
              <w:rPr>
                <w:noProof/>
                <w:webHidden/>
              </w:rPr>
              <w:fldChar w:fldCharType="end"/>
            </w:r>
            <w:r w:rsidRPr="00191CED">
              <w:rPr>
                <w:rStyle w:val="afd"/>
                <w:noProof/>
              </w:rPr>
              <w:fldChar w:fldCharType="end"/>
            </w:r>
          </w:ins>
        </w:p>
        <w:p w14:paraId="0F10D1BC" w14:textId="6841DCD0" w:rsidR="00FD0554" w:rsidRDefault="00FD0554">
          <w:pPr>
            <w:pStyle w:val="12"/>
            <w:tabs>
              <w:tab w:val="right" w:leader="dot" w:pos="9345"/>
            </w:tabs>
            <w:rPr>
              <w:ins w:id="79" w:author="Антон Смирнов" w:date="2023-05-24T12:38:00Z"/>
              <w:rFonts w:eastAsiaTheme="minorEastAsia"/>
              <w:noProof/>
              <w:sz w:val="22"/>
              <w:szCs w:val="22"/>
              <w:lang w:val="ru-RU" w:eastAsia="ru-RU"/>
            </w:rPr>
          </w:pPr>
          <w:ins w:id="80" w:author="Антон Смирнов" w:date="2023-05-24T12:38:00Z">
            <w:r w:rsidRPr="00191CED">
              <w:rPr>
                <w:rStyle w:val="afd"/>
                <w:noProof/>
              </w:rPr>
              <w:fldChar w:fldCharType="begin"/>
            </w:r>
            <w:r w:rsidRPr="00191CED">
              <w:rPr>
                <w:rStyle w:val="afd"/>
                <w:noProof/>
              </w:rPr>
              <w:instrText xml:space="preserve"> </w:instrText>
            </w:r>
            <w:r>
              <w:rPr>
                <w:noProof/>
              </w:rPr>
              <w:instrText>HYPERLINK \l "_Toc135824393"</w:instrText>
            </w:r>
            <w:r w:rsidRPr="00191CED">
              <w:rPr>
                <w:rStyle w:val="afd"/>
                <w:noProof/>
              </w:rPr>
              <w:instrText xml:space="preserve"> </w:instrText>
            </w:r>
            <w:r w:rsidRPr="00191CED">
              <w:rPr>
                <w:rStyle w:val="afd"/>
                <w:noProof/>
              </w:rPr>
              <w:fldChar w:fldCharType="separate"/>
            </w:r>
            <w:r w:rsidRPr="00191CED">
              <w:rPr>
                <w:rStyle w:val="afd"/>
                <w:noProof/>
                <w:lang w:val="ru-RU"/>
              </w:rPr>
              <w:t>Приложение</w:t>
            </w:r>
            <w:r>
              <w:rPr>
                <w:noProof/>
                <w:webHidden/>
              </w:rPr>
              <w:tab/>
            </w:r>
            <w:r>
              <w:rPr>
                <w:noProof/>
                <w:webHidden/>
              </w:rPr>
              <w:fldChar w:fldCharType="begin"/>
            </w:r>
            <w:r>
              <w:rPr>
                <w:noProof/>
                <w:webHidden/>
              </w:rPr>
              <w:instrText xml:space="preserve"> PAGEREF _Toc135824393 \h </w:instrText>
            </w:r>
          </w:ins>
          <w:r>
            <w:rPr>
              <w:noProof/>
              <w:webHidden/>
            </w:rPr>
          </w:r>
          <w:r>
            <w:rPr>
              <w:noProof/>
              <w:webHidden/>
            </w:rPr>
            <w:fldChar w:fldCharType="separate"/>
          </w:r>
          <w:ins w:id="81" w:author="Антон Смирнов" w:date="2023-05-24T12:38:00Z">
            <w:r>
              <w:rPr>
                <w:noProof/>
                <w:webHidden/>
              </w:rPr>
              <w:t>44</w:t>
            </w:r>
            <w:r>
              <w:rPr>
                <w:noProof/>
                <w:webHidden/>
              </w:rPr>
              <w:fldChar w:fldCharType="end"/>
            </w:r>
            <w:r w:rsidRPr="00191CED">
              <w:rPr>
                <w:rStyle w:val="afd"/>
                <w:noProof/>
              </w:rPr>
              <w:fldChar w:fldCharType="end"/>
            </w:r>
          </w:ins>
        </w:p>
        <w:p w14:paraId="6271DD75" w14:textId="24C2AE05" w:rsidR="00410C2A" w:rsidDel="00FD0554" w:rsidRDefault="002B7277">
          <w:pPr>
            <w:pStyle w:val="12"/>
            <w:tabs>
              <w:tab w:val="right" w:leader="dot" w:pos="9345"/>
            </w:tabs>
            <w:rPr>
              <w:del w:id="82" w:author="Антон Смирнов" w:date="2023-05-24T12:37:00Z"/>
              <w:rFonts w:eastAsiaTheme="minorEastAsia"/>
              <w:noProof/>
              <w:sz w:val="22"/>
              <w:szCs w:val="22"/>
              <w:lang w:val="ru-RU" w:eastAsia="ru-RU"/>
            </w:rPr>
          </w:pPr>
          <w:del w:id="83" w:author="Антон Смирнов" w:date="2023-05-24T12:37:00Z">
            <w:r w:rsidDel="00FD0554">
              <w:rPr>
                <w:noProof/>
              </w:rPr>
              <w:fldChar w:fldCharType="begin"/>
            </w:r>
            <w:r w:rsidDel="00FD0554">
              <w:rPr>
                <w:noProof/>
              </w:rPr>
              <w:delInstrText xml:space="preserve"> HYPERLINK \l "_Toc135773605" </w:delInstrText>
            </w:r>
            <w:r w:rsidDel="00FD0554">
              <w:rPr>
                <w:noProof/>
              </w:rPr>
              <w:fldChar w:fldCharType="separate"/>
            </w:r>
          </w:del>
          <w:ins w:id="84" w:author="Антон Смирнов" w:date="2023-05-24T12:38:00Z">
            <w:r w:rsidR="00FD0554">
              <w:rPr>
                <w:b/>
                <w:bCs/>
                <w:noProof/>
                <w:lang w:val="ru-RU"/>
              </w:rPr>
              <w:t>Ошибка! Недопустимый объект гиперссылки.</w:t>
            </w:r>
          </w:ins>
          <w:del w:id="85" w:author="Антон Смирнов" w:date="2023-05-24T12:37:00Z">
            <w:r w:rsidR="00410C2A" w:rsidRPr="000614E2" w:rsidDel="00FD0554">
              <w:rPr>
                <w:rStyle w:val="afd"/>
                <w:noProof/>
              </w:rPr>
              <w:delText>Список сокращений</w:delText>
            </w:r>
            <w:r w:rsidR="00410C2A" w:rsidDel="00FD0554">
              <w:rPr>
                <w:noProof/>
                <w:webHidden/>
              </w:rPr>
              <w:tab/>
            </w:r>
            <w:r w:rsidR="00410C2A" w:rsidDel="00FD0554">
              <w:rPr>
                <w:noProof/>
                <w:webHidden/>
              </w:rPr>
              <w:fldChar w:fldCharType="begin"/>
            </w:r>
            <w:r w:rsidR="00410C2A" w:rsidDel="00FD0554">
              <w:rPr>
                <w:noProof/>
                <w:webHidden/>
              </w:rPr>
              <w:delInstrText xml:space="preserve"> PAGEREF _Toc135773605 \h </w:delInstrText>
            </w:r>
            <w:r w:rsidR="00410C2A" w:rsidDel="00FD0554">
              <w:rPr>
                <w:noProof/>
                <w:webHidden/>
              </w:rPr>
            </w:r>
            <w:r w:rsidR="00410C2A" w:rsidDel="00FD0554">
              <w:rPr>
                <w:noProof/>
                <w:webHidden/>
              </w:rPr>
              <w:fldChar w:fldCharType="separate"/>
            </w:r>
            <w:r w:rsidR="00410C2A" w:rsidDel="00FD0554">
              <w:rPr>
                <w:noProof/>
                <w:webHidden/>
              </w:rPr>
              <w:delText>4</w:delText>
            </w:r>
            <w:r w:rsidR="00410C2A" w:rsidDel="00FD0554">
              <w:rPr>
                <w:noProof/>
                <w:webHidden/>
              </w:rPr>
              <w:fldChar w:fldCharType="end"/>
            </w:r>
            <w:r w:rsidDel="00FD0554">
              <w:rPr>
                <w:noProof/>
              </w:rPr>
              <w:fldChar w:fldCharType="end"/>
            </w:r>
          </w:del>
        </w:p>
        <w:p w14:paraId="4549BA41" w14:textId="595D1CE6" w:rsidR="00410C2A" w:rsidDel="00FD0554" w:rsidRDefault="002B7277">
          <w:pPr>
            <w:pStyle w:val="12"/>
            <w:tabs>
              <w:tab w:val="right" w:leader="dot" w:pos="9345"/>
            </w:tabs>
            <w:rPr>
              <w:del w:id="86" w:author="Антон Смирнов" w:date="2023-05-24T12:37:00Z"/>
              <w:rFonts w:eastAsiaTheme="minorEastAsia"/>
              <w:noProof/>
              <w:sz w:val="22"/>
              <w:szCs w:val="22"/>
              <w:lang w:val="ru-RU" w:eastAsia="ru-RU"/>
            </w:rPr>
          </w:pPr>
          <w:del w:id="87" w:author="Антон Смирнов" w:date="2023-05-24T12:37:00Z">
            <w:r w:rsidDel="00FD0554">
              <w:rPr>
                <w:noProof/>
              </w:rPr>
              <w:fldChar w:fldCharType="begin"/>
            </w:r>
            <w:r w:rsidDel="00FD0554">
              <w:rPr>
                <w:noProof/>
              </w:rPr>
              <w:delInstrText xml:space="preserve"> HYPERLINK \l "_Toc135773606" </w:delInstrText>
            </w:r>
            <w:r w:rsidDel="00FD0554">
              <w:rPr>
                <w:noProof/>
              </w:rPr>
              <w:fldChar w:fldCharType="separate"/>
            </w:r>
          </w:del>
          <w:ins w:id="88" w:author="Антон Смирнов" w:date="2023-05-24T12:38:00Z">
            <w:r w:rsidR="00FD0554">
              <w:rPr>
                <w:b/>
                <w:bCs/>
                <w:noProof/>
                <w:lang w:val="ru-RU"/>
              </w:rPr>
              <w:t>Ошибка! Недопустимый объект гиперссылки.</w:t>
            </w:r>
          </w:ins>
          <w:del w:id="89" w:author="Антон Смирнов" w:date="2023-05-24T12:37:00Z">
            <w:r w:rsidR="00410C2A" w:rsidRPr="000614E2" w:rsidDel="00FD0554">
              <w:rPr>
                <w:rStyle w:val="afd"/>
                <w:noProof/>
                <w:lang w:val="ru-RU"/>
              </w:rPr>
              <w:delText>Введение</w:delText>
            </w:r>
            <w:r w:rsidR="00410C2A" w:rsidDel="00FD0554">
              <w:rPr>
                <w:noProof/>
                <w:webHidden/>
              </w:rPr>
              <w:tab/>
            </w:r>
            <w:r w:rsidR="00410C2A" w:rsidDel="00FD0554">
              <w:rPr>
                <w:noProof/>
                <w:webHidden/>
              </w:rPr>
              <w:fldChar w:fldCharType="begin"/>
            </w:r>
            <w:r w:rsidR="00410C2A" w:rsidDel="00FD0554">
              <w:rPr>
                <w:noProof/>
                <w:webHidden/>
              </w:rPr>
              <w:delInstrText xml:space="preserve"> PAGEREF _Toc135773606 \h </w:delInstrText>
            </w:r>
            <w:r w:rsidR="00410C2A" w:rsidDel="00FD0554">
              <w:rPr>
                <w:noProof/>
                <w:webHidden/>
              </w:rPr>
            </w:r>
            <w:r w:rsidR="00410C2A" w:rsidDel="00FD0554">
              <w:rPr>
                <w:noProof/>
                <w:webHidden/>
              </w:rPr>
              <w:fldChar w:fldCharType="separate"/>
            </w:r>
            <w:r w:rsidR="00410C2A" w:rsidDel="00FD0554">
              <w:rPr>
                <w:noProof/>
                <w:webHidden/>
              </w:rPr>
              <w:delText>6</w:delText>
            </w:r>
            <w:r w:rsidR="00410C2A" w:rsidDel="00FD0554">
              <w:rPr>
                <w:noProof/>
                <w:webHidden/>
              </w:rPr>
              <w:fldChar w:fldCharType="end"/>
            </w:r>
            <w:r w:rsidDel="00FD0554">
              <w:rPr>
                <w:noProof/>
              </w:rPr>
              <w:fldChar w:fldCharType="end"/>
            </w:r>
          </w:del>
        </w:p>
        <w:p w14:paraId="387B26E8" w14:textId="4C55E628" w:rsidR="00410C2A" w:rsidDel="00FD0554" w:rsidRDefault="002B7277">
          <w:pPr>
            <w:pStyle w:val="12"/>
            <w:tabs>
              <w:tab w:val="right" w:leader="dot" w:pos="9345"/>
            </w:tabs>
            <w:rPr>
              <w:del w:id="90" w:author="Антон Смирнов" w:date="2023-05-24T12:37:00Z"/>
              <w:rFonts w:eastAsiaTheme="minorEastAsia"/>
              <w:noProof/>
              <w:sz w:val="22"/>
              <w:szCs w:val="22"/>
              <w:lang w:val="ru-RU" w:eastAsia="ru-RU"/>
            </w:rPr>
          </w:pPr>
          <w:del w:id="91" w:author="Антон Смирнов" w:date="2023-05-24T12:37:00Z">
            <w:r w:rsidDel="00FD0554">
              <w:rPr>
                <w:noProof/>
              </w:rPr>
              <w:fldChar w:fldCharType="begin"/>
            </w:r>
            <w:r w:rsidDel="00FD0554">
              <w:rPr>
                <w:noProof/>
              </w:rPr>
              <w:delInstrText xml:space="preserve"> HYPERLINK \l "_Toc135773607" </w:delInstrText>
            </w:r>
            <w:r w:rsidDel="00FD0554">
              <w:rPr>
                <w:noProof/>
              </w:rPr>
              <w:fldChar w:fldCharType="separate"/>
            </w:r>
          </w:del>
          <w:ins w:id="92" w:author="Антон Смирнов" w:date="2023-05-24T12:38:00Z">
            <w:r w:rsidR="00FD0554">
              <w:rPr>
                <w:b/>
                <w:bCs/>
                <w:noProof/>
                <w:lang w:val="ru-RU"/>
              </w:rPr>
              <w:t>Ошибка! Недопустимый объект гиперссылки.</w:t>
            </w:r>
          </w:ins>
          <w:del w:id="93" w:author="Антон Смирнов" w:date="2023-05-24T12:37:00Z">
            <w:r w:rsidR="00410C2A" w:rsidRPr="000614E2" w:rsidDel="00FD0554">
              <w:rPr>
                <w:rStyle w:val="afd"/>
                <w:noProof/>
                <w:lang w:val="ru-RU"/>
              </w:rPr>
              <w:delText>Глава 1. Литературный обзор</w:delText>
            </w:r>
            <w:r w:rsidR="00410C2A" w:rsidDel="00FD0554">
              <w:rPr>
                <w:noProof/>
                <w:webHidden/>
              </w:rPr>
              <w:tab/>
            </w:r>
            <w:r w:rsidR="00410C2A" w:rsidDel="00FD0554">
              <w:rPr>
                <w:noProof/>
                <w:webHidden/>
              </w:rPr>
              <w:fldChar w:fldCharType="begin"/>
            </w:r>
            <w:r w:rsidR="00410C2A" w:rsidDel="00FD0554">
              <w:rPr>
                <w:noProof/>
                <w:webHidden/>
              </w:rPr>
              <w:delInstrText xml:space="preserve"> PAGEREF _Toc135773607 \h </w:delInstrText>
            </w:r>
            <w:r w:rsidR="00410C2A" w:rsidDel="00FD0554">
              <w:rPr>
                <w:noProof/>
                <w:webHidden/>
              </w:rPr>
            </w:r>
            <w:r w:rsidR="00410C2A" w:rsidDel="00FD0554">
              <w:rPr>
                <w:noProof/>
                <w:webHidden/>
              </w:rPr>
              <w:fldChar w:fldCharType="separate"/>
            </w:r>
            <w:r w:rsidR="00410C2A" w:rsidDel="00FD0554">
              <w:rPr>
                <w:noProof/>
                <w:webHidden/>
              </w:rPr>
              <w:delText>10</w:delText>
            </w:r>
            <w:r w:rsidR="00410C2A" w:rsidDel="00FD0554">
              <w:rPr>
                <w:noProof/>
                <w:webHidden/>
              </w:rPr>
              <w:fldChar w:fldCharType="end"/>
            </w:r>
            <w:r w:rsidDel="00FD0554">
              <w:rPr>
                <w:noProof/>
              </w:rPr>
              <w:fldChar w:fldCharType="end"/>
            </w:r>
          </w:del>
        </w:p>
        <w:p w14:paraId="67905D35" w14:textId="32F248C9" w:rsidR="00410C2A" w:rsidDel="00FD0554" w:rsidRDefault="002B7277">
          <w:pPr>
            <w:pStyle w:val="24"/>
            <w:tabs>
              <w:tab w:val="right" w:leader="dot" w:pos="9345"/>
            </w:tabs>
            <w:rPr>
              <w:del w:id="94" w:author="Антон Смирнов" w:date="2023-05-24T12:37:00Z"/>
              <w:rFonts w:eastAsiaTheme="minorEastAsia"/>
              <w:noProof/>
              <w:sz w:val="22"/>
              <w:szCs w:val="22"/>
              <w:lang w:val="ru-RU" w:eastAsia="ru-RU"/>
            </w:rPr>
          </w:pPr>
          <w:del w:id="95" w:author="Антон Смирнов" w:date="2023-05-24T12:37:00Z">
            <w:r w:rsidDel="00FD0554">
              <w:rPr>
                <w:noProof/>
              </w:rPr>
              <w:fldChar w:fldCharType="begin"/>
            </w:r>
            <w:r w:rsidDel="00FD0554">
              <w:rPr>
                <w:noProof/>
              </w:rPr>
              <w:delInstrText xml:space="preserve"> HYPERLINK \l "_Toc135773608" </w:delInstrText>
            </w:r>
            <w:r w:rsidDel="00FD0554">
              <w:rPr>
                <w:noProof/>
              </w:rPr>
              <w:fldChar w:fldCharType="separate"/>
            </w:r>
          </w:del>
          <w:ins w:id="96" w:author="Антон Смирнов" w:date="2023-05-24T12:38:00Z">
            <w:r w:rsidR="00FD0554">
              <w:rPr>
                <w:b/>
                <w:bCs/>
                <w:noProof/>
                <w:lang w:val="ru-RU"/>
              </w:rPr>
              <w:t>Ошибка! Недопустимый объект гиперссылки.</w:t>
            </w:r>
          </w:ins>
          <w:del w:id="97" w:author="Антон Смирнов" w:date="2023-05-24T12:37:00Z">
            <w:r w:rsidR="00410C2A" w:rsidRPr="000614E2" w:rsidDel="00FD0554">
              <w:rPr>
                <w:rStyle w:val="afd"/>
                <w:noProof/>
                <w:lang w:val="ru-RU"/>
              </w:rPr>
              <w:delText>1.1. Главный комплекс гистосовместимости</w:delText>
            </w:r>
            <w:r w:rsidR="00410C2A" w:rsidDel="00FD0554">
              <w:rPr>
                <w:noProof/>
                <w:webHidden/>
              </w:rPr>
              <w:tab/>
            </w:r>
            <w:r w:rsidR="00410C2A" w:rsidDel="00FD0554">
              <w:rPr>
                <w:noProof/>
                <w:webHidden/>
              </w:rPr>
              <w:fldChar w:fldCharType="begin"/>
            </w:r>
            <w:r w:rsidR="00410C2A" w:rsidDel="00FD0554">
              <w:rPr>
                <w:noProof/>
                <w:webHidden/>
              </w:rPr>
              <w:delInstrText xml:space="preserve"> PAGEREF _Toc135773608 \h </w:delInstrText>
            </w:r>
            <w:r w:rsidR="00410C2A" w:rsidDel="00FD0554">
              <w:rPr>
                <w:noProof/>
                <w:webHidden/>
              </w:rPr>
            </w:r>
            <w:r w:rsidR="00410C2A" w:rsidDel="00FD0554">
              <w:rPr>
                <w:noProof/>
                <w:webHidden/>
              </w:rPr>
              <w:fldChar w:fldCharType="separate"/>
            </w:r>
            <w:r w:rsidR="00410C2A" w:rsidDel="00FD0554">
              <w:rPr>
                <w:noProof/>
                <w:webHidden/>
              </w:rPr>
              <w:delText>10</w:delText>
            </w:r>
            <w:r w:rsidR="00410C2A" w:rsidDel="00FD0554">
              <w:rPr>
                <w:noProof/>
                <w:webHidden/>
              </w:rPr>
              <w:fldChar w:fldCharType="end"/>
            </w:r>
            <w:r w:rsidDel="00FD0554">
              <w:rPr>
                <w:noProof/>
              </w:rPr>
              <w:fldChar w:fldCharType="end"/>
            </w:r>
          </w:del>
        </w:p>
        <w:p w14:paraId="2854ACAC" w14:textId="714471DE" w:rsidR="00410C2A" w:rsidDel="00FD0554" w:rsidRDefault="002B7277">
          <w:pPr>
            <w:pStyle w:val="24"/>
            <w:tabs>
              <w:tab w:val="right" w:leader="dot" w:pos="9345"/>
            </w:tabs>
            <w:rPr>
              <w:del w:id="98" w:author="Антон Смирнов" w:date="2023-05-24T12:37:00Z"/>
              <w:rFonts w:eastAsiaTheme="minorEastAsia"/>
              <w:noProof/>
              <w:sz w:val="22"/>
              <w:szCs w:val="22"/>
              <w:lang w:val="ru-RU" w:eastAsia="ru-RU"/>
            </w:rPr>
          </w:pPr>
          <w:del w:id="99" w:author="Антон Смирнов" w:date="2023-05-24T12:37:00Z">
            <w:r w:rsidDel="00FD0554">
              <w:rPr>
                <w:noProof/>
              </w:rPr>
              <w:fldChar w:fldCharType="begin"/>
            </w:r>
            <w:r w:rsidDel="00FD0554">
              <w:rPr>
                <w:noProof/>
              </w:rPr>
              <w:delInstrText xml:space="preserve"> HYPERLINK \l "_Toc135773609" </w:delInstrText>
            </w:r>
            <w:r w:rsidDel="00FD0554">
              <w:rPr>
                <w:noProof/>
              </w:rPr>
              <w:fldChar w:fldCharType="separate"/>
            </w:r>
          </w:del>
          <w:ins w:id="100" w:author="Антон Смирнов" w:date="2023-05-24T12:38:00Z">
            <w:r w:rsidR="00FD0554">
              <w:rPr>
                <w:b/>
                <w:bCs/>
                <w:noProof/>
                <w:lang w:val="ru-RU"/>
              </w:rPr>
              <w:t>Ошибка! Недопустимый объект гиперссылки.</w:t>
            </w:r>
          </w:ins>
          <w:del w:id="101" w:author="Антон Смирнов" w:date="2023-05-24T12:37:00Z">
            <w:r w:rsidR="00410C2A" w:rsidRPr="000614E2" w:rsidDel="00FD0554">
              <w:rPr>
                <w:rStyle w:val="afd"/>
                <w:noProof/>
                <w:lang w:val="ru-RU"/>
              </w:rPr>
              <w:delText xml:space="preserve">1.2. Процессинг антигенов для </w:delText>
            </w:r>
            <w:r w:rsidR="00410C2A" w:rsidRPr="000614E2" w:rsidDel="00FD0554">
              <w:rPr>
                <w:rStyle w:val="afd"/>
                <w:noProof/>
              </w:rPr>
              <w:delText>MHC</w:delText>
            </w:r>
            <w:r w:rsidR="00410C2A" w:rsidRPr="000614E2" w:rsidDel="00FD0554">
              <w:rPr>
                <w:rStyle w:val="afd"/>
                <w:noProof/>
                <w:lang w:val="ru-RU"/>
              </w:rPr>
              <w:delText xml:space="preserve"> </w:delText>
            </w:r>
            <w:r w:rsidR="00410C2A" w:rsidRPr="000614E2" w:rsidDel="00FD0554">
              <w:rPr>
                <w:rStyle w:val="afd"/>
                <w:noProof/>
              </w:rPr>
              <w:delText>I</w:delText>
            </w:r>
            <w:r w:rsidR="00410C2A" w:rsidDel="00FD0554">
              <w:rPr>
                <w:noProof/>
                <w:webHidden/>
              </w:rPr>
              <w:tab/>
            </w:r>
            <w:r w:rsidR="00410C2A" w:rsidDel="00FD0554">
              <w:rPr>
                <w:noProof/>
                <w:webHidden/>
              </w:rPr>
              <w:fldChar w:fldCharType="begin"/>
            </w:r>
            <w:r w:rsidR="00410C2A" w:rsidDel="00FD0554">
              <w:rPr>
                <w:noProof/>
                <w:webHidden/>
              </w:rPr>
              <w:delInstrText xml:space="preserve"> PAGEREF _Toc135773609 \h </w:delInstrText>
            </w:r>
            <w:r w:rsidR="00410C2A" w:rsidDel="00FD0554">
              <w:rPr>
                <w:noProof/>
                <w:webHidden/>
              </w:rPr>
            </w:r>
            <w:r w:rsidR="00410C2A" w:rsidDel="00FD0554">
              <w:rPr>
                <w:noProof/>
                <w:webHidden/>
              </w:rPr>
              <w:fldChar w:fldCharType="separate"/>
            </w:r>
            <w:r w:rsidR="00410C2A" w:rsidDel="00FD0554">
              <w:rPr>
                <w:noProof/>
                <w:webHidden/>
              </w:rPr>
              <w:delText>15</w:delText>
            </w:r>
            <w:r w:rsidR="00410C2A" w:rsidDel="00FD0554">
              <w:rPr>
                <w:noProof/>
                <w:webHidden/>
              </w:rPr>
              <w:fldChar w:fldCharType="end"/>
            </w:r>
            <w:r w:rsidDel="00FD0554">
              <w:rPr>
                <w:noProof/>
              </w:rPr>
              <w:fldChar w:fldCharType="end"/>
            </w:r>
          </w:del>
        </w:p>
        <w:p w14:paraId="537103F9" w14:textId="1D74B2FF" w:rsidR="00410C2A" w:rsidDel="00FD0554" w:rsidRDefault="002B7277">
          <w:pPr>
            <w:pStyle w:val="24"/>
            <w:tabs>
              <w:tab w:val="right" w:leader="dot" w:pos="9345"/>
            </w:tabs>
            <w:rPr>
              <w:del w:id="102" w:author="Антон Смирнов" w:date="2023-05-24T12:37:00Z"/>
              <w:rFonts w:eastAsiaTheme="minorEastAsia"/>
              <w:noProof/>
              <w:sz w:val="22"/>
              <w:szCs w:val="22"/>
              <w:lang w:val="ru-RU" w:eastAsia="ru-RU"/>
            </w:rPr>
          </w:pPr>
          <w:del w:id="103" w:author="Антон Смирнов" w:date="2023-05-24T12:37:00Z">
            <w:r w:rsidDel="00FD0554">
              <w:rPr>
                <w:noProof/>
              </w:rPr>
              <w:fldChar w:fldCharType="begin"/>
            </w:r>
            <w:r w:rsidDel="00FD0554">
              <w:rPr>
                <w:noProof/>
              </w:rPr>
              <w:delInstrText xml:space="preserve"> HYPERLINK \l "_Toc135773610" </w:delInstrText>
            </w:r>
            <w:r w:rsidDel="00FD0554">
              <w:rPr>
                <w:noProof/>
              </w:rPr>
              <w:fldChar w:fldCharType="separate"/>
            </w:r>
          </w:del>
          <w:ins w:id="104" w:author="Антон Смирнов" w:date="2023-05-24T12:38:00Z">
            <w:r w:rsidR="00FD0554">
              <w:rPr>
                <w:b/>
                <w:bCs/>
                <w:noProof/>
                <w:lang w:val="ru-RU"/>
              </w:rPr>
              <w:t>Ошибка! Недопустимый объект гиперссылки.</w:t>
            </w:r>
          </w:ins>
          <w:del w:id="105" w:author="Антон Смирнов" w:date="2023-05-24T12:37:00Z">
            <w:r w:rsidR="00410C2A" w:rsidRPr="000614E2" w:rsidDel="00FD0554">
              <w:rPr>
                <w:rStyle w:val="afd"/>
                <w:noProof/>
                <w:lang w:val="ru-RU"/>
              </w:rPr>
              <w:delText>1.3. Программы и сервисы для предсказания Т-клеточных эпитопов</w:delText>
            </w:r>
            <w:r w:rsidR="00410C2A" w:rsidDel="00FD0554">
              <w:rPr>
                <w:noProof/>
                <w:webHidden/>
              </w:rPr>
              <w:tab/>
            </w:r>
            <w:r w:rsidR="00410C2A" w:rsidDel="00FD0554">
              <w:rPr>
                <w:noProof/>
                <w:webHidden/>
              </w:rPr>
              <w:fldChar w:fldCharType="begin"/>
            </w:r>
            <w:r w:rsidR="00410C2A" w:rsidDel="00FD0554">
              <w:rPr>
                <w:noProof/>
                <w:webHidden/>
              </w:rPr>
              <w:delInstrText xml:space="preserve"> PAGEREF _Toc135773610 \h </w:delInstrText>
            </w:r>
            <w:r w:rsidR="00410C2A" w:rsidDel="00FD0554">
              <w:rPr>
                <w:noProof/>
                <w:webHidden/>
              </w:rPr>
            </w:r>
            <w:r w:rsidR="00410C2A" w:rsidDel="00FD0554">
              <w:rPr>
                <w:noProof/>
                <w:webHidden/>
              </w:rPr>
              <w:fldChar w:fldCharType="separate"/>
            </w:r>
            <w:r w:rsidR="00410C2A" w:rsidDel="00FD0554">
              <w:rPr>
                <w:noProof/>
                <w:webHidden/>
              </w:rPr>
              <w:delText>22</w:delText>
            </w:r>
            <w:r w:rsidR="00410C2A" w:rsidDel="00FD0554">
              <w:rPr>
                <w:noProof/>
                <w:webHidden/>
              </w:rPr>
              <w:fldChar w:fldCharType="end"/>
            </w:r>
            <w:r w:rsidDel="00FD0554">
              <w:rPr>
                <w:noProof/>
              </w:rPr>
              <w:fldChar w:fldCharType="end"/>
            </w:r>
          </w:del>
        </w:p>
        <w:p w14:paraId="31B237DB" w14:textId="254CA08F" w:rsidR="00410C2A" w:rsidDel="00FD0554" w:rsidRDefault="002B7277">
          <w:pPr>
            <w:pStyle w:val="12"/>
            <w:tabs>
              <w:tab w:val="right" w:leader="dot" w:pos="9345"/>
            </w:tabs>
            <w:rPr>
              <w:del w:id="106" w:author="Антон Смирнов" w:date="2023-05-24T12:37:00Z"/>
              <w:rFonts w:eastAsiaTheme="minorEastAsia"/>
              <w:noProof/>
              <w:sz w:val="22"/>
              <w:szCs w:val="22"/>
              <w:lang w:val="ru-RU" w:eastAsia="ru-RU"/>
            </w:rPr>
          </w:pPr>
          <w:del w:id="107" w:author="Антон Смирнов" w:date="2023-05-24T12:37:00Z">
            <w:r w:rsidDel="00FD0554">
              <w:rPr>
                <w:noProof/>
              </w:rPr>
              <w:fldChar w:fldCharType="begin"/>
            </w:r>
            <w:r w:rsidDel="00FD0554">
              <w:rPr>
                <w:noProof/>
              </w:rPr>
              <w:delInstrText xml:space="preserve"> HYPERLINK \l "_Toc135773611" </w:delInstrText>
            </w:r>
            <w:r w:rsidDel="00FD0554">
              <w:rPr>
                <w:noProof/>
              </w:rPr>
              <w:fldChar w:fldCharType="separate"/>
            </w:r>
          </w:del>
          <w:ins w:id="108" w:author="Антон Смирнов" w:date="2023-05-24T12:38:00Z">
            <w:r w:rsidR="00FD0554">
              <w:rPr>
                <w:b/>
                <w:bCs/>
                <w:noProof/>
                <w:lang w:val="ru-RU"/>
              </w:rPr>
              <w:t>Ошибка! Недопустимый объект гиперссылки.</w:t>
            </w:r>
          </w:ins>
          <w:del w:id="109" w:author="Антон Смирнов" w:date="2023-05-24T12:37:00Z">
            <w:r w:rsidR="00410C2A" w:rsidRPr="000614E2" w:rsidDel="00FD0554">
              <w:rPr>
                <w:rStyle w:val="afd"/>
                <w:noProof/>
                <w:lang w:val="ru-RU"/>
              </w:rPr>
              <w:delText>Глава 2. Материалы и методы</w:delText>
            </w:r>
            <w:r w:rsidR="00410C2A" w:rsidDel="00FD0554">
              <w:rPr>
                <w:noProof/>
                <w:webHidden/>
              </w:rPr>
              <w:tab/>
            </w:r>
            <w:r w:rsidR="00410C2A" w:rsidDel="00FD0554">
              <w:rPr>
                <w:noProof/>
                <w:webHidden/>
              </w:rPr>
              <w:fldChar w:fldCharType="begin"/>
            </w:r>
            <w:r w:rsidR="00410C2A" w:rsidDel="00FD0554">
              <w:rPr>
                <w:noProof/>
                <w:webHidden/>
              </w:rPr>
              <w:delInstrText xml:space="preserve"> PAGEREF _Toc135773611 \h </w:delInstrText>
            </w:r>
            <w:r w:rsidR="00410C2A" w:rsidDel="00FD0554">
              <w:rPr>
                <w:noProof/>
                <w:webHidden/>
              </w:rPr>
            </w:r>
            <w:r w:rsidR="00410C2A" w:rsidDel="00FD0554">
              <w:rPr>
                <w:noProof/>
                <w:webHidden/>
              </w:rPr>
              <w:fldChar w:fldCharType="separate"/>
            </w:r>
            <w:r w:rsidR="00410C2A" w:rsidDel="00FD0554">
              <w:rPr>
                <w:noProof/>
                <w:webHidden/>
              </w:rPr>
              <w:delText>25</w:delText>
            </w:r>
            <w:r w:rsidR="00410C2A" w:rsidDel="00FD0554">
              <w:rPr>
                <w:noProof/>
                <w:webHidden/>
              </w:rPr>
              <w:fldChar w:fldCharType="end"/>
            </w:r>
            <w:r w:rsidDel="00FD0554">
              <w:rPr>
                <w:noProof/>
              </w:rPr>
              <w:fldChar w:fldCharType="end"/>
            </w:r>
          </w:del>
        </w:p>
        <w:p w14:paraId="1D15A294" w14:textId="43175FBE" w:rsidR="00410C2A" w:rsidDel="00FD0554" w:rsidRDefault="002B7277">
          <w:pPr>
            <w:pStyle w:val="24"/>
            <w:tabs>
              <w:tab w:val="right" w:leader="dot" w:pos="9345"/>
            </w:tabs>
            <w:rPr>
              <w:del w:id="110" w:author="Антон Смирнов" w:date="2023-05-24T12:37:00Z"/>
              <w:rFonts w:eastAsiaTheme="minorEastAsia"/>
              <w:noProof/>
              <w:sz w:val="22"/>
              <w:szCs w:val="22"/>
              <w:lang w:val="ru-RU" w:eastAsia="ru-RU"/>
            </w:rPr>
          </w:pPr>
          <w:del w:id="111" w:author="Антон Смирнов" w:date="2023-05-24T12:37:00Z">
            <w:r w:rsidDel="00FD0554">
              <w:rPr>
                <w:noProof/>
              </w:rPr>
              <w:fldChar w:fldCharType="begin"/>
            </w:r>
            <w:r w:rsidDel="00FD0554">
              <w:rPr>
                <w:noProof/>
              </w:rPr>
              <w:delInstrText xml:space="preserve"> HYPERLINK \l "_Toc135773612" </w:delInstrText>
            </w:r>
            <w:r w:rsidDel="00FD0554">
              <w:rPr>
                <w:noProof/>
              </w:rPr>
              <w:fldChar w:fldCharType="separate"/>
            </w:r>
          </w:del>
          <w:ins w:id="112" w:author="Антон Смирнов" w:date="2023-05-24T12:38:00Z">
            <w:r w:rsidR="00FD0554">
              <w:rPr>
                <w:b/>
                <w:bCs/>
                <w:noProof/>
                <w:lang w:val="ru-RU"/>
              </w:rPr>
              <w:t>Ошибка! Недопустимый объект гиперссылки.</w:t>
            </w:r>
          </w:ins>
          <w:del w:id="113" w:author="Антон Смирнов" w:date="2023-05-24T12:37:00Z">
            <w:r w:rsidR="00410C2A" w:rsidRPr="000614E2" w:rsidDel="00FD0554">
              <w:rPr>
                <w:rStyle w:val="afd"/>
                <w:noProof/>
                <w:lang w:val="ru-RU"/>
              </w:rPr>
              <w:delText>2.1 Источники данных для моделирования</w:delText>
            </w:r>
            <w:r w:rsidR="00410C2A" w:rsidDel="00FD0554">
              <w:rPr>
                <w:noProof/>
                <w:webHidden/>
              </w:rPr>
              <w:tab/>
            </w:r>
            <w:r w:rsidR="00410C2A" w:rsidDel="00FD0554">
              <w:rPr>
                <w:noProof/>
                <w:webHidden/>
              </w:rPr>
              <w:fldChar w:fldCharType="begin"/>
            </w:r>
            <w:r w:rsidR="00410C2A" w:rsidDel="00FD0554">
              <w:rPr>
                <w:noProof/>
                <w:webHidden/>
              </w:rPr>
              <w:delInstrText xml:space="preserve"> PAGEREF _Toc135773612 \h </w:delInstrText>
            </w:r>
            <w:r w:rsidR="00410C2A" w:rsidDel="00FD0554">
              <w:rPr>
                <w:noProof/>
                <w:webHidden/>
              </w:rPr>
            </w:r>
            <w:r w:rsidR="00410C2A" w:rsidDel="00FD0554">
              <w:rPr>
                <w:noProof/>
                <w:webHidden/>
              </w:rPr>
              <w:fldChar w:fldCharType="separate"/>
            </w:r>
            <w:r w:rsidR="00410C2A" w:rsidDel="00FD0554">
              <w:rPr>
                <w:noProof/>
                <w:webHidden/>
              </w:rPr>
              <w:delText>25</w:delText>
            </w:r>
            <w:r w:rsidR="00410C2A" w:rsidDel="00FD0554">
              <w:rPr>
                <w:noProof/>
                <w:webHidden/>
              </w:rPr>
              <w:fldChar w:fldCharType="end"/>
            </w:r>
            <w:r w:rsidDel="00FD0554">
              <w:rPr>
                <w:noProof/>
              </w:rPr>
              <w:fldChar w:fldCharType="end"/>
            </w:r>
          </w:del>
        </w:p>
        <w:p w14:paraId="620ACF52" w14:textId="6C29A1D3" w:rsidR="00410C2A" w:rsidDel="00FD0554" w:rsidRDefault="002B7277">
          <w:pPr>
            <w:pStyle w:val="32"/>
            <w:tabs>
              <w:tab w:val="right" w:leader="dot" w:pos="9345"/>
            </w:tabs>
            <w:rPr>
              <w:del w:id="114" w:author="Антон Смирнов" w:date="2023-05-24T12:37:00Z"/>
              <w:rFonts w:eastAsiaTheme="minorEastAsia"/>
              <w:noProof/>
              <w:sz w:val="22"/>
              <w:szCs w:val="22"/>
              <w:lang w:val="ru-RU" w:eastAsia="ru-RU"/>
            </w:rPr>
          </w:pPr>
          <w:del w:id="115" w:author="Антон Смирнов" w:date="2023-05-24T12:37:00Z">
            <w:r w:rsidDel="00FD0554">
              <w:rPr>
                <w:noProof/>
              </w:rPr>
              <w:fldChar w:fldCharType="begin"/>
            </w:r>
            <w:r w:rsidDel="00FD0554">
              <w:rPr>
                <w:noProof/>
              </w:rPr>
              <w:delInstrText xml:space="preserve"> HYPERLINK \l "_Toc135773613" </w:delInstrText>
            </w:r>
            <w:r w:rsidDel="00FD0554">
              <w:rPr>
                <w:noProof/>
              </w:rPr>
              <w:fldChar w:fldCharType="separate"/>
            </w:r>
          </w:del>
          <w:ins w:id="116" w:author="Антон Смирнов" w:date="2023-05-24T12:38:00Z">
            <w:r w:rsidR="00FD0554">
              <w:rPr>
                <w:b/>
                <w:bCs/>
                <w:noProof/>
                <w:lang w:val="ru-RU"/>
              </w:rPr>
              <w:t>Ошибка! Недопустимый объект гиперссылки.</w:t>
            </w:r>
          </w:ins>
          <w:del w:id="117" w:author="Антон Смирнов" w:date="2023-05-24T12:37:00Z">
            <w:r w:rsidR="00410C2A" w:rsidRPr="000614E2" w:rsidDel="00FD0554">
              <w:rPr>
                <w:rStyle w:val="afd"/>
                <w:noProof/>
                <w:lang w:val="ru-RU"/>
              </w:rPr>
              <w:delText>2.1.1. Модель прогноза сайтов расщепления протеасомой</w:delText>
            </w:r>
            <w:r w:rsidR="00410C2A" w:rsidDel="00FD0554">
              <w:rPr>
                <w:noProof/>
                <w:webHidden/>
              </w:rPr>
              <w:tab/>
            </w:r>
            <w:r w:rsidR="00410C2A" w:rsidDel="00FD0554">
              <w:rPr>
                <w:noProof/>
                <w:webHidden/>
              </w:rPr>
              <w:fldChar w:fldCharType="begin"/>
            </w:r>
            <w:r w:rsidR="00410C2A" w:rsidDel="00FD0554">
              <w:rPr>
                <w:noProof/>
                <w:webHidden/>
              </w:rPr>
              <w:delInstrText xml:space="preserve"> PAGEREF _Toc135773613 \h </w:delInstrText>
            </w:r>
            <w:r w:rsidR="00410C2A" w:rsidDel="00FD0554">
              <w:rPr>
                <w:noProof/>
                <w:webHidden/>
              </w:rPr>
            </w:r>
            <w:r w:rsidR="00410C2A" w:rsidDel="00FD0554">
              <w:rPr>
                <w:noProof/>
                <w:webHidden/>
              </w:rPr>
              <w:fldChar w:fldCharType="separate"/>
            </w:r>
            <w:r w:rsidR="00410C2A" w:rsidDel="00FD0554">
              <w:rPr>
                <w:noProof/>
                <w:webHidden/>
              </w:rPr>
              <w:delText>25</w:delText>
            </w:r>
            <w:r w:rsidR="00410C2A" w:rsidDel="00FD0554">
              <w:rPr>
                <w:noProof/>
                <w:webHidden/>
              </w:rPr>
              <w:fldChar w:fldCharType="end"/>
            </w:r>
            <w:r w:rsidDel="00FD0554">
              <w:rPr>
                <w:noProof/>
              </w:rPr>
              <w:fldChar w:fldCharType="end"/>
            </w:r>
          </w:del>
        </w:p>
        <w:p w14:paraId="53C06889" w14:textId="5E109896" w:rsidR="00410C2A" w:rsidDel="00FD0554" w:rsidRDefault="002B7277">
          <w:pPr>
            <w:pStyle w:val="32"/>
            <w:tabs>
              <w:tab w:val="right" w:leader="dot" w:pos="9345"/>
            </w:tabs>
            <w:rPr>
              <w:del w:id="118" w:author="Антон Смирнов" w:date="2023-05-24T12:37:00Z"/>
              <w:rFonts w:eastAsiaTheme="minorEastAsia"/>
              <w:noProof/>
              <w:sz w:val="22"/>
              <w:szCs w:val="22"/>
              <w:lang w:val="ru-RU" w:eastAsia="ru-RU"/>
            </w:rPr>
          </w:pPr>
          <w:del w:id="119" w:author="Антон Смирнов" w:date="2023-05-24T12:37:00Z">
            <w:r w:rsidDel="00FD0554">
              <w:rPr>
                <w:noProof/>
              </w:rPr>
              <w:fldChar w:fldCharType="begin"/>
            </w:r>
            <w:r w:rsidDel="00FD0554">
              <w:rPr>
                <w:noProof/>
              </w:rPr>
              <w:delInstrText xml:space="preserve"> HYPERLINK \l "_Toc135773614" </w:delInstrText>
            </w:r>
            <w:r w:rsidDel="00FD0554">
              <w:rPr>
                <w:noProof/>
              </w:rPr>
              <w:fldChar w:fldCharType="separate"/>
            </w:r>
          </w:del>
          <w:ins w:id="120" w:author="Антон Смирнов" w:date="2023-05-24T12:38:00Z">
            <w:r w:rsidR="00FD0554">
              <w:rPr>
                <w:b/>
                <w:bCs/>
                <w:noProof/>
                <w:lang w:val="ru-RU"/>
              </w:rPr>
              <w:t>Ошибка! Недопустимый объект гиперссылки.</w:t>
            </w:r>
          </w:ins>
          <w:del w:id="121" w:author="Антон Смирнов" w:date="2023-05-24T12:37:00Z">
            <w:r w:rsidR="00410C2A" w:rsidRPr="000614E2" w:rsidDel="00FD0554">
              <w:rPr>
                <w:rStyle w:val="afd"/>
                <w:noProof/>
                <w:lang w:val="ru-RU"/>
              </w:rPr>
              <w:delText>2.1.2 Модель прогноза активности к ТАР</w:delText>
            </w:r>
            <w:r w:rsidR="00410C2A" w:rsidDel="00FD0554">
              <w:rPr>
                <w:noProof/>
                <w:webHidden/>
              </w:rPr>
              <w:tab/>
            </w:r>
            <w:r w:rsidR="00410C2A" w:rsidDel="00FD0554">
              <w:rPr>
                <w:noProof/>
                <w:webHidden/>
              </w:rPr>
              <w:fldChar w:fldCharType="begin"/>
            </w:r>
            <w:r w:rsidR="00410C2A" w:rsidDel="00FD0554">
              <w:rPr>
                <w:noProof/>
                <w:webHidden/>
              </w:rPr>
              <w:delInstrText xml:space="preserve"> PAGEREF _Toc135773614 \h </w:delInstrText>
            </w:r>
            <w:r w:rsidR="00410C2A" w:rsidDel="00FD0554">
              <w:rPr>
                <w:noProof/>
                <w:webHidden/>
              </w:rPr>
            </w:r>
            <w:r w:rsidR="00410C2A" w:rsidDel="00FD0554">
              <w:rPr>
                <w:noProof/>
                <w:webHidden/>
              </w:rPr>
              <w:fldChar w:fldCharType="separate"/>
            </w:r>
            <w:r w:rsidR="00410C2A" w:rsidDel="00FD0554">
              <w:rPr>
                <w:noProof/>
                <w:webHidden/>
              </w:rPr>
              <w:delText>27</w:delText>
            </w:r>
            <w:r w:rsidR="00410C2A" w:rsidDel="00FD0554">
              <w:rPr>
                <w:noProof/>
                <w:webHidden/>
              </w:rPr>
              <w:fldChar w:fldCharType="end"/>
            </w:r>
            <w:r w:rsidDel="00FD0554">
              <w:rPr>
                <w:noProof/>
              </w:rPr>
              <w:fldChar w:fldCharType="end"/>
            </w:r>
          </w:del>
        </w:p>
        <w:p w14:paraId="17773141" w14:textId="38758CC0" w:rsidR="00410C2A" w:rsidDel="00FD0554" w:rsidRDefault="002B7277">
          <w:pPr>
            <w:pStyle w:val="32"/>
            <w:tabs>
              <w:tab w:val="right" w:leader="dot" w:pos="9345"/>
            </w:tabs>
            <w:rPr>
              <w:del w:id="122" w:author="Антон Смирнов" w:date="2023-05-24T12:37:00Z"/>
              <w:rFonts w:eastAsiaTheme="minorEastAsia"/>
              <w:noProof/>
              <w:sz w:val="22"/>
              <w:szCs w:val="22"/>
              <w:lang w:val="ru-RU" w:eastAsia="ru-RU"/>
            </w:rPr>
          </w:pPr>
          <w:del w:id="123" w:author="Антон Смирнов" w:date="2023-05-24T12:37:00Z">
            <w:r w:rsidDel="00FD0554">
              <w:rPr>
                <w:noProof/>
              </w:rPr>
              <w:fldChar w:fldCharType="begin"/>
            </w:r>
            <w:r w:rsidDel="00FD0554">
              <w:rPr>
                <w:noProof/>
              </w:rPr>
              <w:delInstrText xml:space="preserve"> HYPERLINK \l "_Toc135773615" </w:delInstrText>
            </w:r>
            <w:r w:rsidDel="00FD0554">
              <w:rPr>
                <w:noProof/>
              </w:rPr>
              <w:fldChar w:fldCharType="separate"/>
            </w:r>
          </w:del>
          <w:ins w:id="124" w:author="Антон Смирнов" w:date="2023-05-24T12:38:00Z">
            <w:r w:rsidR="00FD0554">
              <w:rPr>
                <w:b/>
                <w:bCs/>
                <w:noProof/>
                <w:lang w:val="ru-RU"/>
              </w:rPr>
              <w:t>Ошибка! Недопустимый объект гиперссылки.</w:t>
            </w:r>
          </w:ins>
          <w:del w:id="125" w:author="Антон Смирнов" w:date="2023-05-24T12:37:00Z">
            <w:r w:rsidR="00410C2A" w:rsidRPr="000614E2" w:rsidDel="00FD0554">
              <w:rPr>
                <w:rStyle w:val="afd"/>
                <w:noProof/>
                <w:lang w:val="ru-RU"/>
              </w:rPr>
              <w:delText xml:space="preserve">2.1.3 Модель прогноза связывания с </w:delText>
            </w:r>
            <w:r w:rsidR="00410C2A" w:rsidRPr="000614E2" w:rsidDel="00FD0554">
              <w:rPr>
                <w:rStyle w:val="afd"/>
                <w:noProof/>
              </w:rPr>
              <w:delText>HLA</w:delText>
            </w:r>
            <w:r w:rsidR="00410C2A" w:rsidDel="00FD0554">
              <w:rPr>
                <w:noProof/>
                <w:webHidden/>
              </w:rPr>
              <w:tab/>
            </w:r>
            <w:r w:rsidR="00410C2A" w:rsidDel="00FD0554">
              <w:rPr>
                <w:noProof/>
                <w:webHidden/>
              </w:rPr>
              <w:fldChar w:fldCharType="begin"/>
            </w:r>
            <w:r w:rsidR="00410C2A" w:rsidDel="00FD0554">
              <w:rPr>
                <w:noProof/>
                <w:webHidden/>
              </w:rPr>
              <w:delInstrText xml:space="preserve"> PAGEREF _Toc135773615 \h </w:delInstrText>
            </w:r>
            <w:r w:rsidR="00410C2A" w:rsidDel="00FD0554">
              <w:rPr>
                <w:noProof/>
                <w:webHidden/>
              </w:rPr>
            </w:r>
            <w:r w:rsidR="00410C2A" w:rsidDel="00FD0554">
              <w:rPr>
                <w:noProof/>
                <w:webHidden/>
              </w:rPr>
              <w:fldChar w:fldCharType="separate"/>
            </w:r>
            <w:r w:rsidR="00410C2A" w:rsidDel="00FD0554">
              <w:rPr>
                <w:noProof/>
                <w:webHidden/>
              </w:rPr>
              <w:delText>27</w:delText>
            </w:r>
            <w:r w:rsidR="00410C2A" w:rsidDel="00FD0554">
              <w:rPr>
                <w:noProof/>
                <w:webHidden/>
              </w:rPr>
              <w:fldChar w:fldCharType="end"/>
            </w:r>
            <w:r w:rsidDel="00FD0554">
              <w:rPr>
                <w:noProof/>
              </w:rPr>
              <w:fldChar w:fldCharType="end"/>
            </w:r>
          </w:del>
        </w:p>
        <w:p w14:paraId="52A94A27" w14:textId="36720DD0" w:rsidR="00410C2A" w:rsidDel="00FD0554" w:rsidRDefault="002B7277">
          <w:pPr>
            <w:pStyle w:val="24"/>
            <w:tabs>
              <w:tab w:val="right" w:leader="dot" w:pos="9345"/>
            </w:tabs>
            <w:rPr>
              <w:del w:id="126" w:author="Антон Смирнов" w:date="2023-05-24T12:37:00Z"/>
              <w:rFonts w:eastAsiaTheme="minorEastAsia"/>
              <w:noProof/>
              <w:sz w:val="22"/>
              <w:szCs w:val="22"/>
              <w:lang w:val="ru-RU" w:eastAsia="ru-RU"/>
            </w:rPr>
          </w:pPr>
          <w:del w:id="127" w:author="Антон Смирнов" w:date="2023-05-24T12:37:00Z">
            <w:r w:rsidDel="00FD0554">
              <w:rPr>
                <w:noProof/>
              </w:rPr>
              <w:fldChar w:fldCharType="begin"/>
            </w:r>
            <w:r w:rsidDel="00FD0554">
              <w:rPr>
                <w:noProof/>
              </w:rPr>
              <w:delInstrText xml:space="preserve"> HYPERLINK \l "_Toc135773616" </w:delInstrText>
            </w:r>
            <w:r w:rsidDel="00FD0554">
              <w:rPr>
                <w:noProof/>
              </w:rPr>
              <w:fldChar w:fldCharType="separate"/>
            </w:r>
          </w:del>
          <w:ins w:id="128" w:author="Антон Смирнов" w:date="2023-05-24T12:38:00Z">
            <w:r w:rsidR="00FD0554">
              <w:rPr>
                <w:b/>
                <w:bCs/>
                <w:noProof/>
                <w:lang w:val="ru-RU"/>
              </w:rPr>
              <w:t>Ошибка! Недопустимый объект гиперссылки.</w:t>
            </w:r>
          </w:ins>
          <w:del w:id="129" w:author="Антон Смирнов" w:date="2023-05-24T12:37:00Z">
            <w:r w:rsidR="00410C2A" w:rsidRPr="000614E2" w:rsidDel="00FD0554">
              <w:rPr>
                <w:rStyle w:val="afd"/>
                <w:noProof/>
                <w:lang w:val="ru-RU"/>
              </w:rPr>
              <w:delText xml:space="preserve">2.2. Программа </w:delText>
            </w:r>
            <w:r w:rsidR="00410C2A" w:rsidRPr="000614E2" w:rsidDel="00FD0554">
              <w:rPr>
                <w:rStyle w:val="afd"/>
                <w:noProof/>
              </w:rPr>
              <w:delText>MultiPASS</w:delText>
            </w:r>
            <w:r w:rsidR="00410C2A" w:rsidDel="00FD0554">
              <w:rPr>
                <w:noProof/>
                <w:webHidden/>
              </w:rPr>
              <w:tab/>
            </w:r>
            <w:r w:rsidR="00410C2A" w:rsidDel="00FD0554">
              <w:rPr>
                <w:noProof/>
                <w:webHidden/>
              </w:rPr>
              <w:fldChar w:fldCharType="begin"/>
            </w:r>
            <w:r w:rsidR="00410C2A" w:rsidDel="00FD0554">
              <w:rPr>
                <w:noProof/>
                <w:webHidden/>
              </w:rPr>
              <w:delInstrText xml:space="preserve"> PAGEREF _Toc135773616 \h </w:delInstrText>
            </w:r>
            <w:r w:rsidR="00410C2A" w:rsidDel="00FD0554">
              <w:rPr>
                <w:noProof/>
                <w:webHidden/>
              </w:rPr>
            </w:r>
            <w:r w:rsidR="00410C2A" w:rsidDel="00FD0554">
              <w:rPr>
                <w:noProof/>
                <w:webHidden/>
              </w:rPr>
              <w:fldChar w:fldCharType="separate"/>
            </w:r>
            <w:r w:rsidR="00410C2A" w:rsidDel="00FD0554">
              <w:rPr>
                <w:noProof/>
                <w:webHidden/>
              </w:rPr>
              <w:delText>28</w:delText>
            </w:r>
            <w:r w:rsidR="00410C2A" w:rsidDel="00FD0554">
              <w:rPr>
                <w:noProof/>
                <w:webHidden/>
              </w:rPr>
              <w:fldChar w:fldCharType="end"/>
            </w:r>
            <w:r w:rsidDel="00FD0554">
              <w:rPr>
                <w:noProof/>
              </w:rPr>
              <w:fldChar w:fldCharType="end"/>
            </w:r>
          </w:del>
        </w:p>
        <w:p w14:paraId="438E9535" w14:textId="2A19DA4A" w:rsidR="00410C2A" w:rsidDel="00FD0554" w:rsidRDefault="002B7277">
          <w:pPr>
            <w:pStyle w:val="24"/>
            <w:tabs>
              <w:tab w:val="right" w:leader="dot" w:pos="9345"/>
            </w:tabs>
            <w:rPr>
              <w:del w:id="130" w:author="Антон Смирнов" w:date="2023-05-24T12:37:00Z"/>
              <w:rFonts w:eastAsiaTheme="minorEastAsia"/>
              <w:noProof/>
              <w:sz w:val="22"/>
              <w:szCs w:val="22"/>
              <w:lang w:val="ru-RU" w:eastAsia="ru-RU"/>
            </w:rPr>
          </w:pPr>
          <w:del w:id="131" w:author="Антон Смирнов" w:date="2023-05-24T12:37:00Z">
            <w:r w:rsidDel="00FD0554">
              <w:rPr>
                <w:noProof/>
              </w:rPr>
              <w:fldChar w:fldCharType="begin"/>
            </w:r>
            <w:r w:rsidDel="00FD0554">
              <w:rPr>
                <w:noProof/>
              </w:rPr>
              <w:delInstrText xml:space="preserve"> HYPERLINK \l "_Toc135773617" </w:delInstrText>
            </w:r>
            <w:r w:rsidDel="00FD0554">
              <w:rPr>
                <w:noProof/>
              </w:rPr>
              <w:fldChar w:fldCharType="separate"/>
            </w:r>
          </w:del>
          <w:ins w:id="132" w:author="Антон Смирнов" w:date="2023-05-24T12:38:00Z">
            <w:r w:rsidR="00FD0554">
              <w:rPr>
                <w:b/>
                <w:bCs/>
                <w:noProof/>
                <w:lang w:val="ru-RU"/>
              </w:rPr>
              <w:t>Ошибка! Недопустимый объект гиперссылки.</w:t>
            </w:r>
          </w:ins>
          <w:del w:id="133" w:author="Антон Смирнов" w:date="2023-05-24T12:37:00Z">
            <w:r w:rsidR="00410C2A" w:rsidRPr="000614E2" w:rsidDel="00FD0554">
              <w:rPr>
                <w:rStyle w:val="afd"/>
                <w:noProof/>
                <w:lang w:val="ru-RU"/>
              </w:rPr>
              <w:delText>2.3. Построение моделей «структура-активность»</w:delText>
            </w:r>
            <w:r w:rsidR="00410C2A" w:rsidDel="00FD0554">
              <w:rPr>
                <w:noProof/>
                <w:webHidden/>
              </w:rPr>
              <w:tab/>
            </w:r>
            <w:r w:rsidR="00410C2A" w:rsidDel="00FD0554">
              <w:rPr>
                <w:noProof/>
                <w:webHidden/>
              </w:rPr>
              <w:fldChar w:fldCharType="begin"/>
            </w:r>
            <w:r w:rsidR="00410C2A" w:rsidDel="00FD0554">
              <w:rPr>
                <w:noProof/>
                <w:webHidden/>
              </w:rPr>
              <w:delInstrText xml:space="preserve"> PAGEREF _Toc135773617 \h </w:delInstrText>
            </w:r>
            <w:r w:rsidR="00410C2A" w:rsidDel="00FD0554">
              <w:rPr>
                <w:noProof/>
                <w:webHidden/>
              </w:rPr>
            </w:r>
            <w:r w:rsidR="00410C2A" w:rsidDel="00FD0554">
              <w:rPr>
                <w:noProof/>
                <w:webHidden/>
              </w:rPr>
              <w:fldChar w:fldCharType="separate"/>
            </w:r>
            <w:r w:rsidR="00410C2A" w:rsidDel="00FD0554">
              <w:rPr>
                <w:noProof/>
                <w:webHidden/>
              </w:rPr>
              <w:delText>29</w:delText>
            </w:r>
            <w:r w:rsidR="00410C2A" w:rsidDel="00FD0554">
              <w:rPr>
                <w:noProof/>
                <w:webHidden/>
              </w:rPr>
              <w:fldChar w:fldCharType="end"/>
            </w:r>
            <w:r w:rsidDel="00FD0554">
              <w:rPr>
                <w:noProof/>
              </w:rPr>
              <w:fldChar w:fldCharType="end"/>
            </w:r>
          </w:del>
        </w:p>
        <w:p w14:paraId="4FFEE054" w14:textId="47016FB0" w:rsidR="00410C2A" w:rsidDel="00FD0554" w:rsidRDefault="002B7277">
          <w:pPr>
            <w:pStyle w:val="24"/>
            <w:tabs>
              <w:tab w:val="right" w:leader="dot" w:pos="9345"/>
            </w:tabs>
            <w:rPr>
              <w:del w:id="134" w:author="Антон Смирнов" w:date="2023-05-24T12:37:00Z"/>
              <w:rFonts w:eastAsiaTheme="minorEastAsia"/>
              <w:noProof/>
              <w:sz w:val="22"/>
              <w:szCs w:val="22"/>
              <w:lang w:val="ru-RU" w:eastAsia="ru-RU"/>
            </w:rPr>
          </w:pPr>
          <w:del w:id="135" w:author="Антон Смирнов" w:date="2023-05-24T12:37:00Z">
            <w:r w:rsidDel="00FD0554">
              <w:rPr>
                <w:noProof/>
              </w:rPr>
              <w:fldChar w:fldCharType="begin"/>
            </w:r>
            <w:r w:rsidDel="00FD0554">
              <w:rPr>
                <w:noProof/>
              </w:rPr>
              <w:delInstrText xml:space="preserve"> HYPERLINK \l "_Toc135773618" </w:delInstrText>
            </w:r>
            <w:r w:rsidDel="00FD0554">
              <w:rPr>
                <w:noProof/>
              </w:rPr>
              <w:fldChar w:fldCharType="separate"/>
            </w:r>
          </w:del>
          <w:ins w:id="136" w:author="Антон Смирнов" w:date="2023-05-24T12:38:00Z">
            <w:r w:rsidR="00FD0554">
              <w:rPr>
                <w:b/>
                <w:bCs/>
                <w:noProof/>
                <w:lang w:val="ru-RU"/>
              </w:rPr>
              <w:t>Ошибка! Недопустимый объект гиперссылки.</w:t>
            </w:r>
          </w:ins>
          <w:del w:id="137" w:author="Антон Смирнов" w:date="2023-05-24T12:37:00Z">
            <w:r w:rsidR="00410C2A" w:rsidRPr="000614E2" w:rsidDel="00FD0554">
              <w:rPr>
                <w:rStyle w:val="afd"/>
                <w:noProof/>
                <w:lang w:val="ru-RU"/>
              </w:rPr>
              <w:delText>2.4. Оценка качества моделей</w:delText>
            </w:r>
            <w:r w:rsidR="00410C2A" w:rsidDel="00FD0554">
              <w:rPr>
                <w:noProof/>
                <w:webHidden/>
              </w:rPr>
              <w:tab/>
            </w:r>
            <w:r w:rsidR="00410C2A" w:rsidDel="00FD0554">
              <w:rPr>
                <w:noProof/>
                <w:webHidden/>
              </w:rPr>
              <w:fldChar w:fldCharType="begin"/>
            </w:r>
            <w:r w:rsidR="00410C2A" w:rsidDel="00FD0554">
              <w:rPr>
                <w:noProof/>
                <w:webHidden/>
              </w:rPr>
              <w:delInstrText xml:space="preserve"> PAGEREF _Toc135773618 \h </w:delInstrText>
            </w:r>
            <w:r w:rsidR="00410C2A" w:rsidDel="00FD0554">
              <w:rPr>
                <w:noProof/>
                <w:webHidden/>
              </w:rPr>
            </w:r>
            <w:r w:rsidR="00410C2A" w:rsidDel="00FD0554">
              <w:rPr>
                <w:noProof/>
                <w:webHidden/>
              </w:rPr>
              <w:fldChar w:fldCharType="separate"/>
            </w:r>
            <w:r w:rsidR="00410C2A" w:rsidDel="00FD0554">
              <w:rPr>
                <w:noProof/>
                <w:webHidden/>
              </w:rPr>
              <w:delText>31</w:delText>
            </w:r>
            <w:r w:rsidR="00410C2A" w:rsidDel="00FD0554">
              <w:rPr>
                <w:noProof/>
                <w:webHidden/>
              </w:rPr>
              <w:fldChar w:fldCharType="end"/>
            </w:r>
            <w:r w:rsidDel="00FD0554">
              <w:rPr>
                <w:noProof/>
              </w:rPr>
              <w:fldChar w:fldCharType="end"/>
            </w:r>
          </w:del>
        </w:p>
        <w:p w14:paraId="7FF0DAB1" w14:textId="6855BE18" w:rsidR="00410C2A" w:rsidDel="00FD0554" w:rsidRDefault="002B7277">
          <w:pPr>
            <w:pStyle w:val="24"/>
            <w:tabs>
              <w:tab w:val="right" w:leader="dot" w:pos="9345"/>
            </w:tabs>
            <w:rPr>
              <w:del w:id="138" w:author="Антон Смирнов" w:date="2023-05-24T12:37:00Z"/>
              <w:rFonts w:eastAsiaTheme="minorEastAsia"/>
              <w:noProof/>
              <w:sz w:val="22"/>
              <w:szCs w:val="22"/>
              <w:lang w:val="ru-RU" w:eastAsia="ru-RU"/>
            </w:rPr>
          </w:pPr>
          <w:del w:id="139" w:author="Антон Смирнов" w:date="2023-05-24T12:37:00Z">
            <w:r w:rsidDel="00FD0554">
              <w:rPr>
                <w:noProof/>
              </w:rPr>
              <w:fldChar w:fldCharType="begin"/>
            </w:r>
            <w:r w:rsidDel="00FD0554">
              <w:rPr>
                <w:noProof/>
              </w:rPr>
              <w:delInstrText xml:space="preserve"> HYPERLINK \l "_Toc135773619" </w:delInstrText>
            </w:r>
            <w:r w:rsidDel="00FD0554">
              <w:rPr>
                <w:noProof/>
              </w:rPr>
              <w:fldChar w:fldCharType="separate"/>
            </w:r>
          </w:del>
          <w:ins w:id="140" w:author="Антон Смирнов" w:date="2023-05-24T12:38:00Z">
            <w:r w:rsidR="00FD0554">
              <w:rPr>
                <w:b/>
                <w:bCs/>
                <w:noProof/>
                <w:lang w:val="ru-RU"/>
              </w:rPr>
              <w:t>Ошибка! Недопустимый объект гиперссылки.</w:t>
            </w:r>
          </w:ins>
          <w:del w:id="141" w:author="Антон Смирнов" w:date="2023-05-24T12:37:00Z">
            <w:r w:rsidR="00410C2A" w:rsidRPr="000614E2" w:rsidDel="00FD0554">
              <w:rPr>
                <w:rStyle w:val="afd"/>
                <w:noProof/>
                <w:lang w:val="ru-RU"/>
              </w:rPr>
              <w:delText>2.5. Веб-сервис</w:delText>
            </w:r>
            <w:r w:rsidR="00410C2A" w:rsidDel="00FD0554">
              <w:rPr>
                <w:noProof/>
                <w:webHidden/>
              </w:rPr>
              <w:tab/>
            </w:r>
            <w:r w:rsidR="00410C2A" w:rsidDel="00FD0554">
              <w:rPr>
                <w:noProof/>
                <w:webHidden/>
              </w:rPr>
              <w:fldChar w:fldCharType="begin"/>
            </w:r>
            <w:r w:rsidR="00410C2A" w:rsidDel="00FD0554">
              <w:rPr>
                <w:noProof/>
                <w:webHidden/>
              </w:rPr>
              <w:delInstrText xml:space="preserve"> PAGEREF _Toc135773619 \h </w:delInstrText>
            </w:r>
            <w:r w:rsidR="00410C2A" w:rsidDel="00FD0554">
              <w:rPr>
                <w:noProof/>
                <w:webHidden/>
              </w:rPr>
            </w:r>
            <w:r w:rsidR="00410C2A" w:rsidDel="00FD0554">
              <w:rPr>
                <w:noProof/>
                <w:webHidden/>
              </w:rPr>
              <w:fldChar w:fldCharType="separate"/>
            </w:r>
            <w:r w:rsidR="00410C2A" w:rsidDel="00FD0554">
              <w:rPr>
                <w:noProof/>
                <w:webHidden/>
              </w:rPr>
              <w:delText>33</w:delText>
            </w:r>
            <w:r w:rsidR="00410C2A" w:rsidDel="00FD0554">
              <w:rPr>
                <w:noProof/>
                <w:webHidden/>
              </w:rPr>
              <w:fldChar w:fldCharType="end"/>
            </w:r>
            <w:r w:rsidDel="00FD0554">
              <w:rPr>
                <w:noProof/>
              </w:rPr>
              <w:fldChar w:fldCharType="end"/>
            </w:r>
          </w:del>
        </w:p>
        <w:p w14:paraId="5602B2E2" w14:textId="6179743E" w:rsidR="00410C2A" w:rsidDel="00FD0554" w:rsidRDefault="002B7277">
          <w:pPr>
            <w:pStyle w:val="24"/>
            <w:tabs>
              <w:tab w:val="right" w:leader="dot" w:pos="9345"/>
            </w:tabs>
            <w:rPr>
              <w:del w:id="142" w:author="Антон Смирнов" w:date="2023-05-24T12:37:00Z"/>
              <w:rFonts w:eastAsiaTheme="minorEastAsia"/>
              <w:noProof/>
              <w:sz w:val="22"/>
              <w:szCs w:val="22"/>
              <w:lang w:val="ru-RU" w:eastAsia="ru-RU"/>
            </w:rPr>
          </w:pPr>
          <w:del w:id="143" w:author="Антон Смирнов" w:date="2023-05-24T12:37:00Z">
            <w:r w:rsidDel="00FD0554">
              <w:rPr>
                <w:noProof/>
              </w:rPr>
              <w:fldChar w:fldCharType="begin"/>
            </w:r>
            <w:r w:rsidDel="00FD0554">
              <w:rPr>
                <w:noProof/>
              </w:rPr>
              <w:delInstrText xml:space="preserve"> HYPERLINK \l "_Toc135773620" </w:delInstrText>
            </w:r>
            <w:r w:rsidDel="00FD0554">
              <w:rPr>
                <w:noProof/>
              </w:rPr>
              <w:fldChar w:fldCharType="separate"/>
            </w:r>
          </w:del>
          <w:ins w:id="144" w:author="Антон Смирнов" w:date="2023-05-24T12:38:00Z">
            <w:r w:rsidR="00FD0554">
              <w:rPr>
                <w:b/>
                <w:bCs/>
                <w:noProof/>
                <w:lang w:val="ru-RU"/>
              </w:rPr>
              <w:t>Ошибка! Недопустимый объект гиперссылки.</w:t>
            </w:r>
          </w:ins>
          <w:del w:id="145" w:author="Антон Смирнов" w:date="2023-05-24T12:37:00Z">
            <w:r w:rsidR="00410C2A" w:rsidRPr="000614E2" w:rsidDel="00FD0554">
              <w:rPr>
                <w:rStyle w:val="afd"/>
                <w:noProof/>
                <w:lang w:val="ru-RU"/>
              </w:rPr>
              <w:delText>2.6. Программное обеспечение для разработки</w:delText>
            </w:r>
            <w:r w:rsidR="00410C2A" w:rsidDel="00FD0554">
              <w:rPr>
                <w:noProof/>
                <w:webHidden/>
              </w:rPr>
              <w:tab/>
            </w:r>
            <w:r w:rsidR="00410C2A" w:rsidDel="00FD0554">
              <w:rPr>
                <w:noProof/>
                <w:webHidden/>
              </w:rPr>
              <w:fldChar w:fldCharType="begin"/>
            </w:r>
            <w:r w:rsidR="00410C2A" w:rsidDel="00FD0554">
              <w:rPr>
                <w:noProof/>
                <w:webHidden/>
              </w:rPr>
              <w:delInstrText xml:space="preserve"> PAGEREF _Toc135773620 \h </w:delInstrText>
            </w:r>
            <w:r w:rsidR="00410C2A" w:rsidDel="00FD0554">
              <w:rPr>
                <w:noProof/>
                <w:webHidden/>
              </w:rPr>
            </w:r>
            <w:r w:rsidR="00410C2A" w:rsidDel="00FD0554">
              <w:rPr>
                <w:noProof/>
                <w:webHidden/>
              </w:rPr>
              <w:fldChar w:fldCharType="separate"/>
            </w:r>
            <w:r w:rsidR="00410C2A" w:rsidDel="00FD0554">
              <w:rPr>
                <w:noProof/>
                <w:webHidden/>
              </w:rPr>
              <w:delText>33</w:delText>
            </w:r>
            <w:r w:rsidR="00410C2A" w:rsidDel="00FD0554">
              <w:rPr>
                <w:noProof/>
                <w:webHidden/>
              </w:rPr>
              <w:fldChar w:fldCharType="end"/>
            </w:r>
            <w:r w:rsidDel="00FD0554">
              <w:rPr>
                <w:noProof/>
              </w:rPr>
              <w:fldChar w:fldCharType="end"/>
            </w:r>
          </w:del>
        </w:p>
        <w:p w14:paraId="4095683C" w14:textId="7A9D8808" w:rsidR="00410C2A" w:rsidDel="00FD0554" w:rsidRDefault="002B7277">
          <w:pPr>
            <w:pStyle w:val="12"/>
            <w:tabs>
              <w:tab w:val="right" w:leader="dot" w:pos="9345"/>
            </w:tabs>
            <w:rPr>
              <w:del w:id="146" w:author="Антон Смирнов" w:date="2023-05-24T12:37:00Z"/>
              <w:rFonts w:eastAsiaTheme="minorEastAsia"/>
              <w:noProof/>
              <w:sz w:val="22"/>
              <w:szCs w:val="22"/>
              <w:lang w:val="ru-RU" w:eastAsia="ru-RU"/>
            </w:rPr>
          </w:pPr>
          <w:del w:id="147" w:author="Антон Смирнов" w:date="2023-05-24T12:37:00Z">
            <w:r w:rsidDel="00FD0554">
              <w:rPr>
                <w:noProof/>
              </w:rPr>
              <w:fldChar w:fldCharType="begin"/>
            </w:r>
            <w:r w:rsidDel="00FD0554">
              <w:rPr>
                <w:noProof/>
              </w:rPr>
              <w:delInstrText xml:space="preserve"> HYPERLINK \l "_Toc135773621" </w:delInstrText>
            </w:r>
            <w:r w:rsidDel="00FD0554">
              <w:rPr>
                <w:noProof/>
              </w:rPr>
              <w:fldChar w:fldCharType="separate"/>
            </w:r>
          </w:del>
          <w:ins w:id="148" w:author="Антон Смирнов" w:date="2023-05-24T12:38:00Z">
            <w:r w:rsidR="00FD0554">
              <w:rPr>
                <w:b/>
                <w:bCs/>
                <w:noProof/>
                <w:lang w:val="ru-RU"/>
              </w:rPr>
              <w:t>Ошибка! Недопустимый объект гиперссылки.</w:t>
            </w:r>
          </w:ins>
          <w:del w:id="149" w:author="Антон Смирнов" w:date="2023-05-24T12:37:00Z">
            <w:r w:rsidR="00410C2A" w:rsidRPr="000614E2" w:rsidDel="00FD0554">
              <w:rPr>
                <w:rStyle w:val="afd"/>
                <w:noProof/>
                <w:lang w:val="ru-RU"/>
              </w:rPr>
              <w:delText>3.1. Концептуальная схема модели</w:delText>
            </w:r>
            <w:r w:rsidR="00410C2A" w:rsidDel="00FD0554">
              <w:rPr>
                <w:noProof/>
                <w:webHidden/>
              </w:rPr>
              <w:tab/>
            </w:r>
            <w:r w:rsidR="00410C2A" w:rsidDel="00FD0554">
              <w:rPr>
                <w:noProof/>
                <w:webHidden/>
              </w:rPr>
              <w:fldChar w:fldCharType="begin"/>
            </w:r>
            <w:r w:rsidR="00410C2A" w:rsidDel="00FD0554">
              <w:rPr>
                <w:noProof/>
                <w:webHidden/>
              </w:rPr>
              <w:delInstrText xml:space="preserve"> PAGEREF _Toc135773621 \h </w:delInstrText>
            </w:r>
            <w:r w:rsidR="00410C2A" w:rsidDel="00FD0554">
              <w:rPr>
                <w:noProof/>
                <w:webHidden/>
              </w:rPr>
            </w:r>
            <w:r w:rsidR="00410C2A" w:rsidDel="00FD0554">
              <w:rPr>
                <w:noProof/>
                <w:webHidden/>
              </w:rPr>
              <w:fldChar w:fldCharType="separate"/>
            </w:r>
            <w:r w:rsidR="00410C2A" w:rsidDel="00FD0554">
              <w:rPr>
                <w:noProof/>
                <w:webHidden/>
              </w:rPr>
              <w:delText>34</w:delText>
            </w:r>
            <w:r w:rsidR="00410C2A" w:rsidDel="00FD0554">
              <w:rPr>
                <w:noProof/>
                <w:webHidden/>
              </w:rPr>
              <w:fldChar w:fldCharType="end"/>
            </w:r>
            <w:r w:rsidDel="00FD0554">
              <w:rPr>
                <w:noProof/>
              </w:rPr>
              <w:fldChar w:fldCharType="end"/>
            </w:r>
          </w:del>
        </w:p>
        <w:p w14:paraId="3ECCA15C" w14:textId="14C6BFA6" w:rsidR="00410C2A" w:rsidDel="00FD0554" w:rsidRDefault="002B7277">
          <w:pPr>
            <w:pStyle w:val="12"/>
            <w:tabs>
              <w:tab w:val="right" w:leader="dot" w:pos="9345"/>
            </w:tabs>
            <w:rPr>
              <w:del w:id="150" w:author="Антон Смирнов" w:date="2023-05-24T12:37:00Z"/>
              <w:rFonts w:eastAsiaTheme="minorEastAsia"/>
              <w:noProof/>
              <w:sz w:val="22"/>
              <w:szCs w:val="22"/>
              <w:lang w:val="ru-RU" w:eastAsia="ru-RU"/>
            </w:rPr>
          </w:pPr>
          <w:del w:id="151" w:author="Антон Смирнов" w:date="2023-05-24T12:37:00Z">
            <w:r w:rsidDel="00FD0554">
              <w:rPr>
                <w:noProof/>
              </w:rPr>
              <w:fldChar w:fldCharType="begin"/>
            </w:r>
            <w:r w:rsidDel="00FD0554">
              <w:rPr>
                <w:noProof/>
              </w:rPr>
              <w:delInstrText xml:space="preserve"> HYPERLINK \l "_Toc135773622" </w:delInstrText>
            </w:r>
            <w:r w:rsidDel="00FD0554">
              <w:rPr>
                <w:noProof/>
              </w:rPr>
              <w:fldChar w:fldCharType="separate"/>
            </w:r>
          </w:del>
          <w:ins w:id="152" w:author="Антон Смирнов" w:date="2023-05-24T12:38:00Z">
            <w:r w:rsidR="00FD0554">
              <w:rPr>
                <w:b/>
                <w:bCs/>
                <w:noProof/>
                <w:lang w:val="ru-RU"/>
              </w:rPr>
              <w:t>Ошибка! Недопустимый объект гиперссылки.</w:t>
            </w:r>
          </w:ins>
          <w:del w:id="153" w:author="Антон Смирнов" w:date="2023-05-24T12:37:00Z">
            <w:r w:rsidR="00410C2A" w:rsidRPr="000614E2" w:rsidDel="00FD0554">
              <w:rPr>
                <w:rStyle w:val="afd"/>
                <w:noProof/>
                <w:lang w:val="ru-RU"/>
              </w:rPr>
              <w:delText>3.2. Модель работы протеасомы</w:delText>
            </w:r>
            <w:r w:rsidR="00410C2A" w:rsidDel="00FD0554">
              <w:rPr>
                <w:noProof/>
                <w:webHidden/>
              </w:rPr>
              <w:tab/>
            </w:r>
            <w:r w:rsidR="00410C2A" w:rsidDel="00FD0554">
              <w:rPr>
                <w:noProof/>
                <w:webHidden/>
              </w:rPr>
              <w:fldChar w:fldCharType="begin"/>
            </w:r>
            <w:r w:rsidR="00410C2A" w:rsidDel="00FD0554">
              <w:rPr>
                <w:noProof/>
                <w:webHidden/>
              </w:rPr>
              <w:delInstrText xml:space="preserve"> PAGEREF _Toc135773622 \h </w:delInstrText>
            </w:r>
            <w:r w:rsidR="00410C2A" w:rsidDel="00FD0554">
              <w:rPr>
                <w:noProof/>
                <w:webHidden/>
              </w:rPr>
            </w:r>
            <w:r w:rsidR="00410C2A" w:rsidDel="00FD0554">
              <w:rPr>
                <w:noProof/>
                <w:webHidden/>
              </w:rPr>
              <w:fldChar w:fldCharType="separate"/>
            </w:r>
            <w:r w:rsidR="00410C2A" w:rsidDel="00FD0554">
              <w:rPr>
                <w:noProof/>
                <w:webHidden/>
              </w:rPr>
              <w:delText>34</w:delText>
            </w:r>
            <w:r w:rsidR="00410C2A" w:rsidDel="00FD0554">
              <w:rPr>
                <w:noProof/>
                <w:webHidden/>
              </w:rPr>
              <w:fldChar w:fldCharType="end"/>
            </w:r>
            <w:r w:rsidDel="00FD0554">
              <w:rPr>
                <w:noProof/>
              </w:rPr>
              <w:fldChar w:fldCharType="end"/>
            </w:r>
          </w:del>
        </w:p>
        <w:p w14:paraId="4B571EE9" w14:textId="1B471F13" w:rsidR="00410C2A" w:rsidDel="00FD0554" w:rsidRDefault="002B7277">
          <w:pPr>
            <w:pStyle w:val="12"/>
            <w:tabs>
              <w:tab w:val="right" w:leader="dot" w:pos="9345"/>
            </w:tabs>
            <w:rPr>
              <w:del w:id="154" w:author="Антон Смирнов" w:date="2023-05-24T12:37:00Z"/>
              <w:rFonts w:eastAsiaTheme="minorEastAsia"/>
              <w:noProof/>
              <w:sz w:val="22"/>
              <w:szCs w:val="22"/>
              <w:lang w:val="ru-RU" w:eastAsia="ru-RU"/>
            </w:rPr>
          </w:pPr>
          <w:del w:id="155" w:author="Антон Смирнов" w:date="2023-05-24T12:37:00Z">
            <w:r w:rsidDel="00FD0554">
              <w:rPr>
                <w:noProof/>
              </w:rPr>
              <w:fldChar w:fldCharType="begin"/>
            </w:r>
            <w:r w:rsidDel="00FD0554">
              <w:rPr>
                <w:noProof/>
              </w:rPr>
              <w:delInstrText xml:space="preserve"> HYPERLINK \l "_Toc135773623" </w:delInstrText>
            </w:r>
            <w:r w:rsidDel="00FD0554">
              <w:rPr>
                <w:noProof/>
              </w:rPr>
              <w:fldChar w:fldCharType="separate"/>
            </w:r>
          </w:del>
          <w:ins w:id="156" w:author="Антон Смирнов" w:date="2023-05-24T12:38:00Z">
            <w:r w:rsidR="00FD0554">
              <w:rPr>
                <w:b/>
                <w:bCs/>
                <w:noProof/>
                <w:lang w:val="ru-RU"/>
              </w:rPr>
              <w:t>Ошибка! Недопустимый объект гиперссылки.</w:t>
            </w:r>
          </w:ins>
          <w:del w:id="157" w:author="Антон Смирнов" w:date="2023-05-24T12:37:00Z">
            <w:r w:rsidR="00410C2A" w:rsidRPr="000614E2" w:rsidDel="00FD0554">
              <w:rPr>
                <w:rStyle w:val="afd"/>
                <w:noProof/>
                <w:lang w:val="ru-RU"/>
              </w:rPr>
              <w:delText>3.3. Модель работы ТАР-транспортера</w:delText>
            </w:r>
            <w:r w:rsidR="00410C2A" w:rsidDel="00FD0554">
              <w:rPr>
                <w:noProof/>
                <w:webHidden/>
              </w:rPr>
              <w:tab/>
            </w:r>
            <w:r w:rsidR="00410C2A" w:rsidDel="00FD0554">
              <w:rPr>
                <w:noProof/>
                <w:webHidden/>
              </w:rPr>
              <w:fldChar w:fldCharType="begin"/>
            </w:r>
            <w:r w:rsidR="00410C2A" w:rsidDel="00FD0554">
              <w:rPr>
                <w:noProof/>
                <w:webHidden/>
              </w:rPr>
              <w:delInstrText xml:space="preserve"> PAGEREF _Toc135773623 \h </w:delInstrText>
            </w:r>
            <w:r w:rsidR="00410C2A" w:rsidDel="00FD0554">
              <w:rPr>
                <w:noProof/>
                <w:webHidden/>
              </w:rPr>
            </w:r>
            <w:r w:rsidR="00410C2A" w:rsidDel="00FD0554">
              <w:rPr>
                <w:noProof/>
                <w:webHidden/>
              </w:rPr>
              <w:fldChar w:fldCharType="separate"/>
            </w:r>
            <w:r w:rsidR="00410C2A" w:rsidDel="00FD0554">
              <w:rPr>
                <w:noProof/>
                <w:webHidden/>
              </w:rPr>
              <w:delText>34</w:delText>
            </w:r>
            <w:r w:rsidR="00410C2A" w:rsidDel="00FD0554">
              <w:rPr>
                <w:noProof/>
                <w:webHidden/>
              </w:rPr>
              <w:fldChar w:fldCharType="end"/>
            </w:r>
            <w:r w:rsidDel="00FD0554">
              <w:rPr>
                <w:noProof/>
              </w:rPr>
              <w:fldChar w:fldCharType="end"/>
            </w:r>
          </w:del>
        </w:p>
        <w:p w14:paraId="6849BE56" w14:textId="50683E30" w:rsidR="00410C2A" w:rsidDel="00FD0554" w:rsidRDefault="002B7277">
          <w:pPr>
            <w:pStyle w:val="12"/>
            <w:tabs>
              <w:tab w:val="right" w:leader="dot" w:pos="9345"/>
            </w:tabs>
            <w:rPr>
              <w:del w:id="158" w:author="Антон Смирнов" w:date="2023-05-24T12:37:00Z"/>
              <w:rFonts w:eastAsiaTheme="minorEastAsia"/>
              <w:noProof/>
              <w:sz w:val="22"/>
              <w:szCs w:val="22"/>
              <w:lang w:val="ru-RU" w:eastAsia="ru-RU"/>
            </w:rPr>
          </w:pPr>
          <w:del w:id="159" w:author="Антон Смирнов" w:date="2023-05-24T12:37:00Z">
            <w:r w:rsidDel="00FD0554">
              <w:rPr>
                <w:noProof/>
              </w:rPr>
              <w:fldChar w:fldCharType="begin"/>
            </w:r>
            <w:r w:rsidDel="00FD0554">
              <w:rPr>
                <w:noProof/>
              </w:rPr>
              <w:delInstrText xml:space="preserve"> HYPERLINK \l "_Toc135773624" </w:delInstrText>
            </w:r>
            <w:r w:rsidDel="00FD0554">
              <w:rPr>
                <w:noProof/>
              </w:rPr>
              <w:fldChar w:fldCharType="separate"/>
            </w:r>
          </w:del>
          <w:ins w:id="160" w:author="Антон Смирнов" w:date="2023-05-24T12:38:00Z">
            <w:r w:rsidR="00FD0554">
              <w:rPr>
                <w:b/>
                <w:bCs/>
                <w:noProof/>
                <w:lang w:val="ru-RU"/>
              </w:rPr>
              <w:t>Ошибка! Недопустимый объект гиперссылки.</w:t>
            </w:r>
          </w:ins>
          <w:del w:id="161" w:author="Антон Смирнов" w:date="2023-05-24T12:37:00Z">
            <w:r w:rsidR="00410C2A" w:rsidRPr="000614E2" w:rsidDel="00FD0554">
              <w:rPr>
                <w:rStyle w:val="afd"/>
                <w:noProof/>
                <w:lang w:val="ru-RU"/>
              </w:rPr>
              <w:delText>3.4. Модель взаимодействия эпитоп-МНС</w:delText>
            </w:r>
            <w:r w:rsidR="00410C2A" w:rsidDel="00FD0554">
              <w:rPr>
                <w:noProof/>
                <w:webHidden/>
              </w:rPr>
              <w:tab/>
            </w:r>
            <w:r w:rsidR="00410C2A" w:rsidDel="00FD0554">
              <w:rPr>
                <w:noProof/>
                <w:webHidden/>
              </w:rPr>
              <w:fldChar w:fldCharType="begin"/>
            </w:r>
            <w:r w:rsidR="00410C2A" w:rsidDel="00FD0554">
              <w:rPr>
                <w:noProof/>
                <w:webHidden/>
              </w:rPr>
              <w:delInstrText xml:space="preserve"> PAGEREF _Toc135773624 \h </w:delInstrText>
            </w:r>
            <w:r w:rsidR="00410C2A" w:rsidDel="00FD0554">
              <w:rPr>
                <w:noProof/>
                <w:webHidden/>
              </w:rPr>
            </w:r>
            <w:r w:rsidR="00410C2A" w:rsidDel="00FD0554">
              <w:rPr>
                <w:noProof/>
                <w:webHidden/>
              </w:rPr>
              <w:fldChar w:fldCharType="separate"/>
            </w:r>
            <w:r w:rsidR="00410C2A" w:rsidDel="00FD0554">
              <w:rPr>
                <w:noProof/>
                <w:webHidden/>
              </w:rPr>
              <w:delText>34</w:delText>
            </w:r>
            <w:r w:rsidR="00410C2A" w:rsidDel="00FD0554">
              <w:rPr>
                <w:noProof/>
                <w:webHidden/>
              </w:rPr>
              <w:fldChar w:fldCharType="end"/>
            </w:r>
            <w:r w:rsidDel="00FD0554">
              <w:rPr>
                <w:noProof/>
              </w:rPr>
              <w:fldChar w:fldCharType="end"/>
            </w:r>
          </w:del>
        </w:p>
        <w:p w14:paraId="7017E672" w14:textId="46A2AB51" w:rsidR="00410C2A" w:rsidDel="00FD0554" w:rsidRDefault="002B7277">
          <w:pPr>
            <w:pStyle w:val="12"/>
            <w:tabs>
              <w:tab w:val="right" w:leader="dot" w:pos="9345"/>
            </w:tabs>
            <w:rPr>
              <w:del w:id="162" w:author="Антон Смирнов" w:date="2023-05-24T12:37:00Z"/>
              <w:rFonts w:eastAsiaTheme="minorEastAsia"/>
              <w:noProof/>
              <w:sz w:val="22"/>
              <w:szCs w:val="22"/>
              <w:lang w:val="ru-RU" w:eastAsia="ru-RU"/>
            </w:rPr>
          </w:pPr>
          <w:del w:id="163" w:author="Антон Смирнов" w:date="2023-05-24T12:37:00Z">
            <w:r w:rsidDel="00FD0554">
              <w:rPr>
                <w:noProof/>
              </w:rPr>
              <w:fldChar w:fldCharType="begin"/>
            </w:r>
            <w:r w:rsidDel="00FD0554">
              <w:rPr>
                <w:noProof/>
              </w:rPr>
              <w:delInstrText xml:space="preserve"> HYPERLINK \l "_Toc135773625" </w:delInstrText>
            </w:r>
            <w:r w:rsidDel="00FD0554">
              <w:rPr>
                <w:noProof/>
              </w:rPr>
              <w:fldChar w:fldCharType="separate"/>
            </w:r>
          </w:del>
          <w:ins w:id="164" w:author="Антон Смирнов" w:date="2023-05-24T12:38:00Z">
            <w:r w:rsidR="00FD0554">
              <w:rPr>
                <w:b/>
                <w:bCs/>
                <w:noProof/>
                <w:lang w:val="ru-RU"/>
              </w:rPr>
              <w:t>Ошибка! Недопустимый объект гиперссылки.</w:t>
            </w:r>
          </w:ins>
          <w:del w:id="165" w:author="Антон Смирнов" w:date="2023-05-24T12:37:00Z">
            <w:r w:rsidR="00410C2A" w:rsidRPr="000614E2" w:rsidDel="00FD0554">
              <w:rPr>
                <w:rStyle w:val="afd"/>
                <w:noProof/>
                <w:lang w:val="ru-RU"/>
              </w:rPr>
              <w:delText>3.5. Объединенная модель</w:delText>
            </w:r>
            <w:r w:rsidR="00410C2A" w:rsidDel="00FD0554">
              <w:rPr>
                <w:noProof/>
                <w:webHidden/>
              </w:rPr>
              <w:tab/>
            </w:r>
            <w:r w:rsidR="00410C2A" w:rsidDel="00FD0554">
              <w:rPr>
                <w:noProof/>
                <w:webHidden/>
              </w:rPr>
              <w:fldChar w:fldCharType="begin"/>
            </w:r>
            <w:r w:rsidR="00410C2A" w:rsidDel="00FD0554">
              <w:rPr>
                <w:noProof/>
                <w:webHidden/>
              </w:rPr>
              <w:delInstrText xml:space="preserve"> PAGEREF _Toc135773625 \h </w:delInstrText>
            </w:r>
            <w:r w:rsidR="00410C2A" w:rsidDel="00FD0554">
              <w:rPr>
                <w:noProof/>
                <w:webHidden/>
              </w:rPr>
            </w:r>
            <w:r w:rsidR="00410C2A" w:rsidDel="00FD0554">
              <w:rPr>
                <w:noProof/>
                <w:webHidden/>
              </w:rPr>
              <w:fldChar w:fldCharType="separate"/>
            </w:r>
            <w:r w:rsidR="00410C2A" w:rsidDel="00FD0554">
              <w:rPr>
                <w:noProof/>
                <w:webHidden/>
              </w:rPr>
              <w:delText>34</w:delText>
            </w:r>
            <w:r w:rsidR="00410C2A" w:rsidDel="00FD0554">
              <w:rPr>
                <w:noProof/>
                <w:webHidden/>
              </w:rPr>
              <w:fldChar w:fldCharType="end"/>
            </w:r>
            <w:r w:rsidDel="00FD0554">
              <w:rPr>
                <w:noProof/>
              </w:rPr>
              <w:fldChar w:fldCharType="end"/>
            </w:r>
          </w:del>
        </w:p>
        <w:p w14:paraId="5FF09142" w14:textId="4A4E9E48" w:rsidR="00410C2A" w:rsidDel="00FD0554" w:rsidRDefault="002B7277">
          <w:pPr>
            <w:pStyle w:val="12"/>
            <w:tabs>
              <w:tab w:val="right" w:leader="dot" w:pos="9345"/>
            </w:tabs>
            <w:rPr>
              <w:del w:id="166" w:author="Антон Смирнов" w:date="2023-05-24T12:37:00Z"/>
              <w:rFonts w:eastAsiaTheme="minorEastAsia"/>
              <w:noProof/>
              <w:sz w:val="22"/>
              <w:szCs w:val="22"/>
              <w:lang w:val="ru-RU" w:eastAsia="ru-RU"/>
            </w:rPr>
          </w:pPr>
          <w:del w:id="167" w:author="Антон Смирнов" w:date="2023-05-24T12:37:00Z">
            <w:r w:rsidDel="00FD0554">
              <w:rPr>
                <w:noProof/>
              </w:rPr>
              <w:fldChar w:fldCharType="begin"/>
            </w:r>
            <w:r w:rsidDel="00FD0554">
              <w:rPr>
                <w:noProof/>
              </w:rPr>
              <w:delInstrText xml:space="preserve"> HYPERLINK \l "_Toc135773626" </w:delInstrText>
            </w:r>
            <w:r w:rsidDel="00FD0554">
              <w:rPr>
                <w:noProof/>
              </w:rPr>
              <w:fldChar w:fldCharType="separate"/>
            </w:r>
          </w:del>
          <w:ins w:id="168" w:author="Антон Смирнов" w:date="2023-05-24T12:38:00Z">
            <w:r w:rsidR="00FD0554">
              <w:rPr>
                <w:b/>
                <w:bCs/>
                <w:noProof/>
                <w:lang w:val="ru-RU"/>
              </w:rPr>
              <w:t>Ошибка! Недопустимый объект гиперссылки.</w:t>
            </w:r>
          </w:ins>
          <w:del w:id="169" w:author="Антон Смирнов" w:date="2023-05-24T12:37:00Z">
            <w:r w:rsidR="00410C2A" w:rsidRPr="000614E2" w:rsidDel="00FD0554">
              <w:rPr>
                <w:rStyle w:val="afd"/>
                <w:noProof/>
                <w:lang w:val="ru-RU"/>
              </w:rPr>
              <w:delText>3.6. Веб-сервис</w:delText>
            </w:r>
            <w:r w:rsidR="00410C2A" w:rsidDel="00FD0554">
              <w:rPr>
                <w:noProof/>
                <w:webHidden/>
              </w:rPr>
              <w:tab/>
            </w:r>
            <w:r w:rsidR="00410C2A" w:rsidDel="00FD0554">
              <w:rPr>
                <w:noProof/>
                <w:webHidden/>
              </w:rPr>
              <w:fldChar w:fldCharType="begin"/>
            </w:r>
            <w:r w:rsidR="00410C2A" w:rsidDel="00FD0554">
              <w:rPr>
                <w:noProof/>
                <w:webHidden/>
              </w:rPr>
              <w:delInstrText xml:space="preserve"> PAGEREF _Toc135773626 \h </w:delInstrText>
            </w:r>
            <w:r w:rsidR="00410C2A" w:rsidDel="00FD0554">
              <w:rPr>
                <w:noProof/>
                <w:webHidden/>
              </w:rPr>
            </w:r>
            <w:r w:rsidR="00410C2A" w:rsidDel="00FD0554">
              <w:rPr>
                <w:noProof/>
                <w:webHidden/>
              </w:rPr>
              <w:fldChar w:fldCharType="separate"/>
            </w:r>
            <w:r w:rsidR="00410C2A" w:rsidDel="00FD0554">
              <w:rPr>
                <w:noProof/>
                <w:webHidden/>
              </w:rPr>
              <w:delText>34</w:delText>
            </w:r>
            <w:r w:rsidR="00410C2A" w:rsidDel="00FD0554">
              <w:rPr>
                <w:noProof/>
                <w:webHidden/>
              </w:rPr>
              <w:fldChar w:fldCharType="end"/>
            </w:r>
            <w:r w:rsidDel="00FD0554">
              <w:rPr>
                <w:noProof/>
              </w:rPr>
              <w:fldChar w:fldCharType="end"/>
            </w:r>
          </w:del>
        </w:p>
        <w:p w14:paraId="2B0175E8" w14:textId="3A835FFD" w:rsidR="00410C2A" w:rsidDel="00FD0554" w:rsidRDefault="002B7277">
          <w:pPr>
            <w:pStyle w:val="12"/>
            <w:tabs>
              <w:tab w:val="right" w:leader="dot" w:pos="9345"/>
            </w:tabs>
            <w:rPr>
              <w:del w:id="170" w:author="Антон Смирнов" w:date="2023-05-24T12:37:00Z"/>
              <w:rFonts w:eastAsiaTheme="minorEastAsia"/>
              <w:noProof/>
              <w:sz w:val="22"/>
              <w:szCs w:val="22"/>
              <w:lang w:val="ru-RU" w:eastAsia="ru-RU"/>
            </w:rPr>
          </w:pPr>
          <w:del w:id="171" w:author="Антон Смирнов" w:date="2023-05-24T12:37:00Z">
            <w:r w:rsidDel="00FD0554">
              <w:rPr>
                <w:noProof/>
              </w:rPr>
              <w:fldChar w:fldCharType="begin"/>
            </w:r>
            <w:r w:rsidDel="00FD0554">
              <w:rPr>
                <w:noProof/>
              </w:rPr>
              <w:delInstrText xml:space="preserve"> HYPERLINK \l "_Toc135773627" </w:delInstrText>
            </w:r>
            <w:r w:rsidDel="00FD0554">
              <w:rPr>
                <w:noProof/>
              </w:rPr>
              <w:fldChar w:fldCharType="separate"/>
            </w:r>
          </w:del>
          <w:ins w:id="172" w:author="Антон Смирнов" w:date="2023-05-24T12:38:00Z">
            <w:r w:rsidR="00FD0554">
              <w:rPr>
                <w:b/>
                <w:bCs/>
                <w:noProof/>
                <w:lang w:val="ru-RU"/>
              </w:rPr>
              <w:t>Ошибка! Недопустимый объект гиперссылки.</w:t>
            </w:r>
          </w:ins>
          <w:del w:id="173" w:author="Антон Смирнов" w:date="2023-05-24T12:37:00Z">
            <w:r w:rsidR="00410C2A" w:rsidRPr="000614E2" w:rsidDel="00FD0554">
              <w:rPr>
                <w:rStyle w:val="afd"/>
                <w:noProof/>
                <w:lang w:val="ru-RU"/>
              </w:rPr>
              <w:delText>4. Выводы</w:delText>
            </w:r>
            <w:r w:rsidR="00410C2A" w:rsidDel="00FD0554">
              <w:rPr>
                <w:noProof/>
                <w:webHidden/>
              </w:rPr>
              <w:tab/>
            </w:r>
            <w:r w:rsidR="00410C2A" w:rsidDel="00FD0554">
              <w:rPr>
                <w:noProof/>
                <w:webHidden/>
              </w:rPr>
              <w:fldChar w:fldCharType="begin"/>
            </w:r>
            <w:r w:rsidR="00410C2A" w:rsidDel="00FD0554">
              <w:rPr>
                <w:noProof/>
                <w:webHidden/>
              </w:rPr>
              <w:delInstrText xml:space="preserve"> PAGEREF _Toc135773627 \h </w:delInstrText>
            </w:r>
            <w:r w:rsidR="00410C2A" w:rsidDel="00FD0554">
              <w:rPr>
                <w:noProof/>
                <w:webHidden/>
              </w:rPr>
            </w:r>
            <w:r w:rsidR="00410C2A" w:rsidDel="00FD0554">
              <w:rPr>
                <w:noProof/>
                <w:webHidden/>
              </w:rPr>
              <w:fldChar w:fldCharType="separate"/>
            </w:r>
            <w:r w:rsidR="00410C2A" w:rsidDel="00FD0554">
              <w:rPr>
                <w:noProof/>
                <w:webHidden/>
              </w:rPr>
              <w:delText>34</w:delText>
            </w:r>
            <w:r w:rsidR="00410C2A" w:rsidDel="00FD0554">
              <w:rPr>
                <w:noProof/>
                <w:webHidden/>
              </w:rPr>
              <w:fldChar w:fldCharType="end"/>
            </w:r>
            <w:r w:rsidDel="00FD0554">
              <w:rPr>
                <w:noProof/>
              </w:rPr>
              <w:fldChar w:fldCharType="end"/>
            </w:r>
          </w:del>
        </w:p>
        <w:p w14:paraId="72151274" w14:textId="5464EA77" w:rsidR="00410C2A" w:rsidDel="00FD0554" w:rsidRDefault="002B7277">
          <w:pPr>
            <w:pStyle w:val="12"/>
            <w:tabs>
              <w:tab w:val="right" w:leader="dot" w:pos="9345"/>
            </w:tabs>
            <w:rPr>
              <w:del w:id="174" w:author="Антон Смирнов" w:date="2023-05-24T12:37:00Z"/>
              <w:rFonts w:eastAsiaTheme="minorEastAsia"/>
              <w:noProof/>
              <w:sz w:val="22"/>
              <w:szCs w:val="22"/>
              <w:lang w:val="ru-RU" w:eastAsia="ru-RU"/>
            </w:rPr>
          </w:pPr>
          <w:del w:id="175" w:author="Антон Смирнов" w:date="2023-05-24T12:37:00Z">
            <w:r w:rsidDel="00FD0554">
              <w:rPr>
                <w:noProof/>
              </w:rPr>
              <w:fldChar w:fldCharType="begin"/>
            </w:r>
            <w:r w:rsidDel="00FD0554">
              <w:rPr>
                <w:noProof/>
              </w:rPr>
              <w:delInstrText xml:space="preserve"> HYPERLINK \l "_Toc135773628" </w:delInstrText>
            </w:r>
            <w:r w:rsidDel="00FD0554">
              <w:rPr>
                <w:noProof/>
              </w:rPr>
              <w:fldChar w:fldCharType="separate"/>
            </w:r>
          </w:del>
          <w:ins w:id="176" w:author="Антон Смирнов" w:date="2023-05-24T12:38:00Z">
            <w:r w:rsidR="00FD0554">
              <w:rPr>
                <w:b/>
                <w:bCs/>
                <w:noProof/>
                <w:lang w:val="ru-RU"/>
              </w:rPr>
              <w:t>Ошибка! Недопустимый объект гиперссылки.</w:t>
            </w:r>
          </w:ins>
          <w:del w:id="177" w:author="Антон Смирнов" w:date="2023-05-24T12:37:00Z">
            <w:r w:rsidR="00410C2A" w:rsidRPr="000614E2" w:rsidDel="00FD0554">
              <w:rPr>
                <w:rStyle w:val="afd"/>
                <w:noProof/>
                <w:lang w:val="ru-RU"/>
              </w:rPr>
              <w:delText>15. Обсуждение</w:delText>
            </w:r>
            <w:r w:rsidR="00410C2A" w:rsidDel="00FD0554">
              <w:rPr>
                <w:noProof/>
                <w:webHidden/>
              </w:rPr>
              <w:tab/>
            </w:r>
            <w:r w:rsidR="00410C2A" w:rsidDel="00FD0554">
              <w:rPr>
                <w:noProof/>
                <w:webHidden/>
              </w:rPr>
              <w:fldChar w:fldCharType="begin"/>
            </w:r>
            <w:r w:rsidR="00410C2A" w:rsidDel="00FD0554">
              <w:rPr>
                <w:noProof/>
                <w:webHidden/>
              </w:rPr>
              <w:delInstrText xml:space="preserve"> PAGEREF _Toc135773628 \h </w:delInstrText>
            </w:r>
            <w:r w:rsidR="00410C2A" w:rsidDel="00FD0554">
              <w:rPr>
                <w:noProof/>
                <w:webHidden/>
              </w:rPr>
            </w:r>
            <w:r w:rsidR="00410C2A" w:rsidDel="00FD0554">
              <w:rPr>
                <w:noProof/>
                <w:webHidden/>
              </w:rPr>
              <w:fldChar w:fldCharType="separate"/>
            </w:r>
            <w:r w:rsidR="00410C2A" w:rsidDel="00FD0554">
              <w:rPr>
                <w:noProof/>
                <w:webHidden/>
              </w:rPr>
              <w:delText>34</w:delText>
            </w:r>
            <w:r w:rsidR="00410C2A" w:rsidDel="00FD0554">
              <w:rPr>
                <w:noProof/>
                <w:webHidden/>
              </w:rPr>
              <w:fldChar w:fldCharType="end"/>
            </w:r>
            <w:r w:rsidDel="00FD0554">
              <w:rPr>
                <w:noProof/>
              </w:rPr>
              <w:fldChar w:fldCharType="end"/>
            </w:r>
          </w:del>
        </w:p>
        <w:p w14:paraId="2D71EFCB" w14:textId="5E326571" w:rsidR="00410C2A" w:rsidDel="00FD0554" w:rsidRDefault="002B7277">
          <w:pPr>
            <w:pStyle w:val="12"/>
            <w:tabs>
              <w:tab w:val="right" w:leader="dot" w:pos="9345"/>
            </w:tabs>
            <w:rPr>
              <w:del w:id="178" w:author="Антон Смирнов" w:date="2023-05-24T12:37:00Z"/>
              <w:rFonts w:eastAsiaTheme="minorEastAsia"/>
              <w:noProof/>
              <w:sz w:val="22"/>
              <w:szCs w:val="22"/>
              <w:lang w:val="ru-RU" w:eastAsia="ru-RU"/>
            </w:rPr>
          </w:pPr>
          <w:del w:id="179" w:author="Антон Смирнов" w:date="2023-05-24T12:37:00Z">
            <w:r w:rsidDel="00FD0554">
              <w:rPr>
                <w:noProof/>
              </w:rPr>
              <w:fldChar w:fldCharType="begin"/>
            </w:r>
            <w:r w:rsidDel="00FD0554">
              <w:rPr>
                <w:noProof/>
              </w:rPr>
              <w:delInstrText xml:space="preserve"> HYPERLINK \l "_Toc135773629" </w:delInstrText>
            </w:r>
            <w:r w:rsidDel="00FD0554">
              <w:rPr>
                <w:noProof/>
              </w:rPr>
              <w:fldChar w:fldCharType="separate"/>
            </w:r>
          </w:del>
          <w:ins w:id="180" w:author="Антон Смирнов" w:date="2023-05-24T12:38:00Z">
            <w:r w:rsidR="00FD0554">
              <w:rPr>
                <w:b/>
                <w:bCs/>
                <w:noProof/>
                <w:lang w:val="ru-RU"/>
              </w:rPr>
              <w:t>Ошибка! Недопустимый объект гиперссылки.</w:t>
            </w:r>
          </w:ins>
          <w:del w:id="181" w:author="Антон Смирнов" w:date="2023-05-24T12:37:00Z">
            <w:r w:rsidR="00410C2A" w:rsidRPr="000614E2" w:rsidDel="00FD0554">
              <w:rPr>
                <w:rStyle w:val="afd"/>
                <w:noProof/>
                <w:lang w:val="ru-RU"/>
              </w:rPr>
              <w:delText>Список литературы</w:delText>
            </w:r>
            <w:r w:rsidR="00410C2A" w:rsidDel="00FD0554">
              <w:rPr>
                <w:noProof/>
                <w:webHidden/>
              </w:rPr>
              <w:tab/>
            </w:r>
            <w:r w:rsidR="00410C2A" w:rsidDel="00FD0554">
              <w:rPr>
                <w:noProof/>
                <w:webHidden/>
              </w:rPr>
              <w:fldChar w:fldCharType="begin"/>
            </w:r>
            <w:r w:rsidR="00410C2A" w:rsidDel="00FD0554">
              <w:rPr>
                <w:noProof/>
                <w:webHidden/>
              </w:rPr>
              <w:delInstrText xml:space="preserve"> PAGEREF _Toc135773629 \h </w:delInstrText>
            </w:r>
            <w:r w:rsidR="00410C2A" w:rsidDel="00FD0554">
              <w:rPr>
                <w:noProof/>
                <w:webHidden/>
              </w:rPr>
            </w:r>
            <w:r w:rsidR="00410C2A" w:rsidDel="00FD0554">
              <w:rPr>
                <w:noProof/>
                <w:webHidden/>
              </w:rPr>
              <w:fldChar w:fldCharType="separate"/>
            </w:r>
            <w:r w:rsidR="00410C2A" w:rsidDel="00FD0554">
              <w:rPr>
                <w:noProof/>
                <w:webHidden/>
              </w:rPr>
              <w:delText>34</w:delText>
            </w:r>
            <w:r w:rsidR="00410C2A" w:rsidDel="00FD0554">
              <w:rPr>
                <w:noProof/>
                <w:webHidden/>
              </w:rPr>
              <w:fldChar w:fldCharType="end"/>
            </w:r>
            <w:r w:rsidDel="00FD0554">
              <w:rPr>
                <w:noProof/>
              </w:rPr>
              <w:fldChar w:fldCharType="end"/>
            </w:r>
          </w:del>
        </w:p>
        <w:p w14:paraId="0708F7C5" w14:textId="670C4367" w:rsidR="00410C2A" w:rsidDel="00FD0554" w:rsidRDefault="002B7277">
          <w:pPr>
            <w:pStyle w:val="12"/>
            <w:tabs>
              <w:tab w:val="right" w:leader="dot" w:pos="9345"/>
            </w:tabs>
            <w:rPr>
              <w:del w:id="182" w:author="Антон Смирнов" w:date="2023-05-24T12:37:00Z"/>
              <w:rFonts w:eastAsiaTheme="minorEastAsia"/>
              <w:noProof/>
              <w:sz w:val="22"/>
              <w:szCs w:val="22"/>
              <w:lang w:val="ru-RU" w:eastAsia="ru-RU"/>
            </w:rPr>
          </w:pPr>
          <w:del w:id="183" w:author="Антон Смирнов" w:date="2023-05-24T12:37:00Z">
            <w:r w:rsidDel="00FD0554">
              <w:rPr>
                <w:noProof/>
              </w:rPr>
              <w:fldChar w:fldCharType="begin"/>
            </w:r>
            <w:r w:rsidDel="00FD0554">
              <w:rPr>
                <w:noProof/>
              </w:rPr>
              <w:delInstrText xml:space="preserve"> HYPERLINK \l "_Toc135773630" </w:delInstrText>
            </w:r>
            <w:r w:rsidDel="00FD0554">
              <w:rPr>
                <w:noProof/>
              </w:rPr>
              <w:fldChar w:fldCharType="separate"/>
            </w:r>
          </w:del>
          <w:ins w:id="184" w:author="Антон Смирнов" w:date="2023-05-24T12:38:00Z">
            <w:r w:rsidR="00FD0554">
              <w:rPr>
                <w:b/>
                <w:bCs/>
                <w:noProof/>
                <w:lang w:val="ru-RU"/>
              </w:rPr>
              <w:t>Ошибка! Недопустимый объект гиперссылки.</w:t>
            </w:r>
          </w:ins>
          <w:del w:id="185" w:author="Антон Смирнов" w:date="2023-05-24T12:37:00Z">
            <w:r w:rsidR="00410C2A" w:rsidRPr="000614E2" w:rsidDel="00FD0554">
              <w:rPr>
                <w:rStyle w:val="afd"/>
                <w:noProof/>
                <w:lang w:val="ru-RU"/>
              </w:rPr>
              <w:delText>Приложение</w:delText>
            </w:r>
            <w:r w:rsidR="00410C2A" w:rsidDel="00FD0554">
              <w:rPr>
                <w:noProof/>
                <w:webHidden/>
              </w:rPr>
              <w:tab/>
            </w:r>
            <w:r w:rsidR="00410C2A" w:rsidDel="00FD0554">
              <w:rPr>
                <w:noProof/>
                <w:webHidden/>
              </w:rPr>
              <w:fldChar w:fldCharType="begin"/>
            </w:r>
            <w:r w:rsidR="00410C2A" w:rsidDel="00FD0554">
              <w:rPr>
                <w:noProof/>
                <w:webHidden/>
              </w:rPr>
              <w:delInstrText xml:space="preserve"> PAGEREF _Toc135773630 \h </w:delInstrText>
            </w:r>
            <w:r w:rsidR="00410C2A" w:rsidDel="00FD0554">
              <w:rPr>
                <w:noProof/>
                <w:webHidden/>
              </w:rPr>
            </w:r>
            <w:r w:rsidR="00410C2A" w:rsidDel="00FD0554">
              <w:rPr>
                <w:noProof/>
                <w:webHidden/>
              </w:rPr>
              <w:fldChar w:fldCharType="separate"/>
            </w:r>
            <w:r w:rsidR="00410C2A" w:rsidDel="00FD0554">
              <w:rPr>
                <w:noProof/>
                <w:webHidden/>
              </w:rPr>
              <w:delText>44</w:delText>
            </w:r>
            <w:r w:rsidR="00410C2A" w:rsidDel="00FD0554">
              <w:rPr>
                <w:noProof/>
                <w:webHidden/>
              </w:rPr>
              <w:fldChar w:fldCharType="end"/>
            </w:r>
            <w:r w:rsidDel="00FD0554">
              <w:rPr>
                <w:noProof/>
              </w:rPr>
              <w:fldChar w:fldCharType="end"/>
            </w:r>
          </w:del>
        </w:p>
        <w:p w14:paraId="43501AD9" w14:textId="77777777" w:rsidR="005C4AD5" w:rsidRDefault="00BF5734">
          <w:r w:rsidRPr="007A630F">
            <w:rPr>
              <w:rFonts w:ascii="Times New Roman" w:hAnsi="Times New Roman" w:cs="Times New Roman"/>
            </w:rPr>
            <w:fldChar w:fldCharType="end"/>
          </w:r>
        </w:p>
      </w:sdtContent>
    </w:sdt>
    <w:p w14:paraId="77215AF4" w14:textId="77777777" w:rsidR="007A630F" w:rsidRDefault="007A630F">
      <w:pPr>
        <w:rPr>
          <w:rFonts w:ascii="Times New Roman" w:eastAsiaTheme="majorEastAsia" w:hAnsi="Times New Roman" w:cstheme="majorBidi"/>
          <w:b/>
          <w:bCs/>
          <w:color w:val="000000" w:themeColor="text1"/>
          <w:sz w:val="32"/>
          <w:szCs w:val="32"/>
        </w:rPr>
      </w:pPr>
      <w:bookmarkStart w:id="186" w:name="список-сокращений"/>
      <w:r>
        <w:br w:type="page"/>
      </w:r>
    </w:p>
    <w:p w14:paraId="7322C1D5" w14:textId="3126ADDA" w:rsidR="005C4AD5" w:rsidRDefault="00BF5734">
      <w:pPr>
        <w:pStyle w:val="1"/>
      </w:pPr>
      <w:bookmarkStart w:id="187" w:name="_Toc135824367"/>
      <w:proofErr w:type="spellStart"/>
      <w:r>
        <w:lastRenderedPageBreak/>
        <w:t>Список</w:t>
      </w:r>
      <w:proofErr w:type="spellEnd"/>
      <w:r>
        <w:t xml:space="preserve"> </w:t>
      </w:r>
      <w:proofErr w:type="spellStart"/>
      <w:r>
        <w:t>сокращений</w:t>
      </w:r>
      <w:bookmarkEnd w:id="187"/>
      <w:proofErr w:type="spellEnd"/>
    </w:p>
    <w:p w14:paraId="177301C4" w14:textId="77777777" w:rsidR="005C4AD5" w:rsidRPr="00BF5734" w:rsidRDefault="00BF5734" w:rsidP="00BF5734">
      <w:pPr>
        <w:numPr>
          <w:ilvl w:val="0"/>
          <w:numId w:val="3"/>
        </w:numPr>
        <w:spacing w:line="360" w:lineRule="auto"/>
        <w:rPr>
          <w:rFonts w:ascii="Times New Roman" w:hAnsi="Times New Roman" w:cs="Times New Roman"/>
          <w:sz w:val="28"/>
          <w:szCs w:val="28"/>
        </w:rPr>
      </w:pPr>
      <w:r w:rsidRPr="00BF5734">
        <w:rPr>
          <w:rFonts w:ascii="Times New Roman" w:hAnsi="Times New Roman" w:cs="Times New Roman"/>
          <w:sz w:val="28"/>
          <w:szCs w:val="28"/>
        </w:rPr>
        <w:t xml:space="preserve">МНС - Major histocompatibility complex - </w:t>
      </w:r>
      <w:proofErr w:type="spellStart"/>
      <w:r w:rsidRPr="00BF5734">
        <w:rPr>
          <w:rFonts w:ascii="Times New Roman" w:hAnsi="Times New Roman" w:cs="Times New Roman"/>
          <w:sz w:val="28"/>
          <w:szCs w:val="28"/>
        </w:rPr>
        <w:t>главный</w:t>
      </w:r>
      <w:proofErr w:type="spellEnd"/>
      <w:r w:rsidRPr="00BF5734">
        <w:rPr>
          <w:rFonts w:ascii="Times New Roman" w:hAnsi="Times New Roman" w:cs="Times New Roman"/>
          <w:sz w:val="28"/>
          <w:szCs w:val="28"/>
        </w:rPr>
        <w:t xml:space="preserve"> </w:t>
      </w:r>
      <w:proofErr w:type="spellStart"/>
      <w:r w:rsidRPr="00BF5734">
        <w:rPr>
          <w:rFonts w:ascii="Times New Roman" w:hAnsi="Times New Roman" w:cs="Times New Roman"/>
          <w:sz w:val="28"/>
          <w:szCs w:val="28"/>
        </w:rPr>
        <w:t>комплекс</w:t>
      </w:r>
      <w:proofErr w:type="spellEnd"/>
      <w:r w:rsidRPr="00BF5734">
        <w:rPr>
          <w:rFonts w:ascii="Times New Roman" w:hAnsi="Times New Roman" w:cs="Times New Roman"/>
          <w:sz w:val="28"/>
          <w:szCs w:val="28"/>
        </w:rPr>
        <w:t xml:space="preserve"> </w:t>
      </w:r>
      <w:proofErr w:type="spellStart"/>
      <w:r w:rsidRPr="00BF5734">
        <w:rPr>
          <w:rFonts w:ascii="Times New Roman" w:hAnsi="Times New Roman" w:cs="Times New Roman"/>
          <w:sz w:val="28"/>
          <w:szCs w:val="28"/>
        </w:rPr>
        <w:t>гистосовместимости</w:t>
      </w:r>
      <w:proofErr w:type="spellEnd"/>
    </w:p>
    <w:p w14:paraId="32177992" w14:textId="77777777" w:rsidR="005C4AD5" w:rsidRPr="00BF5734" w:rsidRDefault="00BF5734" w:rsidP="00BF5734">
      <w:pPr>
        <w:numPr>
          <w:ilvl w:val="0"/>
          <w:numId w:val="3"/>
        </w:numPr>
        <w:spacing w:line="360" w:lineRule="auto"/>
        <w:rPr>
          <w:rFonts w:ascii="Times New Roman" w:hAnsi="Times New Roman" w:cs="Times New Roman"/>
          <w:sz w:val="28"/>
          <w:szCs w:val="28"/>
        </w:rPr>
      </w:pPr>
      <w:r w:rsidRPr="00BF5734">
        <w:rPr>
          <w:rFonts w:ascii="Times New Roman" w:hAnsi="Times New Roman" w:cs="Times New Roman"/>
          <w:sz w:val="28"/>
          <w:szCs w:val="28"/>
        </w:rPr>
        <w:t>ТКР - Т-</w:t>
      </w:r>
      <w:proofErr w:type="spellStart"/>
      <w:r w:rsidRPr="00BF5734">
        <w:rPr>
          <w:rFonts w:ascii="Times New Roman" w:hAnsi="Times New Roman" w:cs="Times New Roman"/>
          <w:sz w:val="28"/>
          <w:szCs w:val="28"/>
        </w:rPr>
        <w:t>клеточный</w:t>
      </w:r>
      <w:proofErr w:type="spellEnd"/>
      <w:r w:rsidRPr="00BF5734">
        <w:rPr>
          <w:rFonts w:ascii="Times New Roman" w:hAnsi="Times New Roman" w:cs="Times New Roman"/>
          <w:sz w:val="28"/>
          <w:szCs w:val="28"/>
        </w:rPr>
        <w:t xml:space="preserve"> </w:t>
      </w:r>
      <w:proofErr w:type="spellStart"/>
      <w:r w:rsidRPr="00BF5734">
        <w:rPr>
          <w:rFonts w:ascii="Times New Roman" w:hAnsi="Times New Roman" w:cs="Times New Roman"/>
          <w:sz w:val="28"/>
          <w:szCs w:val="28"/>
        </w:rPr>
        <w:t>рецептор</w:t>
      </w:r>
      <w:proofErr w:type="spellEnd"/>
    </w:p>
    <w:p w14:paraId="499FA6D0" w14:textId="77777777" w:rsidR="005C4AD5" w:rsidRPr="00BF5734" w:rsidRDefault="00BF5734" w:rsidP="00BF5734">
      <w:pPr>
        <w:numPr>
          <w:ilvl w:val="0"/>
          <w:numId w:val="3"/>
        </w:numPr>
        <w:spacing w:line="360" w:lineRule="auto"/>
        <w:rPr>
          <w:rFonts w:ascii="Times New Roman" w:hAnsi="Times New Roman" w:cs="Times New Roman"/>
          <w:sz w:val="28"/>
          <w:szCs w:val="28"/>
        </w:rPr>
      </w:pPr>
      <w:r w:rsidRPr="00BF5734">
        <w:rPr>
          <w:rFonts w:ascii="Times New Roman" w:hAnsi="Times New Roman" w:cs="Times New Roman"/>
          <w:sz w:val="28"/>
          <w:szCs w:val="28"/>
        </w:rPr>
        <w:t xml:space="preserve">CDR - complementarity determining region - </w:t>
      </w:r>
      <w:proofErr w:type="spellStart"/>
      <w:r w:rsidRPr="00BF5734">
        <w:rPr>
          <w:rFonts w:ascii="Times New Roman" w:hAnsi="Times New Roman" w:cs="Times New Roman"/>
          <w:sz w:val="28"/>
          <w:szCs w:val="28"/>
        </w:rPr>
        <w:t>регион</w:t>
      </w:r>
      <w:proofErr w:type="spellEnd"/>
      <w:r w:rsidRPr="00BF5734">
        <w:rPr>
          <w:rFonts w:ascii="Times New Roman" w:hAnsi="Times New Roman" w:cs="Times New Roman"/>
          <w:sz w:val="28"/>
          <w:szCs w:val="28"/>
        </w:rPr>
        <w:t xml:space="preserve">, </w:t>
      </w:r>
      <w:proofErr w:type="spellStart"/>
      <w:r w:rsidRPr="00BF5734">
        <w:rPr>
          <w:rFonts w:ascii="Times New Roman" w:hAnsi="Times New Roman" w:cs="Times New Roman"/>
          <w:sz w:val="28"/>
          <w:szCs w:val="28"/>
        </w:rPr>
        <w:t>определяющий</w:t>
      </w:r>
      <w:proofErr w:type="spellEnd"/>
      <w:r w:rsidRPr="00BF5734">
        <w:rPr>
          <w:rFonts w:ascii="Times New Roman" w:hAnsi="Times New Roman" w:cs="Times New Roman"/>
          <w:sz w:val="28"/>
          <w:szCs w:val="28"/>
        </w:rPr>
        <w:t xml:space="preserve"> </w:t>
      </w:r>
      <w:proofErr w:type="spellStart"/>
      <w:r w:rsidRPr="00BF5734">
        <w:rPr>
          <w:rFonts w:ascii="Times New Roman" w:hAnsi="Times New Roman" w:cs="Times New Roman"/>
          <w:sz w:val="28"/>
          <w:szCs w:val="28"/>
        </w:rPr>
        <w:t>комплементарность</w:t>
      </w:r>
      <w:proofErr w:type="spellEnd"/>
    </w:p>
    <w:p w14:paraId="0CCF4C10" w14:textId="77777777" w:rsidR="005C4AD5" w:rsidRPr="00BF5734" w:rsidRDefault="00BF5734" w:rsidP="00BF5734">
      <w:pPr>
        <w:numPr>
          <w:ilvl w:val="0"/>
          <w:numId w:val="3"/>
        </w:numPr>
        <w:spacing w:line="360" w:lineRule="auto"/>
        <w:rPr>
          <w:rFonts w:ascii="Times New Roman" w:hAnsi="Times New Roman" w:cs="Times New Roman"/>
          <w:sz w:val="28"/>
          <w:szCs w:val="28"/>
          <w:lang w:val="ru-RU"/>
        </w:rPr>
      </w:pPr>
      <w:r w:rsidRPr="00BF5734">
        <w:rPr>
          <w:rFonts w:ascii="Times New Roman" w:hAnsi="Times New Roman" w:cs="Times New Roman"/>
          <w:sz w:val="28"/>
          <w:szCs w:val="28"/>
        </w:rPr>
        <w:t>HLA</w:t>
      </w:r>
      <w:r w:rsidRPr="00BF5734">
        <w:rPr>
          <w:rFonts w:ascii="Times New Roman" w:hAnsi="Times New Roman" w:cs="Times New Roman"/>
          <w:sz w:val="28"/>
          <w:szCs w:val="28"/>
          <w:lang w:val="ru-RU"/>
        </w:rPr>
        <w:t xml:space="preserve"> - </w:t>
      </w:r>
      <w:r w:rsidRPr="00BF5734">
        <w:rPr>
          <w:rFonts w:ascii="Times New Roman" w:hAnsi="Times New Roman" w:cs="Times New Roman"/>
          <w:sz w:val="28"/>
          <w:szCs w:val="28"/>
        </w:rPr>
        <w:t>Human</w:t>
      </w:r>
      <w:r w:rsidRPr="00BF5734">
        <w:rPr>
          <w:rFonts w:ascii="Times New Roman" w:hAnsi="Times New Roman" w:cs="Times New Roman"/>
          <w:sz w:val="28"/>
          <w:szCs w:val="28"/>
          <w:lang w:val="ru-RU"/>
        </w:rPr>
        <w:t xml:space="preserve"> </w:t>
      </w:r>
      <w:r w:rsidRPr="00BF5734">
        <w:rPr>
          <w:rFonts w:ascii="Times New Roman" w:hAnsi="Times New Roman" w:cs="Times New Roman"/>
          <w:sz w:val="28"/>
          <w:szCs w:val="28"/>
        </w:rPr>
        <w:t>Leukocytes</w:t>
      </w:r>
      <w:r w:rsidRPr="00BF5734">
        <w:rPr>
          <w:rFonts w:ascii="Times New Roman" w:hAnsi="Times New Roman" w:cs="Times New Roman"/>
          <w:sz w:val="28"/>
          <w:szCs w:val="28"/>
          <w:lang w:val="ru-RU"/>
        </w:rPr>
        <w:t xml:space="preserve"> </w:t>
      </w:r>
      <w:r w:rsidRPr="00BF5734">
        <w:rPr>
          <w:rFonts w:ascii="Times New Roman" w:hAnsi="Times New Roman" w:cs="Times New Roman"/>
          <w:sz w:val="28"/>
          <w:szCs w:val="28"/>
        </w:rPr>
        <w:t>Antigen</w:t>
      </w:r>
      <w:r w:rsidRPr="00BF5734">
        <w:rPr>
          <w:rFonts w:ascii="Times New Roman" w:hAnsi="Times New Roman" w:cs="Times New Roman"/>
          <w:sz w:val="28"/>
          <w:szCs w:val="28"/>
          <w:lang w:val="ru-RU"/>
        </w:rPr>
        <w:t xml:space="preserve"> - человеческий лейкоцитарный антиген, название человеческих генов МНС.</w:t>
      </w:r>
    </w:p>
    <w:p w14:paraId="07A5B4C4" w14:textId="77777777" w:rsidR="005C4AD5" w:rsidRPr="00BF5734" w:rsidRDefault="00BF5734" w:rsidP="00BF5734">
      <w:pPr>
        <w:numPr>
          <w:ilvl w:val="0"/>
          <w:numId w:val="3"/>
        </w:numPr>
        <w:spacing w:line="360" w:lineRule="auto"/>
        <w:rPr>
          <w:rFonts w:ascii="Times New Roman" w:hAnsi="Times New Roman" w:cs="Times New Roman"/>
          <w:sz w:val="28"/>
          <w:szCs w:val="28"/>
        </w:rPr>
      </w:pPr>
      <w:r w:rsidRPr="00BF5734">
        <w:rPr>
          <w:rFonts w:ascii="Times New Roman" w:hAnsi="Times New Roman" w:cs="Times New Roman"/>
          <w:sz w:val="28"/>
          <w:szCs w:val="28"/>
        </w:rPr>
        <w:t xml:space="preserve">ЭПР - </w:t>
      </w:r>
      <w:proofErr w:type="spellStart"/>
      <w:r w:rsidRPr="00BF5734">
        <w:rPr>
          <w:rFonts w:ascii="Times New Roman" w:hAnsi="Times New Roman" w:cs="Times New Roman"/>
          <w:sz w:val="28"/>
          <w:szCs w:val="28"/>
        </w:rPr>
        <w:t>эндоплазматический</w:t>
      </w:r>
      <w:proofErr w:type="spellEnd"/>
      <w:r w:rsidRPr="00BF5734">
        <w:rPr>
          <w:rFonts w:ascii="Times New Roman" w:hAnsi="Times New Roman" w:cs="Times New Roman"/>
          <w:sz w:val="28"/>
          <w:szCs w:val="28"/>
        </w:rPr>
        <w:t xml:space="preserve"> </w:t>
      </w:r>
      <w:proofErr w:type="spellStart"/>
      <w:r w:rsidRPr="00BF5734">
        <w:rPr>
          <w:rFonts w:ascii="Times New Roman" w:hAnsi="Times New Roman" w:cs="Times New Roman"/>
          <w:sz w:val="28"/>
          <w:szCs w:val="28"/>
        </w:rPr>
        <w:t>ретикулюм</w:t>
      </w:r>
      <w:proofErr w:type="spellEnd"/>
    </w:p>
    <w:p w14:paraId="7B148A75" w14:textId="77777777" w:rsidR="005C4AD5" w:rsidRPr="00BF5734" w:rsidRDefault="00BF5734" w:rsidP="00BF5734">
      <w:pPr>
        <w:numPr>
          <w:ilvl w:val="0"/>
          <w:numId w:val="3"/>
        </w:numPr>
        <w:spacing w:line="360" w:lineRule="auto"/>
        <w:rPr>
          <w:rFonts w:ascii="Times New Roman" w:hAnsi="Times New Roman" w:cs="Times New Roman"/>
          <w:sz w:val="28"/>
          <w:szCs w:val="28"/>
        </w:rPr>
      </w:pPr>
      <w:r w:rsidRPr="00BF5734">
        <w:rPr>
          <w:rFonts w:ascii="Times New Roman" w:hAnsi="Times New Roman" w:cs="Times New Roman"/>
          <w:sz w:val="28"/>
          <w:szCs w:val="28"/>
        </w:rPr>
        <w:t xml:space="preserve">АПК - </w:t>
      </w:r>
      <w:proofErr w:type="spellStart"/>
      <w:r w:rsidRPr="00BF5734">
        <w:rPr>
          <w:rFonts w:ascii="Times New Roman" w:hAnsi="Times New Roman" w:cs="Times New Roman"/>
          <w:sz w:val="28"/>
          <w:szCs w:val="28"/>
        </w:rPr>
        <w:t>антигенпрезентирующая</w:t>
      </w:r>
      <w:proofErr w:type="spellEnd"/>
      <w:r w:rsidRPr="00BF5734">
        <w:rPr>
          <w:rFonts w:ascii="Times New Roman" w:hAnsi="Times New Roman" w:cs="Times New Roman"/>
          <w:sz w:val="28"/>
          <w:szCs w:val="28"/>
        </w:rPr>
        <w:t xml:space="preserve"> </w:t>
      </w:r>
      <w:proofErr w:type="spellStart"/>
      <w:r w:rsidRPr="00BF5734">
        <w:rPr>
          <w:rFonts w:ascii="Times New Roman" w:hAnsi="Times New Roman" w:cs="Times New Roman"/>
          <w:sz w:val="28"/>
          <w:szCs w:val="28"/>
        </w:rPr>
        <w:t>клетка</w:t>
      </w:r>
      <w:proofErr w:type="spellEnd"/>
    </w:p>
    <w:p w14:paraId="5E10A0BD" w14:textId="77777777" w:rsidR="005C4AD5" w:rsidRPr="00BF5734" w:rsidRDefault="00BF5734" w:rsidP="00BF5734">
      <w:pPr>
        <w:numPr>
          <w:ilvl w:val="0"/>
          <w:numId w:val="3"/>
        </w:numPr>
        <w:spacing w:line="360" w:lineRule="auto"/>
        <w:rPr>
          <w:rFonts w:ascii="Times New Roman" w:hAnsi="Times New Roman" w:cs="Times New Roman"/>
          <w:sz w:val="28"/>
          <w:szCs w:val="28"/>
        </w:rPr>
      </w:pPr>
      <w:r w:rsidRPr="00BF5734">
        <w:rPr>
          <w:rFonts w:ascii="Times New Roman" w:hAnsi="Times New Roman" w:cs="Times New Roman"/>
          <w:sz w:val="28"/>
          <w:szCs w:val="28"/>
        </w:rPr>
        <w:t xml:space="preserve">ЦПМ - </w:t>
      </w:r>
      <w:proofErr w:type="spellStart"/>
      <w:r w:rsidRPr="00BF5734">
        <w:rPr>
          <w:rFonts w:ascii="Times New Roman" w:hAnsi="Times New Roman" w:cs="Times New Roman"/>
          <w:sz w:val="28"/>
          <w:szCs w:val="28"/>
        </w:rPr>
        <w:t>цитоплазматическая</w:t>
      </w:r>
      <w:proofErr w:type="spellEnd"/>
      <w:r w:rsidRPr="00BF5734">
        <w:rPr>
          <w:rFonts w:ascii="Times New Roman" w:hAnsi="Times New Roman" w:cs="Times New Roman"/>
          <w:sz w:val="28"/>
          <w:szCs w:val="28"/>
        </w:rPr>
        <w:t xml:space="preserve"> </w:t>
      </w:r>
      <w:proofErr w:type="spellStart"/>
      <w:r w:rsidRPr="00BF5734">
        <w:rPr>
          <w:rFonts w:ascii="Times New Roman" w:hAnsi="Times New Roman" w:cs="Times New Roman"/>
          <w:sz w:val="28"/>
          <w:szCs w:val="28"/>
        </w:rPr>
        <w:t>мембрана</w:t>
      </w:r>
      <w:proofErr w:type="spellEnd"/>
    </w:p>
    <w:p w14:paraId="3EF364C7" w14:textId="77777777" w:rsidR="005C4AD5" w:rsidRPr="00BF5734" w:rsidRDefault="00BF5734" w:rsidP="00BF5734">
      <w:pPr>
        <w:numPr>
          <w:ilvl w:val="0"/>
          <w:numId w:val="3"/>
        </w:numPr>
        <w:spacing w:line="360" w:lineRule="auto"/>
        <w:rPr>
          <w:rFonts w:ascii="Times New Roman" w:hAnsi="Times New Roman" w:cs="Times New Roman"/>
          <w:sz w:val="28"/>
          <w:szCs w:val="28"/>
        </w:rPr>
      </w:pPr>
      <w:r w:rsidRPr="00BF5734">
        <w:rPr>
          <w:rFonts w:ascii="Times New Roman" w:hAnsi="Times New Roman" w:cs="Times New Roman"/>
          <w:sz w:val="28"/>
          <w:szCs w:val="28"/>
        </w:rPr>
        <w:t xml:space="preserve">UPS - ubiquitin-proteasomal system - </w:t>
      </w:r>
      <w:proofErr w:type="spellStart"/>
      <w:r w:rsidRPr="00BF5734">
        <w:rPr>
          <w:rFonts w:ascii="Times New Roman" w:hAnsi="Times New Roman" w:cs="Times New Roman"/>
          <w:sz w:val="28"/>
          <w:szCs w:val="28"/>
        </w:rPr>
        <w:t>убиквитин-протеосомальная</w:t>
      </w:r>
      <w:proofErr w:type="spellEnd"/>
      <w:r w:rsidRPr="00BF5734">
        <w:rPr>
          <w:rFonts w:ascii="Times New Roman" w:hAnsi="Times New Roman" w:cs="Times New Roman"/>
          <w:sz w:val="28"/>
          <w:szCs w:val="28"/>
        </w:rPr>
        <w:t xml:space="preserve"> </w:t>
      </w:r>
      <w:proofErr w:type="spellStart"/>
      <w:r w:rsidRPr="00BF5734">
        <w:rPr>
          <w:rFonts w:ascii="Times New Roman" w:hAnsi="Times New Roman" w:cs="Times New Roman"/>
          <w:sz w:val="28"/>
          <w:szCs w:val="28"/>
        </w:rPr>
        <w:t>система</w:t>
      </w:r>
      <w:proofErr w:type="spellEnd"/>
    </w:p>
    <w:p w14:paraId="1A6DF246" w14:textId="77777777" w:rsidR="005C4AD5" w:rsidRPr="00BF5734" w:rsidRDefault="00BF5734" w:rsidP="00BF5734">
      <w:pPr>
        <w:numPr>
          <w:ilvl w:val="0"/>
          <w:numId w:val="3"/>
        </w:numPr>
        <w:spacing w:line="360" w:lineRule="auto"/>
        <w:rPr>
          <w:rFonts w:ascii="Times New Roman" w:hAnsi="Times New Roman" w:cs="Times New Roman"/>
          <w:sz w:val="28"/>
          <w:szCs w:val="28"/>
        </w:rPr>
      </w:pPr>
      <w:proofErr w:type="spellStart"/>
      <w:r w:rsidRPr="00BF5734">
        <w:rPr>
          <w:rFonts w:ascii="Times New Roman" w:hAnsi="Times New Roman" w:cs="Times New Roman"/>
          <w:sz w:val="28"/>
          <w:szCs w:val="28"/>
        </w:rPr>
        <w:t>DRiP</w:t>
      </w:r>
      <w:proofErr w:type="spellEnd"/>
      <w:r w:rsidRPr="00BF5734">
        <w:rPr>
          <w:rFonts w:ascii="Times New Roman" w:hAnsi="Times New Roman" w:cs="Times New Roman"/>
          <w:sz w:val="28"/>
          <w:szCs w:val="28"/>
        </w:rPr>
        <w:t xml:space="preserve"> - defective ribosomal products - </w:t>
      </w:r>
      <w:proofErr w:type="spellStart"/>
      <w:r w:rsidRPr="00BF5734">
        <w:rPr>
          <w:rFonts w:ascii="Times New Roman" w:hAnsi="Times New Roman" w:cs="Times New Roman"/>
          <w:sz w:val="28"/>
          <w:szCs w:val="28"/>
        </w:rPr>
        <w:t>дефективные</w:t>
      </w:r>
      <w:proofErr w:type="spellEnd"/>
      <w:r w:rsidRPr="00BF5734">
        <w:rPr>
          <w:rFonts w:ascii="Times New Roman" w:hAnsi="Times New Roman" w:cs="Times New Roman"/>
          <w:sz w:val="28"/>
          <w:szCs w:val="28"/>
        </w:rPr>
        <w:t xml:space="preserve"> </w:t>
      </w:r>
      <w:proofErr w:type="spellStart"/>
      <w:r w:rsidRPr="00BF5734">
        <w:rPr>
          <w:rFonts w:ascii="Times New Roman" w:hAnsi="Times New Roman" w:cs="Times New Roman"/>
          <w:sz w:val="28"/>
          <w:szCs w:val="28"/>
        </w:rPr>
        <w:t>рибосомальные</w:t>
      </w:r>
      <w:proofErr w:type="spellEnd"/>
      <w:r w:rsidRPr="00BF5734">
        <w:rPr>
          <w:rFonts w:ascii="Times New Roman" w:hAnsi="Times New Roman" w:cs="Times New Roman"/>
          <w:sz w:val="28"/>
          <w:szCs w:val="28"/>
        </w:rPr>
        <w:t xml:space="preserve"> </w:t>
      </w:r>
      <w:proofErr w:type="spellStart"/>
      <w:r w:rsidRPr="00BF5734">
        <w:rPr>
          <w:rFonts w:ascii="Times New Roman" w:hAnsi="Times New Roman" w:cs="Times New Roman"/>
          <w:sz w:val="28"/>
          <w:szCs w:val="28"/>
        </w:rPr>
        <w:t>продукты</w:t>
      </w:r>
      <w:proofErr w:type="spellEnd"/>
    </w:p>
    <w:p w14:paraId="06F421F4" w14:textId="77777777" w:rsidR="005C4AD5" w:rsidRPr="00BF5734" w:rsidRDefault="00BF5734" w:rsidP="00BF5734">
      <w:pPr>
        <w:numPr>
          <w:ilvl w:val="0"/>
          <w:numId w:val="3"/>
        </w:numPr>
        <w:spacing w:line="360" w:lineRule="auto"/>
        <w:rPr>
          <w:rFonts w:ascii="Times New Roman" w:hAnsi="Times New Roman" w:cs="Times New Roman"/>
          <w:sz w:val="28"/>
          <w:szCs w:val="28"/>
        </w:rPr>
      </w:pPr>
      <w:proofErr w:type="spellStart"/>
      <w:r w:rsidRPr="00BF5734">
        <w:rPr>
          <w:rFonts w:ascii="Times New Roman" w:hAnsi="Times New Roman" w:cs="Times New Roman"/>
          <w:sz w:val="28"/>
          <w:szCs w:val="28"/>
        </w:rPr>
        <w:t>мРНК</w:t>
      </w:r>
      <w:proofErr w:type="spellEnd"/>
      <w:r w:rsidRPr="00BF5734">
        <w:rPr>
          <w:rFonts w:ascii="Times New Roman" w:hAnsi="Times New Roman" w:cs="Times New Roman"/>
          <w:sz w:val="28"/>
          <w:szCs w:val="28"/>
        </w:rPr>
        <w:t xml:space="preserve"> - </w:t>
      </w:r>
      <w:proofErr w:type="spellStart"/>
      <w:r w:rsidRPr="00BF5734">
        <w:rPr>
          <w:rFonts w:ascii="Times New Roman" w:hAnsi="Times New Roman" w:cs="Times New Roman"/>
          <w:sz w:val="28"/>
          <w:szCs w:val="28"/>
        </w:rPr>
        <w:t>матричная</w:t>
      </w:r>
      <w:proofErr w:type="spellEnd"/>
      <w:r w:rsidRPr="00BF5734">
        <w:rPr>
          <w:rFonts w:ascii="Times New Roman" w:hAnsi="Times New Roman" w:cs="Times New Roman"/>
          <w:sz w:val="28"/>
          <w:szCs w:val="28"/>
        </w:rPr>
        <w:t xml:space="preserve"> </w:t>
      </w:r>
      <w:proofErr w:type="spellStart"/>
      <w:r w:rsidRPr="00BF5734">
        <w:rPr>
          <w:rFonts w:ascii="Times New Roman" w:hAnsi="Times New Roman" w:cs="Times New Roman"/>
          <w:sz w:val="28"/>
          <w:szCs w:val="28"/>
        </w:rPr>
        <w:t>рибонуклеиновая</w:t>
      </w:r>
      <w:proofErr w:type="spellEnd"/>
      <w:r w:rsidRPr="00BF5734">
        <w:rPr>
          <w:rFonts w:ascii="Times New Roman" w:hAnsi="Times New Roman" w:cs="Times New Roman"/>
          <w:sz w:val="28"/>
          <w:szCs w:val="28"/>
        </w:rPr>
        <w:t xml:space="preserve"> </w:t>
      </w:r>
      <w:proofErr w:type="spellStart"/>
      <w:r w:rsidRPr="00BF5734">
        <w:rPr>
          <w:rFonts w:ascii="Times New Roman" w:hAnsi="Times New Roman" w:cs="Times New Roman"/>
          <w:sz w:val="28"/>
          <w:szCs w:val="28"/>
        </w:rPr>
        <w:t>кислота</w:t>
      </w:r>
      <w:proofErr w:type="spellEnd"/>
    </w:p>
    <w:p w14:paraId="5EC73BCB" w14:textId="77777777" w:rsidR="005C4AD5" w:rsidRPr="00BF5734" w:rsidRDefault="00BF5734" w:rsidP="00BF5734">
      <w:pPr>
        <w:numPr>
          <w:ilvl w:val="0"/>
          <w:numId w:val="3"/>
        </w:numPr>
        <w:spacing w:line="360" w:lineRule="auto"/>
        <w:rPr>
          <w:rFonts w:ascii="Times New Roman" w:hAnsi="Times New Roman" w:cs="Times New Roman"/>
          <w:sz w:val="28"/>
          <w:szCs w:val="28"/>
        </w:rPr>
      </w:pPr>
      <w:r w:rsidRPr="00BF5734">
        <w:rPr>
          <w:rFonts w:ascii="Times New Roman" w:hAnsi="Times New Roman" w:cs="Times New Roman"/>
          <w:sz w:val="28"/>
          <w:szCs w:val="28"/>
        </w:rPr>
        <w:t xml:space="preserve">CD - cluster of </w:t>
      </w:r>
      <w:proofErr w:type="spellStart"/>
      <w:r w:rsidRPr="00BF5734">
        <w:rPr>
          <w:rFonts w:ascii="Times New Roman" w:hAnsi="Times New Roman" w:cs="Times New Roman"/>
          <w:sz w:val="28"/>
          <w:szCs w:val="28"/>
        </w:rPr>
        <w:t>differntation</w:t>
      </w:r>
      <w:proofErr w:type="spellEnd"/>
      <w:r w:rsidRPr="00BF5734">
        <w:rPr>
          <w:rFonts w:ascii="Times New Roman" w:hAnsi="Times New Roman" w:cs="Times New Roman"/>
          <w:sz w:val="28"/>
          <w:szCs w:val="28"/>
        </w:rPr>
        <w:t xml:space="preserve"> - </w:t>
      </w:r>
      <w:proofErr w:type="spellStart"/>
      <w:r w:rsidRPr="00BF5734">
        <w:rPr>
          <w:rFonts w:ascii="Times New Roman" w:hAnsi="Times New Roman" w:cs="Times New Roman"/>
          <w:sz w:val="28"/>
          <w:szCs w:val="28"/>
        </w:rPr>
        <w:t>кластер</w:t>
      </w:r>
      <w:proofErr w:type="spellEnd"/>
      <w:r w:rsidRPr="00BF5734">
        <w:rPr>
          <w:rFonts w:ascii="Times New Roman" w:hAnsi="Times New Roman" w:cs="Times New Roman"/>
          <w:sz w:val="28"/>
          <w:szCs w:val="28"/>
        </w:rPr>
        <w:t xml:space="preserve"> </w:t>
      </w:r>
      <w:proofErr w:type="spellStart"/>
      <w:r w:rsidRPr="00BF5734">
        <w:rPr>
          <w:rFonts w:ascii="Times New Roman" w:hAnsi="Times New Roman" w:cs="Times New Roman"/>
          <w:sz w:val="28"/>
          <w:szCs w:val="28"/>
        </w:rPr>
        <w:t>дифференцировки</w:t>
      </w:r>
      <w:proofErr w:type="spellEnd"/>
    </w:p>
    <w:p w14:paraId="1C4DD6C1" w14:textId="04FC6B9A" w:rsidR="005C4AD5" w:rsidRDefault="00BF5734" w:rsidP="00BF5734">
      <w:pPr>
        <w:numPr>
          <w:ilvl w:val="0"/>
          <w:numId w:val="3"/>
        </w:numPr>
        <w:spacing w:line="360" w:lineRule="auto"/>
        <w:rPr>
          <w:rFonts w:ascii="Times New Roman" w:hAnsi="Times New Roman" w:cs="Times New Roman"/>
          <w:sz w:val="28"/>
          <w:szCs w:val="28"/>
        </w:rPr>
      </w:pPr>
      <w:r w:rsidRPr="00BF5734">
        <w:rPr>
          <w:rFonts w:ascii="Times New Roman" w:hAnsi="Times New Roman" w:cs="Times New Roman"/>
          <w:sz w:val="28"/>
          <w:szCs w:val="28"/>
        </w:rPr>
        <w:t xml:space="preserve">PCPS - </w:t>
      </w:r>
      <w:proofErr w:type="spellStart"/>
      <w:r w:rsidRPr="00BF5734">
        <w:rPr>
          <w:rFonts w:ascii="Times New Roman" w:hAnsi="Times New Roman" w:cs="Times New Roman"/>
          <w:sz w:val="28"/>
          <w:szCs w:val="28"/>
        </w:rPr>
        <w:t>proteosome</w:t>
      </w:r>
      <w:proofErr w:type="spellEnd"/>
      <w:r w:rsidRPr="00BF5734">
        <w:rPr>
          <w:rFonts w:ascii="Times New Roman" w:hAnsi="Times New Roman" w:cs="Times New Roman"/>
          <w:sz w:val="28"/>
          <w:szCs w:val="28"/>
        </w:rPr>
        <w:t xml:space="preserve">-catalyzed peptide splicing - </w:t>
      </w:r>
      <w:proofErr w:type="spellStart"/>
      <w:r w:rsidRPr="00BF5734">
        <w:rPr>
          <w:rFonts w:ascii="Times New Roman" w:hAnsi="Times New Roman" w:cs="Times New Roman"/>
          <w:sz w:val="28"/>
          <w:szCs w:val="28"/>
        </w:rPr>
        <w:t>пептидный</w:t>
      </w:r>
      <w:proofErr w:type="spellEnd"/>
      <w:r w:rsidRPr="00BF5734">
        <w:rPr>
          <w:rFonts w:ascii="Times New Roman" w:hAnsi="Times New Roman" w:cs="Times New Roman"/>
          <w:sz w:val="28"/>
          <w:szCs w:val="28"/>
        </w:rPr>
        <w:t xml:space="preserve"> </w:t>
      </w:r>
      <w:proofErr w:type="spellStart"/>
      <w:r w:rsidRPr="00BF5734">
        <w:rPr>
          <w:rFonts w:ascii="Times New Roman" w:hAnsi="Times New Roman" w:cs="Times New Roman"/>
          <w:sz w:val="28"/>
          <w:szCs w:val="28"/>
        </w:rPr>
        <w:t>сплайсинг</w:t>
      </w:r>
      <w:proofErr w:type="spellEnd"/>
      <w:r w:rsidRPr="00BF5734">
        <w:rPr>
          <w:rFonts w:ascii="Times New Roman" w:hAnsi="Times New Roman" w:cs="Times New Roman"/>
          <w:sz w:val="28"/>
          <w:szCs w:val="28"/>
        </w:rPr>
        <w:t xml:space="preserve">, </w:t>
      </w:r>
      <w:proofErr w:type="spellStart"/>
      <w:r w:rsidRPr="00BF5734">
        <w:rPr>
          <w:rFonts w:ascii="Times New Roman" w:hAnsi="Times New Roman" w:cs="Times New Roman"/>
          <w:sz w:val="28"/>
          <w:szCs w:val="28"/>
        </w:rPr>
        <w:t>катализируемый</w:t>
      </w:r>
      <w:proofErr w:type="spellEnd"/>
      <w:r w:rsidRPr="00BF5734">
        <w:rPr>
          <w:rFonts w:ascii="Times New Roman" w:hAnsi="Times New Roman" w:cs="Times New Roman"/>
          <w:sz w:val="28"/>
          <w:szCs w:val="28"/>
        </w:rPr>
        <w:t xml:space="preserve"> </w:t>
      </w:r>
      <w:proofErr w:type="spellStart"/>
      <w:r w:rsidRPr="00BF5734">
        <w:rPr>
          <w:rFonts w:ascii="Times New Roman" w:hAnsi="Times New Roman" w:cs="Times New Roman"/>
          <w:sz w:val="28"/>
          <w:szCs w:val="28"/>
        </w:rPr>
        <w:t>протеосомой</w:t>
      </w:r>
      <w:proofErr w:type="spellEnd"/>
    </w:p>
    <w:p w14:paraId="62B897BC" w14:textId="0B54E158" w:rsidR="00270346" w:rsidRPr="0075779D" w:rsidRDefault="00270346" w:rsidP="00BF5734">
      <w:pPr>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PLC – peptide-loading complex – </w:t>
      </w:r>
      <w:r>
        <w:rPr>
          <w:rFonts w:ascii="Times New Roman" w:hAnsi="Times New Roman" w:cs="Times New Roman"/>
          <w:sz w:val="28"/>
          <w:szCs w:val="28"/>
          <w:lang w:val="ru-RU"/>
        </w:rPr>
        <w:t>пептид</w:t>
      </w:r>
      <w:r w:rsidRPr="0075779D">
        <w:rPr>
          <w:rFonts w:ascii="Times New Roman" w:hAnsi="Times New Roman" w:cs="Times New Roman"/>
          <w:sz w:val="28"/>
          <w:szCs w:val="28"/>
        </w:rPr>
        <w:t>-</w:t>
      </w:r>
      <w:r>
        <w:rPr>
          <w:rFonts w:ascii="Times New Roman" w:hAnsi="Times New Roman" w:cs="Times New Roman"/>
          <w:sz w:val="28"/>
          <w:szCs w:val="28"/>
          <w:lang w:val="ru-RU"/>
        </w:rPr>
        <w:t>загружающий</w:t>
      </w:r>
      <w:r w:rsidRPr="0075779D">
        <w:rPr>
          <w:rFonts w:ascii="Times New Roman" w:hAnsi="Times New Roman" w:cs="Times New Roman"/>
          <w:sz w:val="28"/>
          <w:szCs w:val="28"/>
        </w:rPr>
        <w:t xml:space="preserve"> </w:t>
      </w:r>
      <w:r>
        <w:rPr>
          <w:rFonts w:ascii="Times New Roman" w:hAnsi="Times New Roman" w:cs="Times New Roman"/>
          <w:sz w:val="28"/>
          <w:szCs w:val="28"/>
          <w:lang w:val="ru-RU"/>
        </w:rPr>
        <w:t>комплекс</w:t>
      </w:r>
    </w:p>
    <w:p w14:paraId="5255A1CB" w14:textId="4A525A94" w:rsidR="00A84A4B" w:rsidRDefault="00A84A4B" w:rsidP="00BF5734">
      <w:pPr>
        <w:numPr>
          <w:ilvl w:val="0"/>
          <w:numId w:val="3"/>
        </w:numPr>
        <w:spacing w:line="360" w:lineRule="auto"/>
        <w:rPr>
          <w:rFonts w:ascii="Times New Roman" w:hAnsi="Times New Roman" w:cs="Times New Roman"/>
          <w:sz w:val="28"/>
          <w:szCs w:val="28"/>
        </w:rPr>
      </w:pPr>
      <w:r w:rsidRPr="00A84A4B">
        <w:rPr>
          <w:rFonts w:ascii="Times New Roman" w:hAnsi="Times New Roman" w:cs="Times New Roman"/>
          <w:sz w:val="28"/>
          <w:szCs w:val="28"/>
        </w:rPr>
        <w:t>ERAAP</w:t>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 </w:t>
      </w:r>
      <w:r w:rsidRPr="00A84A4B">
        <w:rPr>
          <w:rFonts w:ascii="Times New Roman" w:hAnsi="Times New Roman" w:cs="Times New Roman"/>
          <w:sz w:val="28"/>
          <w:szCs w:val="28"/>
        </w:rPr>
        <w:t xml:space="preserve"> </w:t>
      </w:r>
      <w:proofErr w:type="spellStart"/>
      <w:r w:rsidRPr="00A84A4B">
        <w:rPr>
          <w:rFonts w:ascii="Times New Roman" w:hAnsi="Times New Roman" w:cs="Times New Roman"/>
          <w:sz w:val="28"/>
          <w:szCs w:val="28"/>
        </w:rPr>
        <w:t>endoplasmatic</w:t>
      </w:r>
      <w:proofErr w:type="spellEnd"/>
      <w:proofErr w:type="gramEnd"/>
      <w:r w:rsidRPr="00A84A4B">
        <w:rPr>
          <w:rFonts w:ascii="Times New Roman" w:hAnsi="Times New Roman" w:cs="Times New Roman"/>
          <w:sz w:val="28"/>
          <w:szCs w:val="28"/>
        </w:rPr>
        <w:t xml:space="preserve"> reticulum aminopeptidase associated with antigen processing </w:t>
      </w:r>
      <w:r>
        <w:rPr>
          <w:rFonts w:ascii="Times New Roman" w:hAnsi="Times New Roman" w:cs="Times New Roman"/>
          <w:sz w:val="28"/>
          <w:szCs w:val="28"/>
        </w:rPr>
        <w:t xml:space="preserve">- </w:t>
      </w:r>
      <w:proofErr w:type="spellStart"/>
      <w:r w:rsidRPr="00A84A4B">
        <w:rPr>
          <w:rFonts w:ascii="Times New Roman" w:hAnsi="Times New Roman" w:cs="Times New Roman"/>
          <w:sz w:val="28"/>
          <w:szCs w:val="28"/>
        </w:rPr>
        <w:t>аминопептидазы</w:t>
      </w:r>
      <w:proofErr w:type="spellEnd"/>
      <w:r w:rsidRPr="00A84A4B">
        <w:rPr>
          <w:rFonts w:ascii="Times New Roman" w:hAnsi="Times New Roman" w:cs="Times New Roman"/>
          <w:sz w:val="28"/>
          <w:szCs w:val="28"/>
        </w:rPr>
        <w:t xml:space="preserve">, </w:t>
      </w:r>
      <w:proofErr w:type="spellStart"/>
      <w:r w:rsidRPr="00A84A4B">
        <w:rPr>
          <w:rFonts w:ascii="Times New Roman" w:hAnsi="Times New Roman" w:cs="Times New Roman"/>
          <w:sz w:val="28"/>
          <w:szCs w:val="28"/>
        </w:rPr>
        <w:t>ассоциированные</w:t>
      </w:r>
      <w:proofErr w:type="spellEnd"/>
      <w:r w:rsidRPr="00A84A4B">
        <w:rPr>
          <w:rFonts w:ascii="Times New Roman" w:hAnsi="Times New Roman" w:cs="Times New Roman"/>
          <w:sz w:val="28"/>
          <w:szCs w:val="28"/>
        </w:rPr>
        <w:t xml:space="preserve"> с </w:t>
      </w:r>
      <w:proofErr w:type="spellStart"/>
      <w:r w:rsidRPr="00A84A4B">
        <w:rPr>
          <w:rFonts w:ascii="Times New Roman" w:hAnsi="Times New Roman" w:cs="Times New Roman"/>
          <w:sz w:val="28"/>
          <w:szCs w:val="28"/>
        </w:rPr>
        <w:t>антигенным</w:t>
      </w:r>
      <w:proofErr w:type="spellEnd"/>
      <w:r w:rsidRPr="00A84A4B">
        <w:rPr>
          <w:rFonts w:ascii="Times New Roman" w:hAnsi="Times New Roman" w:cs="Times New Roman"/>
          <w:sz w:val="28"/>
          <w:szCs w:val="28"/>
        </w:rPr>
        <w:t xml:space="preserve"> </w:t>
      </w:r>
      <w:proofErr w:type="spellStart"/>
      <w:r w:rsidRPr="00A84A4B">
        <w:rPr>
          <w:rFonts w:ascii="Times New Roman" w:hAnsi="Times New Roman" w:cs="Times New Roman"/>
          <w:sz w:val="28"/>
          <w:szCs w:val="28"/>
        </w:rPr>
        <w:t>процессингом</w:t>
      </w:r>
      <w:proofErr w:type="spellEnd"/>
    </w:p>
    <w:p w14:paraId="5469BED9" w14:textId="3E9B142A" w:rsidR="00281DA5" w:rsidRDefault="00281DA5" w:rsidP="00BF5734">
      <w:pPr>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lang w:val="ru-RU"/>
        </w:rPr>
        <w:lastRenderedPageBreak/>
        <w:t>БД – база данных</w:t>
      </w:r>
    </w:p>
    <w:p w14:paraId="74AD1A62" w14:textId="33E84D8E" w:rsidR="00E57B48" w:rsidRDefault="0020414D" w:rsidP="00E57B48">
      <w:pPr>
        <w:numPr>
          <w:ilvl w:val="0"/>
          <w:numId w:val="3"/>
        </w:numPr>
        <w:spacing w:line="360" w:lineRule="auto"/>
        <w:rPr>
          <w:rFonts w:ascii="Times New Roman" w:hAnsi="Times New Roman" w:cs="Times New Roman"/>
          <w:sz w:val="28"/>
          <w:szCs w:val="28"/>
        </w:rPr>
      </w:pPr>
      <w:r w:rsidRPr="0020414D">
        <w:rPr>
          <w:rFonts w:ascii="Times New Roman" w:hAnsi="Times New Roman" w:cs="Times New Roman"/>
          <w:sz w:val="28"/>
          <w:szCs w:val="28"/>
        </w:rPr>
        <w:t>ANN</w:t>
      </w:r>
      <w:r>
        <w:rPr>
          <w:rFonts w:ascii="Times New Roman" w:hAnsi="Times New Roman" w:cs="Times New Roman"/>
          <w:sz w:val="28"/>
          <w:szCs w:val="28"/>
        </w:rPr>
        <w:t xml:space="preserve"> – artificial neural network – </w:t>
      </w:r>
      <w:r>
        <w:rPr>
          <w:rFonts w:ascii="Times New Roman" w:hAnsi="Times New Roman" w:cs="Times New Roman"/>
          <w:sz w:val="28"/>
          <w:szCs w:val="28"/>
          <w:lang w:val="ru-RU"/>
        </w:rPr>
        <w:t>искусственная нейронная сеть</w:t>
      </w:r>
      <w:r>
        <w:rPr>
          <w:rFonts w:ascii="Times New Roman" w:hAnsi="Times New Roman" w:cs="Times New Roman"/>
          <w:sz w:val="28"/>
          <w:szCs w:val="28"/>
        </w:rPr>
        <w:t xml:space="preserve"> </w:t>
      </w:r>
    </w:p>
    <w:p w14:paraId="489B6961" w14:textId="77777777" w:rsidR="00E57B48" w:rsidRDefault="0020414D" w:rsidP="00E57B48">
      <w:pPr>
        <w:numPr>
          <w:ilvl w:val="0"/>
          <w:numId w:val="3"/>
        </w:numPr>
        <w:spacing w:line="360" w:lineRule="auto"/>
        <w:rPr>
          <w:rFonts w:ascii="Times New Roman" w:hAnsi="Times New Roman" w:cs="Times New Roman"/>
          <w:sz w:val="28"/>
          <w:szCs w:val="28"/>
        </w:rPr>
      </w:pPr>
      <w:r w:rsidRPr="00E57B48">
        <w:rPr>
          <w:rFonts w:ascii="Times New Roman" w:hAnsi="Times New Roman" w:cs="Times New Roman"/>
          <w:sz w:val="28"/>
          <w:szCs w:val="28"/>
        </w:rPr>
        <w:t xml:space="preserve">SVM – support vector machine – </w:t>
      </w:r>
      <w:r w:rsidRPr="00E57B48">
        <w:rPr>
          <w:rFonts w:ascii="Times New Roman" w:hAnsi="Times New Roman" w:cs="Times New Roman"/>
          <w:sz w:val="28"/>
          <w:szCs w:val="28"/>
          <w:lang w:val="ru-RU"/>
        </w:rPr>
        <w:t>метод</w:t>
      </w:r>
      <w:r w:rsidRPr="00E57B48">
        <w:rPr>
          <w:rFonts w:ascii="Times New Roman" w:hAnsi="Times New Roman" w:cs="Times New Roman"/>
          <w:sz w:val="28"/>
          <w:szCs w:val="28"/>
        </w:rPr>
        <w:t xml:space="preserve"> </w:t>
      </w:r>
      <w:r w:rsidRPr="00E57B48">
        <w:rPr>
          <w:rFonts w:ascii="Times New Roman" w:hAnsi="Times New Roman" w:cs="Times New Roman"/>
          <w:sz w:val="28"/>
          <w:szCs w:val="28"/>
          <w:lang w:val="ru-RU"/>
        </w:rPr>
        <w:t>опорных</w:t>
      </w:r>
      <w:r w:rsidRPr="00E57B48">
        <w:rPr>
          <w:rFonts w:ascii="Times New Roman" w:hAnsi="Times New Roman" w:cs="Times New Roman"/>
          <w:sz w:val="28"/>
          <w:szCs w:val="28"/>
        </w:rPr>
        <w:t xml:space="preserve"> </w:t>
      </w:r>
      <w:r w:rsidRPr="00E57B48">
        <w:rPr>
          <w:rFonts w:ascii="Times New Roman" w:hAnsi="Times New Roman" w:cs="Times New Roman"/>
          <w:sz w:val="28"/>
          <w:szCs w:val="28"/>
          <w:lang w:val="ru-RU"/>
        </w:rPr>
        <w:t>векторов</w:t>
      </w:r>
    </w:p>
    <w:p w14:paraId="0579B61B" w14:textId="0D267C64" w:rsidR="00E57B48" w:rsidRPr="0075779D" w:rsidRDefault="00E57B48" w:rsidP="00E57B48">
      <w:pPr>
        <w:numPr>
          <w:ilvl w:val="0"/>
          <w:numId w:val="3"/>
        </w:numPr>
        <w:spacing w:line="360" w:lineRule="auto"/>
        <w:rPr>
          <w:rFonts w:ascii="Times New Roman" w:hAnsi="Times New Roman" w:cs="Times New Roman"/>
          <w:sz w:val="28"/>
          <w:szCs w:val="28"/>
        </w:rPr>
      </w:pPr>
      <w:r w:rsidRPr="00E57B48">
        <w:rPr>
          <w:rFonts w:ascii="Times New Roman" w:hAnsi="Times New Roman" w:cs="Times New Roman"/>
          <w:sz w:val="28"/>
          <w:szCs w:val="28"/>
        </w:rPr>
        <w:t>IC</w:t>
      </w:r>
      <w:r w:rsidRPr="0075779D">
        <w:rPr>
          <w:rFonts w:ascii="Times New Roman" w:hAnsi="Times New Roman" w:cs="Times New Roman"/>
          <w:sz w:val="28"/>
          <w:szCs w:val="28"/>
          <w:vertAlign w:val="subscript"/>
          <w:lang w:val="ru-RU"/>
        </w:rPr>
        <w:t>50</w:t>
      </w:r>
      <w:r w:rsidRPr="00E57B48">
        <w:rPr>
          <w:rFonts w:ascii="Times New Roman" w:hAnsi="Times New Roman" w:cs="Times New Roman"/>
          <w:sz w:val="28"/>
          <w:szCs w:val="28"/>
          <w:vertAlign w:val="subscript"/>
          <w:lang w:val="ru-RU"/>
        </w:rPr>
        <w:t xml:space="preserve"> </w:t>
      </w:r>
      <w:r w:rsidRPr="00E57B48">
        <w:rPr>
          <w:rFonts w:ascii="Times New Roman" w:hAnsi="Times New Roman" w:cs="Times New Roman"/>
          <w:sz w:val="28"/>
          <w:szCs w:val="28"/>
          <w:lang w:val="ru-RU"/>
        </w:rPr>
        <w:t xml:space="preserve">- </w:t>
      </w:r>
      <w:r w:rsidRPr="0075779D">
        <w:rPr>
          <w:rFonts w:ascii="Times New Roman" w:hAnsi="Times New Roman" w:cs="Times New Roman"/>
          <w:sz w:val="28"/>
          <w:szCs w:val="28"/>
          <w:lang w:val="ru-RU"/>
        </w:rPr>
        <w:t xml:space="preserve">концентрации </w:t>
      </w:r>
      <w:proofErr w:type="spellStart"/>
      <w:r w:rsidRPr="0075779D">
        <w:rPr>
          <w:rFonts w:ascii="Times New Roman" w:hAnsi="Times New Roman" w:cs="Times New Roman"/>
          <w:sz w:val="28"/>
          <w:szCs w:val="28"/>
          <w:lang w:val="ru-RU"/>
        </w:rPr>
        <w:t>полумаксимального</w:t>
      </w:r>
      <w:proofErr w:type="spellEnd"/>
      <w:r w:rsidRPr="0075779D">
        <w:rPr>
          <w:rFonts w:ascii="Times New Roman" w:hAnsi="Times New Roman" w:cs="Times New Roman"/>
          <w:sz w:val="28"/>
          <w:szCs w:val="28"/>
          <w:lang w:val="ru-RU"/>
        </w:rPr>
        <w:t xml:space="preserve"> ингибирования</w:t>
      </w:r>
    </w:p>
    <w:p w14:paraId="187ECD1D" w14:textId="34A6C935" w:rsidR="00E57B48" w:rsidRPr="0075779D" w:rsidRDefault="00E57B48" w:rsidP="00E57B48">
      <w:pPr>
        <w:numPr>
          <w:ilvl w:val="0"/>
          <w:numId w:val="3"/>
        </w:numPr>
        <w:spacing w:line="360" w:lineRule="auto"/>
        <w:rPr>
          <w:rFonts w:ascii="Times New Roman" w:hAnsi="Times New Roman" w:cs="Times New Roman"/>
          <w:sz w:val="28"/>
          <w:szCs w:val="28"/>
        </w:rPr>
      </w:pPr>
      <w:proofErr w:type="spellStart"/>
      <w:r>
        <w:rPr>
          <w:rFonts w:ascii="Times New Roman" w:hAnsi="Times New Roman" w:cs="Times New Roman"/>
          <w:sz w:val="28"/>
          <w:szCs w:val="28"/>
          <w:lang w:val="ru-RU"/>
        </w:rPr>
        <w:t>нМ</w:t>
      </w:r>
      <w:proofErr w:type="spellEnd"/>
      <w:r>
        <w:rPr>
          <w:rFonts w:ascii="Times New Roman" w:hAnsi="Times New Roman" w:cs="Times New Roman"/>
          <w:sz w:val="28"/>
          <w:szCs w:val="28"/>
          <w:lang w:val="ru-RU"/>
        </w:rPr>
        <w:t xml:space="preserve"> – </w:t>
      </w:r>
      <w:proofErr w:type="spellStart"/>
      <w:r>
        <w:rPr>
          <w:rFonts w:ascii="Times New Roman" w:hAnsi="Times New Roman" w:cs="Times New Roman"/>
          <w:sz w:val="28"/>
          <w:szCs w:val="28"/>
          <w:lang w:val="ru-RU"/>
        </w:rPr>
        <w:t>наномоль</w:t>
      </w:r>
      <w:proofErr w:type="spellEnd"/>
      <w:r>
        <w:rPr>
          <w:rFonts w:ascii="Times New Roman" w:hAnsi="Times New Roman" w:cs="Times New Roman"/>
          <w:sz w:val="28"/>
          <w:szCs w:val="28"/>
          <w:lang w:val="ru-RU"/>
        </w:rPr>
        <w:t>/литр</w:t>
      </w:r>
    </w:p>
    <w:p w14:paraId="7D81C72C" w14:textId="3B5B18F6" w:rsidR="00E11DF9" w:rsidRPr="0075779D" w:rsidRDefault="00E11DF9" w:rsidP="0075779D">
      <w:pPr>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MNA - </w:t>
      </w:r>
      <w:r w:rsidRPr="00E11DF9">
        <w:rPr>
          <w:rFonts w:ascii="Times New Roman" w:hAnsi="Times New Roman" w:cs="Times New Roman"/>
          <w:sz w:val="28"/>
          <w:szCs w:val="28"/>
        </w:rPr>
        <w:t>Multilevel Neighborhoods of Atoms</w:t>
      </w:r>
      <w:r>
        <w:rPr>
          <w:rFonts w:ascii="Times New Roman" w:hAnsi="Times New Roman" w:cs="Times New Roman"/>
          <w:sz w:val="28"/>
          <w:szCs w:val="28"/>
        </w:rPr>
        <w:t xml:space="preserve"> – </w:t>
      </w:r>
      <w:r>
        <w:rPr>
          <w:rFonts w:ascii="Times New Roman" w:hAnsi="Times New Roman" w:cs="Times New Roman"/>
          <w:sz w:val="28"/>
          <w:szCs w:val="28"/>
          <w:lang w:val="ru-RU"/>
        </w:rPr>
        <w:t>многоуровневые</w:t>
      </w:r>
      <w:r w:rsidRPr="0075779D">
        <w:rPr>
          <w:rFonts w:ascii="Times New Roman" w:hAnsi="Times New Roman" w:cs="Times New Roman"/>
          <w:sz w:val="28"/>
          <w:szCs w:val="28"/>
        </w:rPr>
        <w:t xml:space="preserve"> </w:t>
      </w:r>
      <w:r>
        <w:rPr>
          <w:rFonts w:ascii="Times New Roman" w:hAnsi="Times New Roman" w:cs="Times New Roman"/>
          <w:sz w:val="28"/>
          <w:szCs w:val="28"/>
          <w:lang w:val="ru-RU"/>
        </w:rPr>
        <w:t>атомные</w:t>
      </w:r>
      <w:r w:rsidRPr="0075779D">
        <w:rPr>
          <w:rFonts w:ascii="Times New Roman" w:hAnsi="Times New Roman" w:cs="Times New Roman"/>
          <w:sz w:val="28"/>
          <w:szCs w:val="28"/>
        </w:rPr>
        <w:t xml:space="preserve"> </w:t>
      </w:r>
      <w:r>
        <w:rPr>
          <w:rFonts w:ascii="Times New Roman" w:hAnsi="Times New Roman" w:cs="Times New Roman"/>
          <w:sz w:val="28"/>
          <w:szCs w:val="28"/>
          <w:lang w:val="ru-RU"/>
        </w:rPr>
        <w:t>окрестности</w:t>
      </w:r>
    </w:p>
    <w:p w14:paraId="26E54225" w14:textId="71F40465" w:rsidR="007A630F" w:rsidRPr="0075779D" w:rsidRDefault="00E57B48" w:rsidP="0075779D">
      <w:pPr>
        <w:pStyle w:val="a4"/>
        <w:rPr>
          <w:rFonts w:eastAsiaTheme="majorEastAsia" w:cstheme="majorBidi"/>
          <w:b/>
          <w:bCs/>
          <w:color w:val="000000" w:themeColor="text1"/>
          <w:sz w:val="32"/>
          <w:szCs w:val="32"/>
        </w:rPr>
      </w:pPr>
      <w:r w:rsidRPr="00E11DF9">
        <w:rPr>
          <w:rFonts w:ascii="Times New Roman" w:hAnsi="Times New Roman" w:cs="Times New Roman"/>
          <w:sz w:val="28"/>
          <w:szCs w:val="28"/>
        </w:rPr>
        <w:t xml:space="preserve"> </w:t>
      </w:r>
      <w:bookmarkStart w:id="188" w:name="введение"/>
      <w:bookmarkEnd w:id="186"/>
      <w:r w:rsidR="007A630F" w:rsidRPr="00E11DF9">
        <w:br w:type="page"/>
      </w:r>
    </w:p>
    <w:p w14:paraId="71347530" w14:textId="3975299A" w:rsidR="005C4AD5" w:rsidRPr="007A630F" w:rsidRDefault="00BF5734">
      <w:pPr>
        <w:pStyle w:val="1"/>
        <w:rPr>
          <w:lang w:val="ru-RU"/>
        </w:rPr>
      </w:pPr>
      <w:bookmarkStart w:id="189" w:name="_Toc135824368"/>
      <w:r w:rsidRPr="007A630F">
        <w:rPr>
          <w:lang w:val="ru-RU"/>
        </w:rPr>
        <w:lastRenderedPageBreak/>
        <w:t>Введение</w:t>
      </w:r>
      <w:bookmarkEnd w:id="189"/>
    </w:p>
    <w:p w14:paraId="0480B2CB" w14:textId="5EEE7F7A" w:rsidR="005C4AD5" w:rsidRPr="007A630F" w:rsidRDefault="00BF5734">
      <w:pPr>
        <w:pStyle w:val="FirstParagraph"/>
        <w:rPr>
          <w:lang w:val="ru-RU"/>
        </w:rPr>
      </w:pPr>
      <w:r w:rsidRPr="007A630F">
        <w:rPr>
          <w:lang w:val="ru-RU"/>
        </w:rPr>
        <w:t>Каждый живой организм на нашей планете стремится передать свой генетический материал потомкам. Для осуществления этой цели у каждого вида организмов должны быть механизмы защиты от конкурентов. Эти механизмы эволюционируют вместе с организмами. Примерно 500 миллионов лет назад, у хордовых возник ароморфоз: адаптивная иммунная система</w:t>
      </w:r>
      <w:r w:rsidR="007A630F">
        <w:rPr>
          <w:lang w:val="ru-RU"/>
        </w:rPr>
        <w:t xml:space="preserve"> </w:t>
      </w:r>
      <w:r w:rsidR="00236796">
        <w:rPr>
          <w:lang w:val="ru-RU"/>
        </w:rPr>
        <w:fldChar w:fldCharType="begin"/>
      </w:r>
      <w:r w:rsidR="00236796">
        <w:rPr>
          <w:lang w:val="ru-RU"/>
        </w:rPr>
        <w:instrText xml:space="preserve"> ADDIN ZOTERO_ITEM CSL_CITATION {"citationID":"rUq8wnbW","properties":{"formattedCitation":"[1]","plainCitation":"[1]","noteIndex":0},"citationItems":[{"id":412,"uris":["http://zotero.org/users/10071278/items/Z3JCGB4M"],"itemData":{"id":412,"type":"book","event-place":"Москва","ISBN":"978-5-9704-1319-7","number-of-pages":"752","publisher":"ГЭОТАР-Медиа","publisher-place":"Москва","title":"Иммунология","author":[{"family":"Ярилин","given":"А.А."}],"issued":{"date-parts":[["2010"]]}}}],"schema":"https://github.com/citation-style-language/schema/raw/master/csl-citation.json"} </w:instrText>
      </w:r>
      <w:r w:rsidR="00236796">
        <w:rPr>
          <w:lang w:val="ru-RU"/>
        </w:rPr>
        <w:fldChar w:fldCharType="separate"/>
      </w:r>
      <w:r w:rsidR="00236796" w:rsidRPr="0075779D">
        <w:rPr>
          <w:rFonts w:cs="Times New Roman"/>
          <w:lang w:val="ru-RU"/>
        </w:rPr>
        <w:t>[1]</w:t>
      </w:r>
      <w:r w:rsidR="00236796">
        <w:rPr>
          <w:lang w:val="ru-RU"/>
        </w:rPr>
        <w:fldChar w:fldCharType="end"/>
      </w:r>
      <w:r w:rsidRPr="007A630F">
        <w:rPr>
          <w:lang w:val="ru-RU"/>
        </w:rPr>
        <w:t>. Иммунная система - специализированная система органов и тканей, обеспечивающих иммунитет</w:t>
      </w:r>
      <w:r w:rsidR="007A630F">
        <w:rPr>
          <w:lang w:val="ru-RU"/>
        </w:rPr>
        <w:t xml:space="preserve"> </w:t>
      </w:r>
      <w:r w:rsidR="00236796">
        <w:rPr>
          <w:lang w:val="ru-RU"/>
        </w:rPr>
        <w:fldChar w:fldCharType="begin"/>
      </w:r>
      <w:r w:rsidR="00236796">
        <w:rPr>
          <w:lang w:val="ru-RU"/>
        </w:rPr>
        <w:instrText xml:space="preserve"> ADDIN ZOTERO_ITEM CSL_CITATION {"citationID":"UYvQ3QIA","properties":{"formattedCitation":"[2]","plainCitation":"[2]","noteIndex":0},"citationItems":[{"id":411,"uris":["http://zotero.org/users/10071278/items/V8KUK7UQ"],"itemData":{"id":411,"type":"book","abstract":"В учебном пособии подробно освещены основы общей иммунологии: структурa и функции иммунной системы, формирование иммунного ответа в норме и при патологии, врожденный и приобретенный иммунитет. Отдельные главы посвящены характеристике клеток иммунной системы, описанию различных антигенов, маркеров и рецепторов, процессам дифференцировки Т- и В-лимфоцитов, механизмам клеточной цитотоксичности, структуре и функциям антител, системе цитокинов. Рассматриваются строение и функции главного комплекса гистосовместимости человека. В пособии приведены перечень вопросов для самоконтроля, тестовые задания. Предложенная структура пособия поможет студентам выделить принципиальные аспекты изучаемых процессов, организовать и конкретизировать изучение дисциплины. Учебное пособие «Основы общей иммунологии», подготовлено по дисциплине «Иммунология» в соответствии с Федеральным государственным образовательным стандартом высшего профессионального образования и предназначено для студентов, обучающихся по специальностям Лечебное дело, Педиатрия и Стоматология.","event-place":"Москва","ISBN":"978-5-906332-39-4","publisher":"ПедиатрЪ","publisher-place":"Москва","title":"Основы общей иммунологии. Учебно-методическое пособие для студентов медицинских вузов","author":[{"family":"Ганковская","given":"Л.В."},{"family":"Намазова-Баранова","given":"Л.С."},{"family":"Мешкова","given":"Р.Я."}],"issued":{"date-parts":[["2014"]]}}}],"schema":"https://github.com/citation-style-language/schema/raw/master/csl-citation.json"} </w:instrText>
      </w:r>
      <w:r w:rsidR="00236796">
        <w:rPr>
          <w:lang w:val="ru-RU"/>
        </w:rPr>
        <w:fldChar w:fldCharType="separate"/>
      </w:r>
      <w:r w:rsidR="00236796" w:rsidRPr="0075779D">
        <w:rPr>
          <w:rFonts w:cs="Times New Roman"/>
          <w:lang w:val="ru-RU"/>
        </w:rPr>
        <w:t>[2]</w:t>
      </w:r>
      <w:r w:rsidR="00236796">
        <w:rPr>
          <w:lang w:val="ru-RU"/>
        </w:rPr>
        <w:fldChar w:fldCharType="end"/>
      </w:r>
      <w:r w:rsidRPr="007A630F">
        <w:rPr>
          <w:lang w:val="ru-RU"/>
        </w:rPr>
        <w:t>. Иммунитет - способ защиты организма от живых тел и веществ, несущих признаки чужеродной информации</w:t>
      </w:r>
      <w:r w:rsidR="00236796">
        <w:rPr>
          <w:lang w:val="ru-RU"/>
        </w:rPr>
        <w:t xml:space="preserve"> </w:t>
      </w:r>
      <w:r w:rsidR="00236796">
        <w:rPr>
          <w:lang w:val="ru-RU"/>
        </w:rPr>
        <w:fldChar w:fldCharType="begin"/>
      </w:r>
      <w:r w:rsidR="00236796">
        <w:rPr>
          <w:lang w:val="ru-RU"/>
        </w:rPr>
        <w:instrText xml:space="preserve"> ADDIN ZOTERO_ITEM CSL_CITATION {"citationID":"lVfmj7Kk","properties":{"formattedCitation":"[2]","plainCitation":"[2]","noteIndex":0},"citationItems":[{"id":411,"uris":["http://zotero.org/users/10071278/items/V8KUK7UQ"],"itemData":{"id":411,"type":"book","abstract":"В учебном пособии подробно освещены основы общей иммунологии: структурa и функции иммунной системы, формирование иммунного ответа в норме и при патологии, врожденный и приобретенный иммунитет. Отдельные главы посвящены характеристике клеток иммунной системы, описанию различных антигенов, маркеров и рецепторов, процессам дифференцировки Т- и В-лимфоцитов, механизмам клеточной цитотоксичности, структуре и функциям антител, системе цитокинов. Рассматриваются строение и функции главного комплекса гистосовместимости человека. В пособии приведены перечень вопросов для самоконтроля, тестовые задания. Предложенная структура пособия поможет студентам выделить принципиальные аспекты изучаемых процессов, организовать и конкретизировать изучение дисциплины. Учебное пособие «Основы общей иммунологии», подготовлено по дисциплине «Иммунология» в соответствии с Федеральным государственным образовательным стандартом высшего профессионального образования и предназначено для студентов, обучающихся по специальностям Лечебное дело, Педиатрия и Стоматология.","event-place":"Москва","ISBN":"978-5-906332-39-4","publisher":"ПедиатрЪ","publisher-place":"Москва","title":"Основы общей иммунологии. Учебно-методическое пособие для студентов медицинских вузов","author":[{"family":"Ганковская","given":"Л.В."},{"family":"Намазова-Баранова","given":"Л.С."},{"family":"Мешкова","given":"Р.Я."}],"issued":{"date-parts":[["2014"]]}}}],"schema":"https://github.com/citation-style-language/schema/raw/master/csl-citation.json"} </w:instrText>
      </w:r>
      <w:r w:rsidR="00236796">
        <w:rPr>
          <w:lang w:val="ru-RU"/>
        </w:rPr>
        <w:fldChar w:fldCharType="separate"/>
      </w:r>
      <w:r w:rsidR="00236796" w:rsidRPr="0075779D">
        <w:rPr>
          <w:rFonts w:cs="Times New Roman"/>
          <w:lang w:val="ru-RU"/>
        </w:rPr>
        <w:t>[2]</w:t>
      </w:r>
      <w:r w:rsidR="00236796">
        <w:rPr>
          <w:lang w:val="ru-RU"/>
        </w:rPr>
        <w:fldChar w:fldCharType="end"/>
      </w:r>
      <w:r w:rsidRPr="007A630F">
        <w:rPr>
          <w:lang w:val="ru-RU"/>
        </w:rPr>
        <w:t>. Вещества, которые несут такие признаки называются антигенами.</w:t>
      </w:r>
    </w:p>
    <w:p w14:paraId="5857CF11" w14:textId="7E9D63F4" w:rsidR="005C4AD5" w:rsidRPr="007A630F" w:rsidRDefault="00BF5734">
      <w:pPr>
        <w:pStyle w:val="a0"/>
        <w:rPr>
          <w:lang w:val="ru-RU"/>
        </w:rPr>
      </w:pPr>
      <w:r w:rsidRPr="007A630F">
        <w:rPr>
          <w:lang w:val="ru-RU"/>
        </w:rPr>
        <w:t>Адаптивная иммунная система названа так потому, что спектр антигенов, против которых защищает адаптивная иммунная система, не наследуется, а формируется в процессе жизни организма и определяется антигенами, встреченными организмом на протяжении жизни. То есть иммунная система организма адаптируется к своему окружению. Т- и В-лимфоциты, основ</w:t>
      </w:r>
      <w:r w:rsidR="007A630F">
        <w:rPr>
          <w:lang w:val="ru-RU"/>
        </w:rPr>
        <w:t>н</w:t>
      </w:r>
      <w:r w:rsidRPr="007A630F">
        <w:rPr>
          <w:lang w:val="ru-RU"/>
        </w:rPr>
        <w:t>ые составляющие адаптивной иммунной систем</w:t>
      </w:r>
      <w:r w:rsidR="007A5832">
        <w:rPr>
          <w:lang w:val="ru-RU"/>
        </w:rPr>
        <w:t>ы</w:t>
      </w:r>
      <w:r w:rsidRPr="007A630F">
        <w:rPr>
          <w:lang w:val="ru-RU"/>
        </w:rPr>
        <w:t>, распознают участок молекулы антигена, которые называется эпитоп (антигенная детерминанта) с помощью специализированных молекул-рецепторов на своих цитоплазматических мембранах.</w:t>
      </w:r>
    </w:p>
    <w:p w14:paraId="3BAF974B" w14:textId="4D022034" w:rsidR="005C4AD5" w:rsidRPr="007A630F" w:rsidRDefault="00BF5734">
      <w:pPr>
        <w:pStyle w:val="a0"/>
        <w:rPr>
          <w:lang w:val="ru-RU"/>
        </w:rPr>
      </w:pPr>
      <w:r w:rsidRPr="007A630F">
        <w:rPr>
          <w:lang w:val="ru-RU"/>
        </w:rPr>
        <w:t>Существуют разница в том, как и с помощью каких молекул распознается антиген Т- и В-</w:t>
      </w:r>
      <w:r w:rsidR="00E66A88" w:rsidRPr="007A630F">
        <w:rPr>
          <w:lang w:val="ru-RU"/>
        </w:rPr>
        <w:t>лимфоцитами</w:t>
      </w:r>
      <w:r w:rsidRPr="007A630F">
        <w:rPr>
          <w:lang w:val="ru-RU"/>
        </w:rPr>
        <w:t xml:space="preserve">. </w:t>
      </w:r>
      <w:r>
        <w:t>B</w:t>
      </w:r>
      <w:r w:rsidRPr="007A630F">
        <w:rPr>
          <w:lang w:val="ru-RU"/>
        </w:rPr>
        <w:t xml:space="preserve">-лимфоциты способны распознавать </w:t>
      </w:r>
      <w:proofErr w:type="spellStart"/>
      <w:r w:rsidRPr="007A630F">
        <w:rPr>
          <w:lang w:val="ru-RU"/>
        </w:rPr>
        <w:t>нативный</w:t>
      </w:r>
      <w:proofErr w:type="spellEnd"/>
      <w:r w:rsidRPr="007A630F">
        <w:rPr>
          <w:lang w:val="ru-RU"/>
        </w:rPr>
        <w:t xml:space="preserve"> антиген с помощью своего В-клеточного рецептора. Т-лимфоциты способны распознавать только антигены, </w:t>
      </w:r>
      <w:proofErr w:type="spellStart"/>
      <w:r w:rsidRPr="007A630F">
        <w:rPr>
          <w:lang w:val="ru-RU"/>
        </w:rPr>
        <w:t>презентированные</w:t>
      </w:r>
      <w:proofErr w:type="spellEnd"/>
      <w:r w:rsidRPr="007A630F">
        <w:rPr>
          <w:lang w:val="ru-RU"/>
        </w:rPr>
        <w:t xml:space="preserve"> на главном комплексе </w:t>
      </w:r>
      <w:proofErr w:type="spellStart"/>
      <w:r w:rsidRPr="007A630F">
        <w:rPr>
          <w:lang w:val="ru-RU"/>
        </w:rPr>
        <w:t>гистосовместимости</w:t>
      </w:r>
      <w:proofErr w:type="spellEnd"/>
      <w:r w:rsidRPr="007A630F">
        <w:rPr>
          <w:lang w:val="ru-RU"/>
        </w:rPr>
        <w:t xml:space="preserve"> (МНС), с помощью своих Т-клеточных рецепторов (ТКР). Такое ограничение называют в иммунологии МНС-рестрикцией. МНС представляет своеобразную систему “свой-чужой”, в состав которой входят не только молекулы, отвечающие за процессинг и презентацию антигенов, но и помогающие в реализации иммунного ответа. Для развития эф</w:t>
      </w:r>
      <w:r w:rsidRPr="007A630F">
        <w:rPr>
          <w:lang w:val="ru-RU"/>
        </w:rPr>
        <w:lastRenderedPageBreak/>
        <w:t xml:space="preserve">фективного иммунного ответа, как правило, необходимо, чтобы Т-хелперы или Т-киллеры с помощью своих ТКР распознали антиген и передали сигнал о наличии чужеродного антигена. В данной работе будет рассмотрено, как организм </w:t>
      </w:r>
      <w:r w:rsidR="00E66A88" w:rsidRPr="007A630F">
        <w:rPr>
          <w:lang w:val="ru-RU"/>
        </w:rPr>
        <w:t>подготавливает</w:t>
      </w:r>
      <w:r w:rsidRPr="007A630F">
        <w:rPr>
          <w:lang w:val="ru-RU"/>
        </w:rPr>
        <w:t xml:space="preserve"> антигены для распознавания Т-лимфоцитами и как этот процесс можно предсказывать, и будет предложен новый подход к предсказанию результата этого процесса.</w:t>
      </w:r>
    </w:p>
    <w:p w14:paraId="5A4BE319" w14:textId="69B05296" w:rsidR="005C4AD5" w:rsidRPr="007A630F" w:rsidRDefault="00BF5734">
      <w:pPr>
        <w:pStyle w:val="a0"/>
        <w:rPr>
          <w:lang w:val="ru-RU"/>
        </w:rPr>
      </w:pPr>
      <w:r w:rsidRPr="007A630F">
        <w:rPr>
          <w:lang w:val="ru-RU"/>
        </w:rPr>
        <w:t xml:space="preserve">Математическая оценка возможного количества </w:t>
      </w:r>
      <m:oMath>
        <m:r>
          <w:rPr>
            <w:rFonts w:ascii="Cambria Math" w:hAnsi="Cambria Math"/>
          </w:rPr>
          <m:t>β</m:t>
        </m:r>
      </m:oMath>
      <w:r w:rsidRPr="007A630F">
        <w:rPr>
          <w:lang w:val="ru-RU"/>
        </w:rPr>
        <w:t xml:space="preserve">-цепей ТКР равно </w:t>
      </w:r>
      <m:oMath>
        <m:sSup>
          <m:sSupPr>
            <m:ctrlPr>
              <w:rPr>
                <w:rFonts w:ascii="Cambria Math" w:hAnsi="Cambria Math"/>
              </w:rPr>
            </m:ctrlPr>
          </m:sSupPr>
          <m:e>
            <m:r>
              <w:rPr>
                <w:rFonts w:ascii="Cambria Math" w:hAnsi="Cambria Math"/>
                <w:lang w:val="ru-RU"/>
              </w:rPr>
              <m:t>10</m:t>
            </m:r>
          </m:e>
          <m:sup>
            <m:r>
              <w:rPr>
                <w:rFonts w:ascii="Cambria Math" w:hAnsi="Cambria Math"/>
                <w:lang w:val="ru-RU"/>
              </w:rPr>
              <m:t>14</m:t>
            </m:r>
          </m:sup>
        </m:sSup>
      </m:oMath>
      <w:r w:rsidR="00236796" w:rsidRPr="00236796">
        <w:rPr>
          <w:lang w:val="ru-RU"/>
        </w:rPr>
        <w:t xml:space="preserve"> </w:t>
      </w:r>
      <w:r w:rsidR="00236796">
        <w:rPr>
          <w:lang w:val="ru-RU"/>
        </w:rPr>
        <w:fldChar w:fldCharType="begin"/>
      </w:r>
      <w:r w:rsidR="00236796">
        <w:rPr>
          <w:lang w:val="ru-RU"/>
        </w:rPr>
        <w:instrText xml:space="preserve"> ADDIN ZOTERO_ITEM CSL_CITATION {"citationID":"4wn6OyNq","properties":{"formattedCitation":"[3]","plainCitation":"[3]","noteIndex":0},"citationItems":[{"id":491,"uris":["http://zotero.org/users/10071278/items/37RE2STP"],"itemData":{"id":491,"type":"article-journal","container-title":"Proceedings of the National Academy of Sciences","DOI":"10.1073/pnas.1212755109","issue":"40","page":"16161–16166","title":"Statistical inference of the generation probability of T-cell receptors from sequence repertoires","volume":"109","author":[{"family":"Murugan","given":"Anand"},{"family":"Mora","given":"Thierry"},{"family":"Walczak","given":"Aleksandra M."},{"family":"Callan","given":"Curtis G."}],"issued":{"date-parts":[["2012",9,17]]}}}],"schema":"https://github.com/citation-style-language/schema/raw/master/csl-citation.json"} </w:instrText>
      </w:r>
      <w:r w:rsidR="00236796">
        <w:rPr>
          <w:lang w:val="ru-RU"/>
        </w:rPr>
        <w:fldChar w:fldCharType="separate"/>
      </w:r>
      <w:r w:rsidR="00236796" w:rsidRPr="00236796">
        <w:rPr>
          <w:rFonts w:cs="Times New Roman"/>
          <w:lang w:val="ru-RU"/>
        </w:rPr>
        <w:t>[3]</w:t>
      </w:r>
      <w:r w:rsidR="00236796">
        <w:rPr>
          <w:lang w:val="ru-RU"/>
        </w:rPr>
        <w:fldChar w:fldCharType="end"/>
      </w:r>
      <w:r w:rsidRPr="007A630F">
        <w:rPr>
          <w:lang w:val="ru-RU"/>
        </w:rPr>
        <w:t xml:space="preserve">. Количество возможных белков длины </w:t>
      </w:r>
      <w:r>
        <w:t>n</w:t>
      </w:r>
      <w:r w:rsidRPr="007A630F">
        <w:rPr>
          <w:lang w:val="ru-RU"/>
        </w:rPr>
        <w:t xml:space="preserve"> из 20 основных </w:t>
      </w:r>
      <w:proofErr w:type="spellStart"/>
      <w:r w:rsidRPr="007A630F">
        <w:rPr>
          <w:lang w:val="ru-RU"/>
        </w:rPr>
        <w:t>протеиногенных</w:t>
      </w:r>
      <w:proofErr w:type="spellEnd"/>
      <w:r w:rsidRPr="007A630F">
        <w:rPr>
          <w:lang w:val="ru-RU"/>
        </w:rPr>
        <w:t xml:space="preserve"> аминокислот равняется </w:t>
      </w:r>
      <m:oMath>
        <m:sSup>
          <m:sSupPr>
            <m:ctrlPr>
              <w:rPr>
                <w:rFonts w:ascii="Cambria Math" w:hAnsi="Cambria Math"/>
              </w:rPr>
            </m:ctrlPr>
          </m:sSupPr>
          <m:e>
            <m:r>
              <w:rPr>
                <w:rFonts w:ascii="Cambria Math" w:hAnsi="Cambria Math"/>
                <w:lang w:val="ru-RU"/>
              </w:rPr>
              <m:t>20</m:t>
            </m:r>
          </m:e>
          <m:sup>
            <m:r>
              <w:rPr>
                <w:rFonts w:ascii="Cambria Math" w:hAnsi="Cambria Math"/>
              </w:rPr>
              <m:t>n</m:t>
            </m:r>
          </m:sup>
        </m:sSup>
      </m:oMath>
      <w:r w:rsidRPr="007A630F">
        <w:rPr>
          <w:lang w:val="ru-RU"/>
        </w:rPr>
        <w:t xml:space="preserve"> и из этого разнообразия возможно появление ещё большего числа пептидов, которые могут быть эпитопами. Невозможно и нецелесообразно проверять все сочетания этого разнообразия на предмет наличия или отсутствия взаимодействия экспериментально. Однако за 50 лет активной работы был накоплен огромный массив данных о процессах подготовки антигенов, их презентации и распознавания целевыми молекулами, в нашем случае ТКР. Эти данные аккумулированы в различные базы данных и базы знаний, которые позволяют учёным строить математические модели для предсказания результатов разных этапов процессинга антигенов, наличия или отсутствия иммуногенности и аллергенности эпитопов.</w:t>
      </w:r>
    </w:p>
    <w:p w14:paraId="76131B62" w14:textId="3BE03A71" w:rsidR="009F2324" w:rsidRDefault="00BF5734">
      <w:pPr>
        <w:pStyle w:val="a0"/>
        <w:rPr>
          <w:lang w:val="ru-RU"/>
        </w:rPr>
      </w:pPr>
      <w:r w:rsidRPr="007A630F">
        <w:rPr>
          <w:lang w:val="ru-RU"/>
        </w:rPr>
        <w:t xml:space="preserve">Над </w:t>
      </w:r>
      <w:r w:rsidR="007A5832">
        <w:rPr>
          <w:lang w:val="ru-RU"/>
        </w:rPr>
        <w:t>созданием</w:t>
      </w:r>
      <w:r w:rsidR="007A5832" w:rsidRPr="007A630F">
        <w:rPr>
          <w:lang w:val="ru-RU"/>
        </w:rPr>
        <w:t xml:space="preserve"> </w:t>
      </w:r>
      <w:r w:rsidRPr="007A630F">
        <w:rPr>
          <w:lang w:val="ru-RU"/>
        </w:rPr>
        <w:t xml:space="preserve">математических моделей </w:t>
      </w:r>
      <w:r w:rsidR="007A5832">
        <w:rPr>
          <w:lang w:val="ru-RU"/>
        </w:rPr>
        <w:t xml:space="preserve">прогноза эпитопов </w:t>
      </w:r>
      <w:r w:rsidRPr="007A630F">
        <w:rPr>
          <w:lang w:val="ru-RU"/>
        </w:rPr>
        <w:t xml:space="preserve">работает большое количество ученых уже больше двадцати лет: первые программы начали появляться в начале нулевых годов этого века. Данные модели крайне полезны в </w:t>
      </w:r>
      <w:proofErr w:type="spellStart"/>
      <w:r w:rsidRPr="007A630F">
        <w:rPr>
          <w:lang w:val="ru-RU"/>
        </w:rPr>
        <w:t>вакцинологии</w:t>
      </w:r>
      <w:proofErr w:type="spellEnd"/>
      <w:r w:rsidRPr="007A630F">
        <w:rPr>
          <w:lang w:val="ru-RU"/>
        </w:rPr>
        <w:t xml:space="preserve"> и онкологии. В </w:t>
      </w:r>
      <w:proofErr w:type="spellStart"/>
      <w:r w:rsidRPr="007A630F">
        <w:rPr>
          <w:lang w:val="ru-RU"/>
        </w:rPr>
        <w:t>вакцинологии</w:t>
      </w:r>
      <w:proofErr w:type="spellEnd"/>
      <w:r w:rsidRPr="007A630F">
        <w:rPr>
          <w:lang w:val="ru-RU"/>
        </w:rPr>
        <w:t xml:space="preserve"> они используются для проектирования вакцин от различных заболеваний, в частности от лихорадки Эбола и </w:t>
      </w:r>
      <w:r>
        <w:t>COVID</w:t>
      </w:r>
      <w:r w:rsidRPr="007A630F">
        <w:rPr>
          <w:lang w:val="ru-RU"/>
        </w:rPr>
        <w:t>-19</w:t>
      </w:r>
      <w:r w:rsidR="009F2324">
        <w:rPr>
          <w:lang w:val="ru-RU"/>
        </w:rPr>
        <w:t xml:space="preserve"> </w:t>
      </w:r>
      <w:r w:rsidR="00236796">
        <w:rPr>
          <w:lang w:val="ru-RU"/>
        </w:rPr>
        <w:fldChar w:fldCharType="begin"/>
      </w:r>
      <w:r w:rsidR="00236796">
        <w:rPr>
          <w:lang w:val="ru-RU"/>
        </w:rPr>
        <w:instrText xml:space="preserve"> ADDIN ZOTERO_ITEM CSL_CITATION {"citationID":"iYaTVwKf","properties":{"formattedCitation":"[4, 5]","plainCitation":"[4, 5]","noteIndex":0},"citationItems":[{"id":395,"uris":["http://zotero.org/users/10071278/items/G5Y3GJMR"],"itemData":{"id":395,"type":"article-journal","container-title":"Advances and Applications in Bioinformatics and Chemistry","DOI":"10.2147/AABC.S115859","ISSN":"1178-6949","journalAbbreviation":"AABC","language":"en","page":"11-28","source":"DOI.org (Crossref)","title":"In silico-based vaccine design against Ebola virus glycoprotein","volume":"Volume 10","author":[{"family":"Dash","given":"Raju"},{"family":"Das","given":"Rasel"},{"family":"Junaid","given":"Md"},{"family":"Akash","given":"Md Forhad Chowdhury"},{"family":"Islam","given":"Ashekul"},{"family":"Hosen","given":"SM Zahid"}],"issued":{"date-parts":[["2017",3]]}}},{"id":396,"uris":["http://zotero.org/users/10071278/items/LZTAQ38U"],"itemData":{"id":396,"type":"article-journal","container-title":"Human Vaccines &amp; Immunotherapeutics","DOI":"10.1080/21645515.2021.1974288","ISSN":"2164-5515, 2164-554X","issue":"11","journalAbbreviation":"Human Vaccines &amp; Immunotherapeutics","language":"en","page":"3855-3870","source":"DOI.org (Crossref)","title":"Development of synthetic antigen vaccines for COVID-19","volume":"17","author":[{"family":"Viana Invenção","given":"Maria da Conceição"},{"family":"Melo","given":"Alanne Rayssa da Silva"},{"family":"Macêdo","given":"Larissa Silva","non-dropping-particle":"de"},{"family":"Costa Neves","given":"Thaís Souto Paula","non-dropping-particle":"da"},{"family":"Melo","given":"Cristiane Moutinho Lagos","non-dropping-particle":"de"},{"family":"Cordeiro","given":"Marcelo Nazário"},{"family":"Aragão Batista","given":"Marcus Vinicius","non-dropping-particle":"de"},{"family":"Freitas","given":"Antonio Carlos","non-dropping-particle":"de"}],"issued":{"date-parts":[["2021",11,2]]}}}],"schema":"https://github.com/citation-style-language/schema/raw/master/csl-citation.json"} </w:instrText>
      </w:r>
      <w:r w:rsidR="00236796">
        <w:rPr>
          <w:lang w:val="ru-RU"/>
        </w:rPr>
        <w:fldChar w:fldCharType="separate"/>
      </w:r>
      <w:r w:rsidR="00236796" w:rsidRPr="0075779D">
        <w:rPr>
          <w:rFonts w:cs="Times New Roman"/>
          <w:lang w:val="ru-RU"/>
        </w:rPr>
        <w:t>[4, 5]</w:t>
      </w:r>
      <w:r w:rsidR="00236796">
        <w:rPr>
          <w:lang w:val="ru-RU"/>
        </w:rPr>
        <w:fldChar w:fldCharType="end"/>
      </w:r>
      <w:r w:rsidRPr="007A630F">
        <w:rPr>
          <w:lang w:val="ru-RU"/>
        </w:rPr>
        <w:t xml:space="preserve">. Методология разработки вакцин, когда сначала ведут компьютерный поиск антигенов, предсказывают их </w:t>
      </w:r>
      <w:proofErr w:type="spellStart"/>
      <w:r w:rsidRPr="007A630F">
        <w:rPr>
          <w:lang w:val="ru-RU"/>
        </w:rPr>
        <w:t>иммунногенность</w:t>
      </w:r>
      <w:proofErr w:type="spellEnd"/>
      <w:r w:rsidRPr="007A630F">
        <w:rPr>
          <w:lang w:val="ru-RU"/>
        </w:rPr>
        <w:t xml:space="preserve">, а потом проверяют экспериментально, называется обратной </w:t>
      </w:r>
      <w:proofErr w:type="spellStart"/>
      <w:r w:rsidRPr="007A630F">
        <w:rPr>
          <w:lang w:val="ru-RU"/>
        </w:rPr>
        <w:t>вакцинологией</w:t>
      </w:r>
      <w:proofErr w:type="spellEnd"/>
      <w:r w:rsidRPr="007A630F">
        <w:rPr>
          <w:lang w:val="ru-RU"/>
        </w:rPr>
        <w:t xml:space="preserve"> (</w:t>
      </w:r>
      <w:r>
        <w:t>reverse</w:t>
      </w:r>
      <w:r w:rsidRPr="007A630F">
        <w:rPr>
          <w:lang w:val="ru-RU"/>
        </w:rPr>
        <w:t xml:space="preserve"> </w:t>
      </w:r>
      <w:r>
        <w:t>vaccinology</w:t>
      </w:r>
      <w:r w:rsidRPr="007A630F">
        <w:rPr>
          <w:lang w:val="ru-RU"/>
        </w:rPr>
        <w:t xml:space="preserve">). В онкологии они используются для предсказания </w:t>
      </w:r>
      <w:proofErr w:type="spellStart"/>
      <w:r w:rsidRPr="007A630F">
        <w:rPr>
          <w:lang w:val="ru-RU"/>
        </w:rPr>
        <w:t>неоантигенов</w:t>
      </w:r>
      <w:proofErr w:type="spellEnd"/>
      <w:r w:rsidRPr="007A630F">
        <w:rPr>
          <w:lang w:val="ru-RU"/>
        </w:rPr>
        <w:t xml:space="preserve">. </w:t>
      </w:r>
      <w:proofErr w:type="spellStart"/>
      <w:r w:rsidRPr="007A630F">
        <w:rPr>
          <w:lang w:val="ru-RU"/>
        </w:rPr>
        <w:t>Неоантигены</w:t>
      </w:r>
      <w:proofErr w:type="spellEnd"/>
      <w:r w:rsidRPr="007A630F">
        <w:rPr>
          <w:lang w:val="ru-RU"/>
        </w:rPr>
        <w:t xml:space="preserve"> - новые антигены, которых нет в здоровых клетках и которые появились в раковых в процессе накопления новых генетиче</w:t>
      </w:r>
      <w:r w:rsidRPr="007A630F">
        <w:rPr>
          <w:lang w:val="ru-RU"/>
        </w:rPr>
        <w:lastRenderedPageBreak/>
        <w:t xml:space="preserve">ских вариантов в сравнении с исходными, </w:t>
      </w:r>
      <w:proofErr w:type="spellStart"/>
      <w:r w:rsidRPr="007A630F">
        <w:rPr>
          <w:lang w:val="ru-RU"/>
        </w:rPr>
        <w:t>герминальными</w:t>
      </w:r>
      <w:proofErr w:type="spellEnd"/>
      <w:r w:rsidRPr="007A630F">
        <w:rPr>
          <w:lang w:val="ru-RU"/>
        </w:rPr>
        <w:t xml:space="preserve"> клетками. Точное предсказание антигенов и </w:t>
      </w:r>
      <w:proofErr w:type="spellStart"/>
      <w:r w:rsidRPr="007A630F">
        <w:rPr>
          <w:lang w:val="ru-RU"/>
        </w:rPr>
        <w:t>неоантигенов</w:t>
      </w:r>
      <w:proofErr w:type="spellEnd"/>
      <w:r w:rsidRPr="007A630F">
        <w:rPr>
          <w:lang w:val="ru-RU"/>
        </w:rPr>
        <w:t xml:space="preserve"> открывает новые возможности в персонализированной иммунотерапии опухолей</w:t>
      </w:r>
      <w:r w:rsidR="000B7CEC">
        <w:rPr>
          <w:lang w:val="ru-RU"/>
        </w:rPr>
        <w:t xml:space="preserve"> </w:t>
      </w:r>
      <w:r w:rsidR="009C4524">
        <w:rPr>
          <w:lang w:val="ru-RU"/>
        </w:rPr>
        <w:fldChar w:fldCharType="begin"/>
      </w:r>
      <w:r w:rsidR="009C4524">
        <w:rPr>
          <w:lang w:val="ru-RU"/>
        </w:rPr>
        <w:instrText xml:space="preserve"> ADDIN ZOTERO_ITEM CSL_CITATION {"citationID":"VKeiXdBU","properties":{"formattedCitation":"[6]","plainCitation":"[6]","noteIndex":0},"citationItems":[{"id":392,"uris":["http://zotero.org/users/10071278/items/DXNUJLTZ"],"itemData":{"id":392,"type":"article-journal","abstract":"CD8+ T cell recognition of peptide epitopes plays a central role in immune responses against pathogens and tumors. However, the rules that govern which peptides are truly recognized by existing T cell receptors (TCRs) remain poorly understood, precluding accurate predictions of neo-epitopes for cancer immunotherapy. Here, we capitalize on recent (neo-)epitope data to train a predictor of immunogenic epitopes (PRIME), which captures molecular properties of both antigen presentation and TCR recognition. PRIME not only improves prioritization of neo-epitopes but also correlates with T cell potency and unravels biophysical determinants of TCR recognition that we experimentally validate. Analysis of cancer genomics data reveals that recurrent mutations tend to be less frequent in patients where they are predicted to be immunogenic, providing further evidence for immunoediting in human cancer. PRIME will facilitate identiﬁcation of pathogen epitopes in infectious diseases and neo-epitopes in cancer immunotherapy.","container-title":"Cell Reports Medicine","DOI":"10.1016/j.xcrm.2021.100194","ISSN":"26663791","issue":"2","journalAbbreviation":"Cell Reports Medicine","language":"en","page":"100194","source":"DOI.org (Crossref)","title":"Prediction of neo-epitope immunogenicity reveals TCR recognition determinants and provides insight into immunoediting","volume":"2","author":[{"family":"Schmidt","given":"Julien"},{"family":"Smith","given":"Angela R."},{"family":"Magnin","given":"Morgane"},{"family":"Racle","given":"Julien"},{"family":"Devlin","given":"Jason R."},{"family":"Bobisse","given":"Sara"},{"family":"Cesbron","given":"Julien"},{"family":"Bonnet","given":"Victor"},{"family":"Carmona","given":"Santiago J."},{"family":"Huber","given":"Florian"},{"family":"Ciriello","given":"Giovanni"},{"family":"Speiser","given":"Daniel E."},{"family":"Bassani-Sternberg","given":"Michal"},{"family":"Coukos","given":"George"},{"family":"Baker","given":"Brian M."},{"family":"Harari","given":"Alexandre"},{"family":"Gfeller","given":"David"}],"issued":{"date-parts":[["2021",2]]}}}],"schema":"https://github.com/citation-style-language/schema/raw/master/csl-citation.json"} </w:instrText>
      </w:r>
      <w:r w:rsidR="009C4524">
        <w:rPr>
          <w:lang w:val="ru-RU"/>
        </w:rPr>
        <w:fldChar w:fldCharType="separate"/>
      </w:r>
      <w:r w:rsidR="009C4524" w:rsidRPr="0075779D">
        <w:rPr>
          <w:rFonts w:cs="Times New Roman"/>
          <w:lang w:val="ru-RU"/>
          <w:rPrChange w:id="190" w:author="Антон Смирнов" w:date="2023-05-23T22:37:00Z">
            <w:rPr>
              <w:rFonts w:cs="Times New Roman"/>
            </w:rPr>
          </w:rPrChange>
        </w:rPr>
        <w:t>[6]</w:t>
      </w:r>
      <w:r w:rsidR="009C4524">
        <w:rPr>
          <w:lang w:val="ru-RU"/>
        </w:rPr>
        <w:fldChar w:fldCharType="end"/>
      </w:r>
      <w:r w:rsidRPr="007A630F">
        <w:rPr>
          <w:lang w:val="ru-RU"/>
        </w:rPr>
        <w:t xml:space="preserve">. С течением времени качество моделей заметно росло и современные модели показывают хорошие результаты, но они ограничены небольшой выборкой людей, к которым они применимы. Существующие аналоги, как правило, позволяют предсказывать результат одного из этапов процессинга и работают на алгоритмах, требующих </w:t>
      </w:r>
      <w:proofErr w:type="spellStart"/>
      <w:r w:rsidRPr="007A630F">
        <w:rPr>
          <w:lang w:val="ru-RU"/>
        </w:rPr>
        <w:t>эмбеддинга</w:t>
      </w:r>
      <w:proofErr w:type="spellEnd"/>
      <w:r w:rsidRPr="007A630F">
        <w:rPr>
          <w:lang w:val="ru-RU"/>
        </w:rPr>
        <w:t xml:space="preserve">, то есть представления последовательности белка в виде числовых </w:t>
      </w:r>
      <w:commentRangeStart w:id="191"/>
      <w:r w:rsidRPr="007A630F">
        <w:rPr>
          <w:lang w:val="ru-RU"/>
        </w:rPr>
        <w:t>векторов</w:t>
      </w:r>
      <w:r w:rsidR="009F2324">
        <w:rPr>
          <w:lang w:val="ru-RU"/>
        </w:rPr>
        <w:t xml:space="preserve"> </w:t>
      </w:r>
      <w:r w:rsidR="009F2324" w:rsidRPr="0075779D">
        <w:rPr>
          <w:lang w:val="ru-RU"/>
        </w:rPr>
        <w:t>[]</w:t>
      </w:r>
      <w:r w:rsidRPr="007A630F">
        <w:rPr>
          <w:lang w:val="ru-RU"/>
        </w:rPr>
        <w:t xml:space="preserve">. </w:t>
      </w:r>
      <w:commentRangeEnd w:id="191"/>
      <w:r w:rsidR="00A54B59">
        <w:rPr>
          <w:rStyle w:val="aff2"/>
          <w:rFonts w:asciiTheme="minorHAnsi" w:hAnsiTheme="minorHAnsi"/>
        </w:rPr>
        <w:commentReference w:id="191"/>
      </w:r>
      <w:r w:rsidRPr="007A630F">
        <w:rPr>
          <w:lang w:val="ru-RU"/>
        </w:rPr>
        <w:t>Самые современные программы работают на нейрон</w:t>
      </w:r>
      <w:r w:rsidR="00E241F3">
        <w:rPr>
          <w:lang w:val="ru-RU"/>
        </w:rPr>
        <w:t>н</w:t>
      </w:r>
      <w:r w:rsidRPr="007A630F">
        <w:rPr>
          <w:lang w:val="ru-RU"/>
        </w:rPr>
        <w:t>ых сетях различных архитектур</w:t>
      </w:r>
      <w:r w:rsidR="009F2324" w:rsidRPr="0075779D">
        <w:rPr>
          <w:lang w:val="ru-RU"/>
        </w:rPr>
        <w:t xml:space="preserve"> []</w:t>
      </w:r>
      <w:r w:rsidRPr="007A630F">
        <w:rPr>
          <w:lang w:val="ru-RU"/>
        </w:rPr>
        <w:t xml:space="preserve">. Их главная проблема в том, что крайне трудно определить, почему программа пришла к такому выводу. </w:t>
      </w:r>
    </w:p>
    <w:p w14:paraId="38CA0F07" w14:textId="7A966A26" w:rsidR="00DA1734" w:rsidRPr="00EA3D12" w:rsidRDefault="00BF5734">
      <w:pPr>
        <w:pStyle w:val="a0"/>
        <w:rPr>
          <w:lang w:val="ru-RU"/>
        </w:rPr>
      </w:pPr>
      <w:commentRangeStart w:id="192"/>
      <w:commentRangeStart w:id="193"/>
      <w:r w:rsidRPr="0075779D">
        <w:rPr>
          <w:b/>
          <w:bCs/>
          <w:lang w:val="ru-RU"/>
        </w:rPr>
        <w:t>Цель</w:t>
      </w:r>
      <w:r w:rsidRPr="007A630F">
        <w:rPr>
          <w:lang w:val="ru-RU"/>
        </w:rPr>
        <w:t xml:space="preserve"> работы </w:t>
      </w:r>
      <w:r w:rsidR="009F2324">
        <w:rPr>
          <w:lang w:val="ru-RU"/>
        </w:rPr>
        <w:t>–</w:t>
      </w:r>
      <w:r w:rsidRPr="007A630F">
        <w:rPr>
          <w:lang w:val="ru-RU"/>
        </w:rPr>
        <w:t xml:space="preserve"> </w:t>
      </w:r>
      <w:r w:rsidR="009F2324">
        <w:rPr>
          <w:lang w:val="ru-RU"/>
        </w:rPr>
        <w:t xml:space="preserve">создать подход на </w:t>
      </w:r>
      <w:proofErr w:type="gramStart"/>
      <w:r w:rsidR="009F2324">
        <w:rPr>
          <w:lang w:val="ru-RU"/>
        </w:rPr>
        <w:t xml:space="preserve">основе </w:t>
      </w:r>
      <w:r w:rsidRPr="007A630F">
        <w:rPr>
          <w:lang w:val="ru-RU"/>
        </w:rPr>
        <w:t xml:space="preserve"> модел</w:t>
      </w:r>
      <w:r w:rsidR="009F2324">
        <w:rPr>
          <w:lang w:val="ru-RU"/>
        </w:rPr>
        <w:t>ей</w:t>
      </w:r>
      <w:proofErr w:type="gramEnd"/>
      <w:r w:rsidRPr="007A630F">
        <w:rPr>
          <w:lang w:val="ru-RU"/>
        </w:rPr>
        <w:t xml:space="preserve"> </w:t>
      </w:r>
      <w:r w:rsidR="009F2324">
        <w:rPr>
          <w:lang w:val="ru-RU"/>
        </w:rPr>
        <w:t xml:space="preserve">связи </w:t>
      </w:r>
      <w:r w:rsidRPr="007A630F">
        <w:rPr>
          <w:lang w:val="ru-RU"/>
        </w:rPr>
        <w:t>“структура-активность” процессинга антигенов для МНС первого класса у человека (</w:t>
      </w:r>
      <w:r>
        <w:t>Homo</w:t>
      </w:r>
      <w:r w:rsidRPr="007A630F">
        <w:rPr>
          <w:lang w:val="ru-RU"/>
        </w:rPr>
        <w:t xml:space="preserve"> </w:t>
      </w:r>
      <w:r>
        <w:t>sapiens</w:t>
      </w:r>
      <w:r w:rsidRPr="007A630F">
        <w:rPr>
          <w:lang w:val="ru-RU"/>
        </w:rPr>
        <w:t>)</w:t>
      </w:r>
      <w:r w:rsidR="00E241F3">
        <w:rPr>
          <w:lang w:val="ru-RU"/>
        </w:rPr>
        <w:t xml:space="preserve"> на основе структурных формул</w:t>
      </w:r>
      <w:r w:rsidR="00906D61">
        <w:rPr>
          <w:lang w:val="ru-RU"/>
        </w:rPr>
        <w:t xml:space="preserve"> белков и их фрагментов</w:t>
      </w:r>
      <w:r w:rsidRPr="007A630F">
        <w:rPr>
          <w:lang w:val="ru-RU"/>
        </w:rPr>
        <w:t xml:space="preserve">. </w:t>
      </w:r>
      <w:r w:rsidR="00A54B59" w:rsidRPr="0075779D">
        <w:rPr>
          <w:b/>
          <w:bCs/>
          <w:lang w:val="ru-RU"/>
        </w:rPr>
        <w:t>Новизна</w:t>
      </w:r>
      <w:r w:rsidR="00A54B59">
        <w:rPr>
          <w:lang w:val="ru-RU"/>
        </w:rPr>
        <w:t xml:space="preserve"> настоящей работы заключается в использовании представления белков в виде совокупности молекулярных фрагментов, а не числовых векторов.</w:t>
      </w:r>
      <w:commentRangeEnd w:id="192"/>
      <w:r w:rsidR="00DA1734">
        <w:rPr>
          <w:rStyle w:val="aff2"/>
          <w:rFonts w:asciiTheme="minorHAnsi" w:hAnsiTheme="minorHAnsi"/>
        </w:rPr>
        <w:commentReference w:id="192"/>
      </w:r>
      <w:commentRangeEnd w:id="193"/>
      <w:r w:rsidR="006B357D">
        <w:rPr>
          <w:rStyle w:val="aff2"/>
          <w:rFonts w:asciiTheme="minorHAnsi" w:hAnsiTheme="minorHAnsi"/>
        </w:rPr>
        <w:commentReference w:id="193"/>
      </w:r>
      <w:r w:rsidRPr="007A630F">
        <w:rPr>
          <w:lang w:val="ru-RU"/>
        </w:rPr>
        <w:t xml:space="preserve"> </w:t>
      </w:r>
    </w:p>
    <w:p w14:paraId="2C542188" w14:textId="3AAF4C32" w:rsidR="005C4AD5" w:rsidRPr="0075779D" w:rsidRDefault="00BF5734">
      <w:pPr>
        <w:pStyle w:val="a0"/>
        <w:rPr>
          <w:lang w:val="ru-RU"/>
        </w:rPr>
      </w:pPr>
      <w:r w:rsidRPr="0075779D">
        <w:rPr>
          <w:lang w:val="ru-RU"/>
        </w:rPr>
        <w:t xml:space="preserve">Для выполнения цели данной работы необходимо решить следующие </w:t>
      </w:r>
      <w:r w:rsidRPr="0075779D">
        <w:rPr>
          <w:b/>
          <w:bCs/>
          <w:lang w:val="ru-RU"/>
        </w:rPr>
        <w:t>задачи</w:t>
      </w:r>
      <w:r w:rsidRPr="0075779D">
        <w:rPr>
          <w:lang w:val="ru-RU"/>
        </w:rPr>
        <w:t>:</w:t>
      </w:r>
    </w:p>
    <w:p w14:paraId="6B4D7D79" w14:textId="044473F0" w:rsidR="005C4AD5" w:rsidRPr="007A630F" w:rsidRDefault="00BF5734" w:rsidP="007A630F">
      <w:pPr>
        <w:numPr>
          <w:ilvl w:val="0"/>
          <w:numId w:val="4"/>
        </w:numPr>
        <w:spacing w:line="360" w:lineRule="auto"/>
        <w:rPr>
          <w:rFonts w:ascii="Times New Roman" w:hAnsi="Times New Roman" w:cs="Times New Roman"/>
          <w:sz w:val="28"/>
          <w:szCs w:val="28"/>
          <w:lang w:val="ru-RU"/>
        </w:rPr>
      </w:pPr>
      <w:commentRangeStart w:id="194"/>
      <w:commentRangeStart w:id="195"/>
      <w:r w:rsidRPr="007A630F">
        <w:rPr>
          <w:rFonts w:ascii="Times New Roman" w:hAnsi="Times New Roman" w:cs="Times New Roman"/>
          <w:sz w:val="28"/>
          <w:szCs w:val="28"/>
          <w:lang w:val="ru-RU"/>
        </w:rPr>
        <w:t xml:space="preserve">Подготовить выборки для обучения и валидации </w:t>
      </w:r>
      <w:r w:rsidR="00E66A88">
        <w:rPr>
          <w:rFonts w:ascii="Times New Roman" w:hAnsi="Times New Roman" w:cs="Times New Roman"/>
          <w:sz w:val="28"/>
          <w:szCs w:val="28"/>
          <w:lang w:val="ru-RU"/>
        </w:rPr>
        <w:t xml:space="preserve">моделей прогноза сайтов расщепления белков протеасомой, активности белковых фрагментов по отношению к ТАР транспортеру, связывания белковых фрагментов с конкретными аллелями </w:t>
      </w:r>
      <w:r w:rsidR="00E66A88">
        <w:rPr>
          <w:rFonts w:ascii="Times New Roman" w:hAnsi="Times New Roman" w:cs="Times New Roman"/>
          <w:sz w:val="28"/>
          <w:szCs w:val="28"/>
        </w:rPr>
        <w:t>MHC</w:t>
      </w:r>
      <w:r w:rsidR="00E66A88" w:rsidRPr="0075779D">
        <w:rPr>
          <w:rFonts w:ascii="Times New Roman" w:hAnsi="Times New Roman" w:cs="Times New Roman"/>
          <w:sz w:val="28"/>
          <w:szCs w:val="28"/>
          <w:lang w:val="ru-RU"/>
        </w:rPr>
        <w:t xml:space="preserve"> </w:t>
      </w:r>
      <w:r w:rsidR="00E66A88">
        <w:rPr>
          <w:rFonts w:ascii="Times New Roman" w:hAnsi="Times New Roman" w:cs="Times New Roman"/>
          <w:sz w:val="28"/>
          <w:szCs w:val="28"/>
        </w:rPr>
        <w:t>I</w:t>
      </w:r>
      <w:r w:rsidRPr="007A630F">
        <w:rPr>
          <w:rFonts w:ascii="Times New Roman" w:hAnsi="Times New Roman" w:cs="Times New Roman"/>
          <w:sz w:val="28"/>
          <w:szCs w:val="28"/>
          <w:lang w:val="ru-RU"/>
        </w:rPr>
        <w:t>;</w:t>
      </w:r>
    </w:p>
    <w:p w14:paraId="16D38ADD" w14:textId="6502F4F0" w:rsidR="005C4AD5" w:rsidRDefault="00E66A88" w:rsidP="007A630F">
      <w:pPr>
        <w:numPr>
          <w:ilvl w:val="0"/>
          <w:numId w:val="4"/>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Используя подготовленные выборки п</w:t>
      </w:r>
      <w:r w:rsidR="00BF5734" w:rsidRPr="007A630F">
        <w:rPr>
          <w:rFonts w:ascii="Times New Roman" w:hAnsi="Times New Roman" w:cs="Times New Roman"/>
          <w:sz w:val="28"/>
          <w:szCs w:val="28"/>
          <w:lang w:val="ru-RU"/>
        </w:rPr>
        <w:t>остроить модели</w:t>
      </w:r>
      <w:r w:rsidR="00C445AB">
        <w:rPr>
          <w:rFonts w:ascii="Times New Roman" w:hAnsi="Times New Roman" w:cs="Times New Roman"/>
          <w:sz w:val="28"/>
          <w:szCs w:val="28"/>
          <w:lang w:val="ru-RU"/>
        </w:rPr>
        <w:t xml:space="preserve"> связи структура-активность</w:t>
      </w:r>
      <w:r w:rsidR="00A54B59">
        <w:rPr>
          <w:rFonts w:ascii="Times New Roman" w:hAnsi="Times New Roman" w:cs="Times New Roman"/>
          <w:sz w:val="28"/>
          <w:szCs w:val="28"/>
          <w:lang w:val="ru-RU"/>
        </w:rPr>
        <w:t xml:space="preserve"> для </w:t>
      </w:r>
      <w:r>
        <w:rPr>
          <w:rFonts w:ascii="Times New Roman" w:hAnsi="Times New Roman" w:cs="Times New Roman"/>
          <w:sz w:val="28"/>
          <w:szCs w:val="28"/>
          <w:lang w:val="ru-RU"/>
        </w:rPr>
        <w:t xml:space="preserve">прогноза сайтов расщепления белков протеасомой, активности белковых фрагментов по отношению к ТАР транспортеру, связывания белковых фрагментов с конкретными аллелями </w:t>
      </w:r>
      <w:r>
        <w:rPr>
          <w:rFonts w:ascii="Times New Roman" w:hAnsi="Times New Roman" w:cs="Times New Roman"/>
          <w:sz w:val="28"/>
          <w:szCs w:val="28"/>
        </w:rPr>
        <w:t>MHC</w:t>
      </w:r>
      <w:r w:rsidRPr="00BB51BC">
        <w:rPr>
          <w:rFonts w:ascii="Times New Roman" w:hAnsi="Times New Roman" w:cs="Times New Roman"/>
          <w:sz w:val="28"/>
          <w:szCs w:val="28"/>
          <w:lang w:val="ru-RU"/>
        </w:rPr>
        <w:t xml:space="preserve"> </w:t>
      </w:r>
      <w:r>
        <w:rPr>
          <w:rFonts w:ascii="Times New Roman" w:hAnsi="Times New Roman" w:cs="Times New Roman"/>
          <w:sz w:val="28"/>
          <w:szCs w:val="28"/>
        </w:rPr>
        <w:t>I</w:t>
      </w:r>
      <w:r w:rsidRPr="0075779D">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r w:rsidR="00BF5734" w:rsidRPr="007A630F">
        <w:rPr>
          <w:rFonts w:ascii="Times New Roman" w:hAnsi="Times New Roman" w:cs="Times New Roman"/>
          <w:sz w:val="28"/>
          <w:szCs w:val="28"/>
          <w:lang w:val="ru-RU"/>
        </w:rPr>
        <w:t xml:space="preserve"> оценить их качество;</w:t>
      </w:r>
      <w:commentRangeEnd w:id="194"/>
      <w:r w:rsidR="008F474C">
        <w:rPr>
          <w:rStyle w:val="aff2"/>
        </w:rPr>
        <w:commentReference w:id="194"/>
      </w:r>
      <w:commentRangeEnd w:id="195"/>
      <w:r w:rsidR="006B357D">
        <w:rPr>
          <w:rStyle w:val="aff2"/>
        </w:rPr>
        <w:commentReference w:id="195"/>
      </w:r>
    </w:p>
    <w:p w14:paraId="4F158C5F" w14:textId="3D00BE85" w:rsidR="00EA3D12" w:rsidRPr="007A630F" w:rsidRDefault="00EA3D12" w:rsidP="007A630F">
      <w:pPr>
        <w:numPr>
          <w:ilvl w:val="0"/>
          <w:numId w:val="4"/>
        </w:num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Объединить построенные модели в единую систему для прогноза эпитопов, </w:t>
      </w:r>
      <w:proofErr w:type="spellStart"/>
      <w:r>
        <w:rPr>
          <w:rFonts w:ascii="Times New Roman" w:hAnsi="Times New Roman" w:cs="Times New Roman"/>
          <w:sz w:val="28"/>
          <w:szCs w:val="28"/>
          <w:lang w:val="ru-RU"/>
        </w:rPr>
        <w:t>презентируемых</w:t>
      </w:r>
      <w:proofErr w:type="spellEnd"/>
      <w:r>
        <w:rPr>
          <w:rFonts w:ascii="Times New Roman" w:hAnsi="Times New Roman" w:cs="Times New Roman"/>
          <w:sz w:val="28"/>
          <w:szCs w:val="28"/>
          <w:lang w:val="ru-RU"/>
        </w:rPr>
        <w:t xml:space="preserve"> на МНС </w:t>
      </w:r>
      <w:r>
        <w:rPr>
          <w:rFonts w:ascii="Times New Roman" w:hAnsi="Times New Roman" w:cs="Times New Roman"/>
          <w:sz w:val="28"/>
          <w:szCs w:val="28"/>
        </w:rPr>
        <w:t>I</w:t>
      </w:r>
    </w:p>
    <w:p w14:paraId="4C82F628" w14:textId="52723577" w:rsidR="005C4AD5" w:rsidRPr="007A630F" w:rsidRDefault="00BF5734" w:rsidP="007A630F">
      <w:pPr>
        <w:numPr>
          <w:ilvl w:val="0"/>
          <w:numId w:val="4"/>
        </w:numPr>
        <w:spacing w:line="360" w:lineRule="auto"/>
        <w:rPr>
          <w:rFonts w:ascii="Times New Roman" w:hAnsi="Times New Roman" w:cs="Times New Roman"/>
          <w:sz w:val="28"/>
          <w:szCs w:val="28"/>
          <w:lang w:val="ru-RU"/>
        </w:rPr>
      </w:pPr>
      <w:r w:rsidRPr="007A630F">
        <w:rPr>
          <w:rFonts w:ascii="Times New Roman" w:hAnsi="Times New Roman" w:cs="Times New Roman"/>
          <w:sz w:val="28"/>
          <w:szCs w:val="28"/>
          <w:lang w:val="ru-RU"/>
        </w:rPr>
        <w:t xml:space="preserve">Разработать веб-сервис </w:t>
      </w:r>
      <w:r w:rsidR="00E66A88">
        <w:rPr>
          <w:rFonts w:ascii="Times New Roman" w:hAnsi="Times New Roman" w:cs="Times New Roman"/>
          <w:sz w:val="28"/>
          <w:szCs w:val="28"/>
          <w:lang w:val="ru-RU"/>
        </w:rPr>
        <w:t>для свободного доступа к разработанной системе.</w:t>
      </w:r>
      <w:r w:rsidR="00E24135">
        <w:rPr>
          <w:rFonts w:ascii="Times New Roman" w:hAnsi="Times New Roman" w:cs="Times New Roman"/>
          <w:sz w:val="28"/>
          <w:szCs w:val="28"/>
          <w:lang w:val="ru-RU"/>
        </w:rPr>
        <w:t xml:space="preserve"> </w:t>
      </w:r>
      <w:r w:rsidR="00E24135" w:rsidRPr="00E24135">
        <w:rPr>
          <w:rFonts w:ascii="Times New Roman" w:hAnsi="Times New Roman" w:cs="Times New Roman"/>
          <w:sz w:val="28"/>
          <w:szCs w:val="28"/>
          <w:lang w:val="ru-RU"/>
        </w:rPr>
        <w:t>Целевая аудитория</w:t>
      </w:r>
      <w:r w:rsidR="00E24135">
        <w:rPr>
          <w:rFonts w:ascii="Times New Roman" w:hAnsi="Times New Roman" w:cs="Times New Roman"/>
          <w:sz w:val="28"/>
          <w:szCs w:val="28"/>
          <w:lang w:val="ru-RU"/>
        </w:rPr>
        <w:t xml:space="preserve"> разработанного сервиса</w:t>
      </w:r>
      <w:r w:rsidR="00E24135" w:rsidRPr="00E24135">
        <w:rPr>
          <w:rFonts w:ascii="Times New Roman" w:hAnsi="Times New Roman" w:cs="Times New Roman"/>
          <w:sz w:val="28"/>
          <w:szCs w:val="28"/>
          <w:lang w:val="ru-RU"/>
        </w:rPr>
        <w:t xml:space="preserve"> – ученые-иммунологи, разработчики вакцин и препараты для иммунотерапии.</w:t>
      </w:r>
    </w:p>
    <w:p w14:paraId="572A4D5F" w14:textId="1DBE2674" w:rsidR="005C4AD5" w:rsidRPr="007A630F" w:rsidRDefault="005C4AD5">
      <w:pPr>
        <w:pStyle w:val="FirstParagraph"/>
        <w:rPr>
          <w:lang w:val="ru-RU"/>
        </w:rPr>
      </w:pPr>
    </w:p>
    <w:p w14:paraId="331ADA60" w14:textId="77777777" w:rsidR="007A630F" w:rsidRDefault="007A630F">
      <w:pPr>
        <w:rPr>
          <w:rFonts w:ascii="Times New Roman" w:eastAsiaTheme="majorEastAsia" w:hAnsi="Times New Roman" w:cstheme="majorBidi"/>
          <w:b/>
          <w:bCs/>
          <w:color w:val="000000" w:themeColor="text1"/>
          <w:sz w:val="32"/>
          <w:szCs w:val="32"/>
          <w:lang w:val="ru-RU"/>
        </w:rPr>
      </w:pPr>
      <w:bookmarkStart w:id="196" w:name="главный-комплекс-гистосовместимости"/>
      <w:bookmarkEnd w:id="188"/>
      <w:r>
        <w:rPr>
          <w:lang w:val="ru-RU"/>
        </w:rPr>
        <w:br w:type="page"/>
      </w:r>
    </w:p>
    <w:p w14:paraId="62A4852F" w14:textId="4F01E417" w:rsidR="008F474C" w:rsidRDefault="004C7AE4">
      <w:pPr>
        <w:pStyle w:val="1"/>
        <w:rPr>
          <w:lang w:val="ru-RU"/>
        </w:rPr>
      </w:pPr>
      <w:bookmarkStart w:id="197" w:name="_Toc135824369"/>
      <w:r>
        <w:rPr>
          <w:lang w:val="ru-RU"/>
        </w:rPr>
        <w:lastRenderedPageBreak/>
        <w:t xml:space="preserve">Глава </w:t>
      </w:r>
      <w:r w:rsidR="008F474C">
        <w:rPr>
          <w:lang w:val="ru-RU"/>
        </w:rPr>
        <w:t>1. Литературный обзор</w:t>
      </w:r>
      <w:bookmarkEnd w:id="197"/>
    </w:p>
    <w:p w14:paraId="0CE7247C" w14:textId="22D5DF1F" w:rsidR="005C4AD5" w:rsidRPr="007A630F" w:rsidRDefault="008F474C" w:rsidP="0075779D">
      <w:pPr>
        <w:pStyle w:val="2"/>
        <w:rPr>
          <w:lang w:val="ru-RU"/>
        </w:rPr>
      </w:pPr>
      <w:bookmarkStart w:id="198" w:name="_Toc135824370"/>
      <w:r>
        <w:rPr>
          <w:lang w:val="ru-RU"/>
        </w:rPr>
        <w:t>1.1</w:t>
      </w:r>
      <w:r w:rsidR="00BF5734" w:rsidRPr="007A630F">
        <w:rPr>
          <w:lang w:val="ru-RU"/>
        </w:rPr>
        <w:t xml:space="preserve">. Главный комплекс </w:t>
      </w:r>
      <w:proofErr w:type="spellStart"/>
      <w:r w:rsidR="00BF5734" w:rsidRPr="007A630F">
        <w:rPr>
          <w:lang w:val="ru-RU"/>
        </w:rPr>
        <w:t>гистосовместимости</w:t>
      </w:r>
      <w:bookmarkEnd w:id="198"/>
      <w:proofErr w:type="spellEnd"/>
    </w:p>
    <w:p w14:paraId="1A6F5CE6" w14:textId="300FEC93" w:rsidR="005C4AD5" w:rsidRPr="007A630F" w:rsidRDefault="00BF5734">
      <w:pPr>
        <w:pStyle w:val="FirstParagraph"/>
        <w:rPr>
          <w:lang w:val="ru-RU"/>
        </w:rPr>
      </w:pPr>
      <w:r w:rsidRPr="007A630F">
        <w:rPr>
          <w:lang w:val="ru-RU"/>
        </w:rPr>
        <w:t xml:space="preserve">Главный комплекс </w:t>
      </w:r>
      <w:proofErr w:type="spellStart"/>
      <w:r w:rsidRPr="007A630F">
        <w:rPr>
          <w:lang w:val="ru-RU"/>
        </w:rPr>
        <w:t>гистосовместимости</w:t>
      </w:r>
      <w:proofErr w:type="spellEnd"/>
      <w:r w:rsidRPr="007A630F">
        <w:rPr>
          <w:lang w:val="ru-RU"/>
        </w:rPr>
        <w:t xml:space="preserve"> - комплекс тесно связанных генетических локусов, расположенных на коротком плече 6-ой хромосомы (6р), а также их белковых продуктов, отвечающих за развитие иммунного ответа и синтез трансплантационных антигенов. Этот комплекс содержит больше 200 генов</w:t>
      </w:r>
      <w:r w:rsidR="008F474C">
        <w:rPr>
          <w:lang w:val="ru-RU"/>
        </w:rPr>
        <w:t xml:space="preserve"> </w:t>
      </w:r>
      <w:r w:rsidR="009C4524">
        <w:rPr>
          <w:lang w:val="ru-RU"/>
        </w:rPr>
        <w:fldChar w:fldCharType="begin"/>
      </w:r>
      <w:r w:rsidR="009C4524">
        <w:rPr>
          <w:lang w:val="ru-RU"/>
        </w:rPr>
        <w:instrText xml:space="preserve"> ADDIN ZOTERO_ITEM CSL_CITATION {"citationID":"NEar9ub8","properties":{"formattedCitation":"[7]","plainCitation":"[7]","noteIndex":0},"citationItems":[{"id":492,"uris":["http://zotero.org/users/10071278/items/DWAPLVB8"],"itemData":{"id":492,"type":"article-journal","container-title":"Nature","DOI":"10.1038/44853","issue":"6756","page":"921–923","title":"Complete sequence and gene map of a human major histocompatibility complex","volume":"401","author":[{"family":"consortium","given":"MHC","dropping-particle":"sequencing"}],"issued":{"date-parts":[["1999",10]]}}}],"schema":"https://github.com/citation-style-language/schema/raw/master/csl-citation.json"} </w:instrText>
      </w:r>
      <w:r w:rsidR="009C4524">
        <w:rPr>
          <w:lang w:val="ru-RU"/>
        </w:rPr>
        <w:fldChar w:fldCharType="separate"/>
      </w:r>
      <w:r w:rsidR="009C4524" w:rsidRPr="0075779D">
        <w:rPr>
          <w:rFonts w:cs="Times New Roman"/>
          <w:lang w:val="ru-RU"/>
        </w:rPr>
        <w:t>[7]</w:t>
      </w:r>
      <w:r w:rsidR="009C4524">
        <w:rPr>
          <w:lang w:val="ru-RU"/>
        </w:rPr>
        <w:fldChar w:fldCharType="end"/>
      </w:r>
      <w:r w:rsidRPr="007A630F">
        <w:rPr>
          <w:lang w:val="ru-RU"/>
        </w:rPr>
        <w:t xml:space="preserve">. Эти гены отличаются высокой </w:t>
      </w:r>
      <w:proofErr w:type="spellStart"/>
      <w:r w:rsidRPr="007A630F">
        <w:rPr>
          <w:lang w:val="ru-RU"/>
        </w:rPr>
        <w:t>полиморфностью</w:t>
      </w:r>
      <w:proofErr w:type="spellEnd"/>
      <w:r w:rsidRPr="007A630F">
        <w:rPr>
          <w:lang w:val="ru-RU"/>
        </w:rPr>
        <w:t xml:space="preserve">, </w:t>
      </w:r>
      <w:proofErr w:type="spellStart"/>
      <w:r w:rsidRPr="007A630F">
        <w:rPr>
          <w:lang w:val="ru-RU"/>
        </w:rPr>
        <w:t>кодоминантностью</w:t>
      </w:r>
      <w:proofErr w:type="spellEnd"/>
      <w:r>
        <w:rPr>
          <w:lang w:val="ru-RU"/>
        </w:rPr>
        <w:t xml:space="preserve"> </w:t>
      </w:r>
      <w:r w:rsidR="009C4524">
        <w:rPr>
          <w:lang w:val="ru-RU"/>
        </w:rPr>
        <w:fldChar w:fldCharType="begin"/>
      </w:r>
      <w:r w:rsidR="009C4524">
        <w:rPr>
          <w:lang w:val="ru-RU"/>
        </w:rPr>
        <w:instrText xml:space="preserve"> ADDIN ZOTERO_ITEM CSL_CITATION {"citationID":"yIjlS5Co","properties":{"formattedCitation":"[8]","plainCitation":"[8]","noteIndex":0},"citationItems":[{"id":494,"uris":["http://zotero.org/users/10071278/items/DASTUIFH"],"itemData":{"id":494,"type":"article-journal","container-title":"Nucleic Acids Research","DOI":"10.1093/nar/gkz950","title":"IPD-IMGT/HLA Database","URL":"http://dx.doi.org/10.1093/nar/gkz950","author":[{"family":"Robinson","given":"James"},{"family":"Barker","given":"Dominic J"},{"family":"Georgiou","given":"Xenia"},{"family":"Cooper","given":"Michael A"},{"family":"Flicek","given":"Paul"},{"family":"Marsh","given":"Steven G E"}],"issued":{"date-parts":[["2019",10,31]]}}}],"schema":"https://github.com/citation-style-language/schema/raw/master/csl-citation.json"} </w:instrText>
      </w:r>
      <w:r w:rsidR="009C4524">
        <w:rPr>
          <w:lang w:val="ru-RU"/>
        </w:rPr>
        <w:fldChar w:fldCharType="separate"/>
      </w:r>
      <w:r w:rsidR="009C4524" w:rsidRPr="0075779D">
        <w:rPr>
          <w:rFonts w:cs="Times New Roman"/>
          <w:lang w:val="ru-RU"/>
        </w:rPr>
        <w:t>[8]</w:t>
      </w:r>
      <w:r w:rsidR="009C4524">
        <w:rPr>
          <w:lang w:val="ru-RU"/>
        </w:rPr>
        <w:fldChar w:fldCharType="end"/>
      </w:r>
      <w:r w:rsidRPr="007A630F">
        <w:rPr>
          <w:lang w:val="ru-RU"/>
        </w:rPr>
        <w:t xml:space="preserve">. В базе данных </w:t>
      </w:r>
      <w:r>
        <w:t>IPD</w:t>
      </w:r>
      <w:r w:rsidRPr="007A630F">
        <w:rPr>
          <w:lang w:val="ru-RU"/>
        </w:rPr>
        <w:t>-</w:t>
      </w:r>
      <w:r>
        <w:t>IMGT</w:t>
      </w:r>
      <w:r w:rsidRPr="007A630F">
        <w:rPr>
          <w:lang w:val="ru-RU"/>
        </w:rPr>
        <w:t>/</w:t>
      </w:r>
      <w:r>
        <w:t>HLA</w:t>
      </w:r>
      <w:r w:rsidRPr="007A630F">
        <w:rPr>
          <w:lang w:val="ru-RU"/>
        </w:rPr>
        <w:t xml:space="preserve"> на 27 февраля 2023 года содержится информация о 35820 человеческих аллелях </w:t>
      </w:r>
      <w:r>
        <w:t>HLA</w:t>
      </w:r>
      <w:r w:rsidR="009C4524" w:rsidRPr="0075779D">
        <w:rPr>
          <w:lang w:val="ru-RU"/>
        </w:rPr>
        <w:t xml:space="preserve"> </w:t>
      </w:r>
      <w:r w:rsidR="009C4524">
        <w:rPr>
          <w:lang w:val="ru-RU"/>
        </w:rPr>
        <w:fldChar w:fldCharType="begin"/>
      </w:r>
      <w:r w:rsidR="009C4524">
        <w:rPr>
          <w:lang w:val="ru-RU"/>
        </w:rPr>
        <w:instrText xml:space="preserve"> ADDIN ZOTERO_ITEM CSL_CITATION {"citationID":"kZvGRPnj","properties":{"formattedCitation":"[9]","plainCitation":"[9]","noteIndex":0},"citationItems":[{"id":410,"uris":["http://zotero.org/users/10071278/items/PRKRB6VS"],"itemData":{"id":410,"type":"webpage","title":"IPD-IMGT/HLA Database Statistics","URL":"https://www.ebi.ac.uk/ipd/imgt/hla/about/statistics/","accessed":{"date-parts":[["2023",2,27]]}}}],"schema":"https://github.com/citation-style-language/schema/raw/master/csl-citation.json"} </w:instrText>
      </w:r>
      <w:r w:rsidR="009C4524">
        <w:rPr>
          <w:lang w:val="ru-RU"/>
        </w:rPr>
        <w:fldChar w:fldCharType="separate"/>
      </w:r>
      <w:r w:rsidR="009C4524" w:rsidRPr="009C4524">
        <w:rPr>
          <w:rFonts w:cs="Times New Roman"/>
          <w:lang w:val="ru-RU"/>
        </w:rPr>
        <w:t>[9]</w:t>
      </w:r>
      <w:r w:rsidR="009C4524">
        <w:rPr>
          <w:lang w:val="ru-RU"/>
        </w:rPr>
        <w:fldChar w:fldCharType="end"/>
      </w:r>
      <w:r w:rsidRPr="007A630F">
        <w:rPr>
          <w:lang w:val="ru-RU"/>
        </w:rPr>
        <w:t>.</w:t>
      </w:r>
      <w:commentRangeStart w:id="199"/>
      <w:r w:rsidRPr="007A630F">
        <w:rPr>
          <w:lang w:val="ru-RU"/>
        </w:rPr>
        <w:t xml:space="preserve"> </w:t>
      </w:r>
      <w:r w:rsidR="009C4524">
        <w:rPr>
          <w:lang w:val="ru-RU"/>
        </w:rPr>
        <w:t>В п</w:t>
      </w:r>
      <w:r w:rsidRPr="007A630F">
        <w:rPr>
          <w:lang w:val="ru-RU"/>
        </w:rPr>
        <w:t>опуляци</w:t>
      </w:r>
      <w:r w:rsidR="009C4524">
        <w:rPr>
          <w:lang w:val="ru-RU"/>
        </w:rPr>
        <w:t>ях</w:t>
      </w:r>
      <w:r w:rsidRPr="007A630F">
        <w:rPr>
          <w:lang w:val="ru-RU"/>
        </w:rPr>
        <w:t xml:space="preserve"> по генам МНС </w:t>
      </w:r>
      <w:r w:rsidR="00394FC6">
        <w:rPr>
          <w:lang w:val="ru-RU"/>
        </w:rPr>
        <w:t>наблюдается</w:t>
      </w:r>
      <w:r w:rsidR="00394FC6" w:rsidRPr="007A630F">
        <w:rPr>
          <w:lang w:val="ru-RU"/>
        </w:rPr>
        <w:t xml:space="preserve"> </w:t>
      </w:r>
      <w:r w:rsidRPr="007A630F">
        <w:rPr>
          <w:lang w:val="ru-RU"/>
        </w:rPr>
        <w:t>большой процент гетерозигот</w:t>
      </w:r>
      <w:commentRangeEnd w:id="199"/>
      <w:r w:rsidR="00394FC6">
        <w:rPr>
          <w:rStyle w:val="aff2"/>
          <w:rFonts w:asciiTheme="minorHAnsi" w:hAnsiTheme="minorHAnsi"/>
        </w:rPr>
        <w:commentReference w:id="199"/>
      </w:r>
      <w:r w:rsidR="00394FC6">
        <w:rPr>
          <w:lang w:val="ru-RU"/>
        </w:rPr>
        <w:t xml:space="preserve"> </w:t>
      </w:r>
      <w:r w:rsidR="00394FC6">
        <w:rPr>
          <w:lang w:val="ru-RU"/>
        </w:rPr>
        <w:fldChar w:fldCharType="begin"/>
      </w:r>
      <w:r w:rsidR="00394FC6">
        <w:rPr>
          <w:lang w:val="ru-RU"/>
        </w:rPr>
        <w:instrText xml:space="preserve"> ADDIN ZOTERO_ITEM CSL_CITATION {"citationID":"yCNYDOIU","properties":{"formattedCitation":"[10]","plainCitation":"[10]","noteIndex":0},"citationItems":[{"id":495,"uris":["http://zotero.org/users/10071278/items/EA28VWEM"],"itemData":{"id":495,"type":"article-journal","container-title":"Human Immunology","DOI":"10.1016/s0198-8859(01)00298-1","issue":"9","page":"1009–1030","title":"Analysis of the frequencies of HLA-A, B, and C alleles and haplotypes in the five major ethnic groups of the United States reveals high levels of diversity in these loci and contrasting distribution patterns in these populations","volume":"62","author":[{"family":"Cao","given":"Kai"},{"family":"Hollenbach","given":"Jill"},{"family":"Shi","given":"Xuejiang"},{"family":"Shi","given":"Wenxia"},{"family":"Chopek","given":"Michael"},{"family":"Fernández-Viña","given":"Marcelo A"}],"issued":{"date-parts":[["2001",9]]}}}],"schema":"https://github.com/citation-style-language/schema/raw/master/csl-citation.json"} </w:instrText>
      </w:r>
      <w:r w:rsidR="00394FC6">
        <w:rPr>
          <w:lang w:val="ru-RU"/>
        </w:rPr>
        <w:fldChar w:fldCharType="separate"/>
      </w:r>
      <w:r w:rsidR="00394FC6" w:rsidRPr="0075779D">
        <w:rPr>
          <w:rFonts w:cs="Times New Roman"/>
          <w:lang w:val="ru-RU"/>
        </w:rPr>
        <w:t>[10]</w:t>
      </w:r>
      <w:r w:rsidR="00394FC6">
        <w:rPr>
          <w:lang w:val="ru-RU"/>
        </w:rPr>
        <w:fldChar w:fldCharType="end"/>
      </w:r>
      <w:commentRangeStart w:id="200"/>
      <w:commentRangeEnd w:id="200"/>
      <w:r w:rsidR="008F474C">
        <w:rPr>
          <w:rStyle w:val="aff2"/>
          <w:rFonts w:asciiTheme="minorHAnsi" w:hAnsiTheme="minorHAnsi"/>
        </w:rPr>
        <w:commentReference w:id="200"/>
      </w:r>
      <w:r w:rsidRPr="007A630F">
        <w:rPr>
          <w:lang w:val="ru-RU"/>
        </w:rPr>
        <w:t>. Сцепленные группы генов МНС называются гаплотипами. Функции генов МНС заключается в следующем (жирным выделены функции, обозначающие цель существования такой системы):</w:t>
      </w:r>
    </w:p>
    <w:p w14:paraId="3D4BB1B5" w14:textId="77777777" w:rsidR="005C4AD5" w:rsidRPr="007A630F" w:rsidRDefault="00BF5734" w:rsidP="007A630F">
      <w:pPr>
        <w:numPr>
          <w:ilvl w:val="0"/>
          <w:numId w:val="5"/>
        </w:numPr>
        <w:spacing w:line="360" w:lineRule="auto"/>
        <w:rPr>
          <w:rFonts w:ascii="Times New Roman" w:hAnsi="Times New Roman" w:cs="Times New Roman"/>
          <w:sz w:val="28"/>
          <w:szCs w:val="28"/>
          <w:lang w:val="ru-RU"/>
        </w:rPr>
      </w:pPr>
      <w:r w:rsidRPr="007A630F">
        <w:rPr>
          <w:rFonts w:ascii="Times New Roman" w:hAnsi="Times New Roman" w:cs="Times New Roman"/>
          <w:b/>
          <w:bCs/>
          <w:sz w:val="28"/>
          <w:szCs w:val="28"/>
          <w:lang w:val="ru-RU"/>
        </w:rPr>
        <w:t>Обеспечение процессинга и презентации антигенных пептидов - индукторов и мишеней иммунного ответа;</w:t>
      </w:r>
    </w:p>
    <w:p w14:paraId="1BED318A" w14:textId="2975A000" w:rsidR="005C4AD5" w:rsidRPr="007A630F" w:rsidRDefault="00BF5734" w:rsidP="007A630F">
      <w:pPr>
        <w:numPr>
          <w:ilvl w:val="0"/>
          <w:numId w:val="5"/>
        </w:numPr>
        <w:spacing w:line="360" w:lineRule="auto"/>
        <w:rPr>
          <w:rFonts w:ascii="Times New Roman" w:hAnsi="Times New Roman" w:cs="Times New Roman"/>
          <w:sz w:val="28"/>
          <w:szCs w:val="28"/>
        </w:rPr>
      </w:pPr>
      <w:proofErr w:type="spellStart"/>
      <w:r w:rsidRPr="007A630F">
        <w:rPr>
          <w:rFonts w:ascii="Times New Roman" w:hAnsi="Times New Roman" w:cs="Times New Roman"/>
          <w:sz w:val="28"/>
          <w:szCs w:val="28"/>
        </w:rPr>
        <w:t>Обеспечение</w:t>
      </w:r>
      <w:proofErr w:type="spellEnd"/>
      <w:r w:rsidRPr="007A630F">
        <w:rPr>
          <w:rFonts w:ascii="Times New Roman" w:hAnsi="Times New Roman" w:cs="Times New Roman"/>
          <w:sz w:val="28"/>
          <w:szCs w:val="28"/>
        </w:rPr>
        <w:t xml:space="preserve"> </w:t>
      </w:r>
      <w:proofErr w:type="spellStart"/>
      <w:r w:rsidRPr="007A630F">
        <w:rPr>
          <w:rFonts w:ascii="Times New Roman" w:hAnsi="Times New Roman" w:cs="Times New Roman"/>
          <w:sz w:val="28"/>
          <w:szCs w:val="28"/>
        </w:rPr>
        <w:t>взаимодействия</w:t>
      </w:r>
      <w:proofErr w:type="spellEnd"/>
      <w:r w:rsidRPr="007A630F">
        <w:rPr>
          <w:rFonts w:ascii="Times New Roman" w:hAnsi="Times New Roman" w:cs="Times New Roman"/>
          <w:sz w:val="28"/>
          <w:szCs w:val="28"/>
        </w:rPr>
        <w:t xml:space="preserve"> </w:t>
      </w:r>
      <w:proofErr w:type="spellStart"/>
      <w:r w:rsidRPr="007A630F">
        <w:rPr>
          <w:rFonts w:ascii="Times New Roman" w:hAnsi="Times New Roman" w:cs="Times New Roman"/>
          <w:sz w:val="28"/>
          <w:szCs w:val="28"/>
        </w:rPr>
        <w:t>клеток</w:t>
      </w:r>
      <w:proofErr w:type="spellEnd"/>
      <w:r w:rsidR="008F474C">
        <w:rPr>
          <w:rFonts w:ascii="Times New Roman" w:hAnsi="Times New Roman" w:cs="Times New Roman"/>
          <w:sz w:val="28"/>
          <w:szCs w:val="28"/>
          <w:lang w:val="ru-RU"/>
        </w:rPr>
        <w:t>;</w:t>
      </w:r>
    </w:p>
    <w:p w14:paraId="75924B3A" w14:textId="2087D653" w:rsidR="005C4AD5" w:rsidRPr="007A630F" w:rsidRDefault="00BF5734" w:rsidP="007A630F">
      <w:pPr>
        <w:numPr>
          <w:ilvl w:val="0"/>
          <w:numId w:val="5"/>
        </w:numPr>
        <w:spacing w:line="360" w:lineRule="auto"/>
        <w:rPr>
          <w:rFonts w:ascii="Times New Roman" w:hAnsi="Times New Roman" w:cs="Times New Roman"/>
          <w:sz w:val="28"/>
          <w:szCs w:val="28"/>
          <w:lang w:val="ru-RU"/>
        </w:rPr>
      </w:pPr>
      <w:r w:rsidRPr="007A630F">
        <w:rPr>
          <w:rFonts w:ascii="Times New Roman" w:hAnsi="Times New Roman" w:cs="Times New Roman"/>
          <w:sz w:val="28"/>
          <w:szCs w:val="28"/>
          <w:lang w:val="ru-RU"/>
        </w:rPr>
        <w:t>Распознавание собственных, измененных собственных и чужеродных клеток; запуск и реализация иммун</w:t>
      </w:r>
      <w:r w:rsidR="008F474C">
        <w:rPr>
          <w:rFonts w:ascii="Times New Roman" w:hAnsi="Times New Roman" w:cs="Times New Roman"/>
          <w:sz w:val="28"/>
          <w:szCs w:val="28"/>
          <w:lang w:val="ru-RU"/>
        </w:rPr>
        <w:t>н</w:t>
      </w:r>
      <w:r w:rsidRPr="007A630F">
        <w:rPr>
          <w:rFonts w:ascii="Times New Roman" w:hAnsi="Times New Roman" w:cs="Times New Roman"/>
          <w:sz w:val="28"/>
          <w:szCs w:val="28"/>
          <w:lang w:val="ru-RU"/>
        </w:rPr>
        <w:t>ого ответа против носителей генетической информации</w:t>
      </w:r>
      <w:r w:rsidR="008F474C">
        <w:rPr>
          <w:rFonts w:ascii="Times New Roman" w:hAnsi="Times New Roman" w:cs="Times New Roman"/>
          <w:sz w:val="28"/>
          <w:szCs w:val="28"/>
          <w:lang w:val="ru-RU"/>
        </w:rPr>
        <w:t>;</w:t>
      </w:r>
    </w:p>
    <w:p w14:paraId="085CF6F2" w14:textId="77777777" w:rsidR="005C4AD5" w:rsidRPr="007A630F" w:rsidRDefault="00BF5734" w:rsidP="007A630F">
      <w:pPr>
        <w:numPr>
          <w:ilvl w:val="0"/>
          <w:numId w:val="5"/>
        </w:numPr>
        <w:spacing w:line="360" w:lineRule="auto"/>
        <w:rPr>
          <w:rFonts w:ascii="Times New Roman" w:hAnsi="Times New Roman" w:cs="Times New Roman"/>
          <w:sz w:val="28"/>
          <w:szCs w:val="28"/>
          <w:lang w:val="ru-RU"/>
        </w:rPr>
      </w:pPr>
      <w:r w:rsidRPr="007A630F">
        <w:rPr>
          <w:rFonts w:ascii="Times New Roman" w:hAnsi="Times New Roman" w:cs="Times New Roman"/>
          <w:sz w:val="28"/>
          <w:szCs w:val="28"/>
          <w:lang w:val="ru-RU"/>
        </w:rPr>
        <w:t>Поддержание иммунологической толерантности (в том числе во время беременности);</w:t>
      </w:r>
    </w:p>
    <w:p w14:paraId="717A5397" w14:textId="77777777" w:rsidR="005C4AD5" w:rsidRPr="007A630F" w:rsidRDefault="00BF5734" w:rsidP="007A630F">
      <w:pPr>
        <w:numPr>
          <w:ilvl w:val="0"/>
          <w:numId w:val="5"/>
        </w:numPr>
        <w:spacing w:line="360" w:lineRule="auto"/>
        <w:rPr>
          <w:rFonts w:ascii="Times New Roman" w:hAnsi="Times New Roman" w:cs="Times New Roman"/>
          <w:sz w:val="28"/>
          <w:szCs w:val="28"/>
          <w:lang w:val="ru-RU"/>
        </w:rPr>
      </w:pPr>
      <w:r w:rsidRPr="007A630F">
        <w:rPr>
          <w:rFonts w:ascii="Times New Roman" w:hAnsi="Times New Roman" w:cs="Times New Roman"/>
          <w:sz w:val="28"/>
          <w:szCs w:val="28"/>
          <w:lang w:val="ru-RU"/>
        </w:rPr>
        <w:t>Участие в селекции Т-лимфоцитов;</w:t>
      </w:r>
    </w:p>
    <w:p w14:paraId="7CE5B21A" w14:textId="77777777" w:rsidR="005C4AD5" w:rsidRPr="007A630F" w:rsidRDefault="00BF5734" w:rsidP="007A630F">
      <w:pPr>
        <w:numPr>
          <w:ilvl w:val="0"/>
          <w:numId w:val="5"/>
        </w:numPr>
        <w:spacing w:line="360" w:lineRule="auto"/>
        <w:rPr>
          <w:rFonts w:ascii="Times New Roman" w:hAnsi="Times New Roman" w:cs="Times New Roman"/>
          <w:sz w:val="28"/>
          <w:szCs w:val="28"/>
          <w:lang w:val="ru-RU"/>
        </w:rPr>
      </w:pPr>
      <w:commentRangeStart w:id="201"/>
      <w:commentRangeStart w:id="202"/>
      <w:r w:rsidRPr="007A630F">
        <w:rPr>
          <w:rFonts w:ascii="Times New Roman" w:hAnsi="Times New Roman" w:cs="Times New Roman"/>
          <w:b/>
          <w:bCs/>
          <w:sz w:val="28"/>
          <w:szCs w:val="28"/>
          <w:lang w:val="ru-RU"/>
        </w:rPr>
        <w:t xml:space="preserve">Создание генетического разнообразия </w:t>
      </w:r>
      <w:commentRangeEnd w:id="201"/>
      <w:r w:rsidR="008F474C">
        <w:rPr>
          <w:rStyle w:val="aff2"/>
        </w:rPr>
        <w:commentReference w:id="201"/>
      </w:r>
      <w:commentRangeEnd w:id="202"/>
      <w:r w:rsidR="00394FC6">
        <w:rPr>
          <w:rStyle w:val="aff2"/>
        </w:rPr>
        <w:commentReference w:id="202"/>
      </w:r>
      <w:r w:rsidRPr="007A630F">
        <w:rPr>
          <w:rFonts w:ascii="Times New Roman" w:hAnsi="Times New Roman" w:cs="Times New Roman"/>
          <w:b/>
          <w:bCs/>
          <w:sz w:val="28"/>
          <w:szCs w:val="28"/>
          <w:lang w:val="ru-RU"/>
        </w:rPr>
        <w:t>и обеспечение выживаемости вида.</w:t>
      </w:r>
    </w:p>
    <w:p w14:paraId="12EE7F2B" w14:textId="6DF395AC" w:rsidR="005C4AD5" w:rsidRPr="007A630F" w:rsidRDefault="00BF5734">
      <w:pPr>
        <w:pStyle w:val="FirstParagraph"/>
        <w:rPr>
          <w:lang w:val="ru-RU"/>
        </w:rPr>
      </w:pPr>
      <w:r w:rsidRPr="007A630F">
        <w:rPr>
          <w:lang w:val="ru-RU"/>
        </w:rPr>
        <w:lastRenderedPageBreak/>
        <w:t xml:space="preserve">Все гены локуса МНС поделены на три класса: первый, второй и третий. На </w:t>
      </w:r>
      <w:hyperlink w:anchor="fig-hlamap">
        <w:r w:rsidR="000B7CEC" w:rsidRPr="000B7CEC">
          <w:rPr>
            <w:rStyle w:val="afd"/>
            <w:color w:val="000000" w:themeColor="text1"/>
            <w:u w:val="single"/>
            <w:lang w:val="ru-RU"/>
          </w:rPr>
          <w:t xml:space="preserve">рисунке </w:t>
        </w:r>
        <w:r w:rsidRPr="000B7CEC">
          <w:rPr>
            <w:rStyle w:val="afd"/>
            <w:color w:val="000000" w:themeColor="text1"/>
            <w:u w:val="single"/>
            <w:lang w:val="ru-RU"/>
          </w:rPr>
          <w:t>1</w:t>
        </w:r>
      </w:hyperlink>
      <w:r w:rsidRPr="007A630F">
        <w:rPr>
          <w:lang w:val="ru-RU"/>
        </w:rPr>
        <w:t xml:space="preserve"> представлена генетическая карта генов МНС</w:t>
      </w:r>
      <w:r w:rsidR="007A630F">
        <w:rPr>
          <w:lang w:val="ru-RU"/>
        </w:rPr>
        <w:t xml:space="preserve"> </w:t>
      </w:r>
      <w:r w:rsidR="00394FC6">
        <w:rPr>
          <w:lang w:val="ru-RU"/>
        </w:rPr>
        <w:fldChar w:fldCharType="begin"/>
      </w:r>
      <w:r w:rsidR="00394FC6">
        <w:rPr>
          <w:lang w:val="ru-RU"/>
        </w:rPr>
        <w:instrText xml:space="preserve"> ADDIN ZOTERO_ITEM CSL_CITATION {"citationID":"tfeIgpem","properties":{"formattedCitation":"[11]","plainCitation":"[11]","noteIndex":0},"citationItems":[{"id":409,"uris":["http://zotero.org/users/10071278/items/K3LCQVEF"],"itemData":{"id":409,"type":"book","abstract":"This book attempts to organize the knowledge collected by those who have extensively studied autoimmune diseases (ADs) into a comprehensive overview of how the immune system, governed by its own complex yet limited pathways, turns against self targeting distinct tissues in different conditions according to a balance determined by the genetic predisposition of the host, its gender, environmental circumstances and other co-factors that modify the outcomes of a similar pathological process (…).","call-number":"NBK459447","event-place":"Bogota (Colombia)","ISBN":"978-958-738-366-9","language":"eng","license":"© 2013 Universidad del Rosario.","note":"PMID: 29087650","publisher":"El Rosario University Press","publisher-place":"Bogota (Colombia)","source":"PubMed","title":"Autoimmunity: From Bench to Bedside","title-short":"Autoimmunity","URL":"http://www.ncbi.nlm.nih.gov/books/NBK459447/","editor":[{"family":"Anaya","given":"Juan-Manuel"},{"family":"Shoenfeld","given":"Yehuda"},{"family":"Rojas-Villarraga","given":"Adriana"},{"family":"Levy","given":"Roger A."},{"family":"Cervera","given":"Ricard"}],"accessed":{"date-parts":[["2023",2,27]]},"issued":{"date-parts":[["2013"]]}}}],"schema":"https://github.com/citation-style-language/schema/raw/master/csl-citation.json"} </w:instrText>
      </w:r>
      <w:r w:rsidR="00394FC6">
        <w:rPr>
          <w:lang w:val="ru-RU"/>
        </w:rPr>
        <w:fldChar w:fldCharType="separate"/>
      </w:r>
      <w:r w:rsidR="00394FC6" w:rsidRPr="00394FC6">
        <w:rPr>
          <w:rFonts w:cs="Times New Roman"/>
        </w:rPr>
        <w:t>[11]</w:t>
      </w:r>
      <w:r w:rsidR="00394FC6">
        <w:rPr>
          <w:lang w:val="ru-RU"/>
        </w:rPr>
        <w:fldChar w:fldCharType="end"/>
      </w:r>
      <w:r w:rsidRPr="007A630F">
        <w:rPr>
          <w:lang w:val="ru-RU"/>
        </w:rPr>
        <w:t>.</w:t>
      </w:r>
    </w:p>
    <w:tbl>
      <w:tblPr>
        <w:tblStyle w:val="Table"/>
        <w:tblW w:w="5000" w:type="pct"/>
        <w:tblLook w:val="0000" w:firstRow="0" w:lastRow="0" w:firstColumn="0" w:lastColumn="0" w:noHBand="0" w:noVBand="0"/>
      </w:tblPr>
      <w:tblGrid>
        <w:gridCol w:w="9571"/>
      </w:tblGrid>
      <w:tr w:rsidR="005C4AD5" w:rsidRPr="000D0CED" w14:paraId="5B93371F" w14:textId="77777777">
        <w:tc>
          <w:tcPr>
            <w:tcW w:w="0" w:type="auto"/>
          </w:tcPr>
          <w:p w14:paraId="0539CA9C" w14:textId="77777777" w:rsidR="00230943" w:rsidRPr="001F356C" w:rsidRDefault="00BF5734">
            <w:pPr>
              <w:keepNext/>
              <w:jc w:val="center"/>
              <w:rPr>
                <w:ins w:id="203" w:author="Антон Смирнов" w:date="2023-05-24T13:09:00Z"/>
                <w:lang w:val="ru-RU"/>
                <w:rPrChange w:id="204" w:author="Антон Смирнов" w:date="2023-05-24T10:49:00Z">
                  <w:rPr>
                    <w:ins w:id="205" w:author="Антон Смирнов" w:date="2023-05-24T13:09:00Z"/>
                  </w:rPr>
                </w:rPrChange>
              </w:rPr>
              <w:pPrChange w:id="206" w:author="Антон Смирнов" w:date="2023-05-24T13:09:00Z">
                <w:pPr>
                  <w:jc w:val="center"/>
                </w:pPr>
              </w:pPrChange>
            </w:pPr>
            <w:bookmarkStart w:id="207" w:name="fig-hlamap"/>
            <w:r>
              <w:rPr>
                <w:noProof/>
                <w:lang w:val="ru-RU" w:eastAsia="ru-RU"/>
              </w:rPr>
              <w:drawing>
                <wp:anchor distT="0" distB="0" distL="114300" distR="114300" simplePos="0" relativeHeight="251658240" behindDoc="0" locked="0" layoutInCell="1" allowOverlap="1" wp14:anchorId="4DB53B02" wp14:editId="1B7B9508">
                  <wp:simplePos x="0" y="0"/>
                  <wp:positionH relativeFrom="column">
                    <wp:posOffset>481965</wp:posOffset>
                  </wp:positionH>
                  <wp:positionV relativeFrom="paragraph">
                    <wp:posOffset>0</wp:posOffset>
                  </wp:positionV>
                  <wp:extent cx="4981575" cy="4763135"/>
                  <wp:effectExtent l="0" t="0" r="0" b="0"/>
                  <wp:wrapTopAndBottom/>
                  <wp:docPr id="23" name="Picture"/>
                  <wp:cNvGraphicFramePr/>
                  <a:graphic xmlns:a="http://schemas.openxmlformats.org/drawingml/2006/main">
                    <a:graphicData uri="http://schemas.openxmlformats.org/drawingml/2006/picture">
                      <pic:pic xmlns:pic="http://schemas.openxmlformats.org/drawingml/2006/picture">
                        <pic:nvPicPr>
                          <pic:cNvPr id="24" name="Picture" descr="img/mhc_genetic_map.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981575" cy="4763135"/>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p>
          <w:p w14:paraId="62914180" w14:textId="47E76653" w:rsidR="005C4AD5" w:rsidRPr="00230943" w:rsidDel="00230943" w:rsidRDefault="00230943">
            <w:pPr>
              <w:pStyle w:val="afa"/>
              <w:rPr>
                <w:del w:id="208" w:author="Антон Смирнов" w:date="2023-05-24T13:10:00Z"/>
                <w:rFonts w:ascii="Times New Roman" w:hAnsi="Times New Roman" w:cs="Times New Roman"/>
                <w:iCs/>
                <w:sz w:val="28"/>
                <w:szCs w:val="28"/>
                <w:lang w:val="ru-RU"/>
                <w:rPrChange w:id="209" w:author="Антон Смирнов" w:date="2023-05-24T13:11:00Z">
                  <w:rPr>
                    <w:del w:id="210" w:author="Антон Смирнов" w:date="2023-05-24T13:10:00Z"/>
                  </w:rPr>
                </w:rPrChange>
              </w:rPr>
              <w:pPrChange w:id="211" w:author="Антон Смирнов" w:date="2023-05-24T13:11:00Z">
                <w:pPr>
                  <w:jc w:val="center"/>
                </w:pPr>
              </w:pPrChange>
            </w:pPr>
            <w:ins w:id="212" w:author="Антон Смирнов" w:date="2023-05-24T13:09:00Z">
              <w:r w:rsidRPr="00230943">
                <w:rPr>
                  <w:rFonts w:ascii="Times New Roman" w:hAnsi="Times New Roman" w:cs="Times New Roman"/>
                  <w:b/>
                  <w:bCs/>
                  <w:iCs/>
                  <w:sz w:val="28"/>
                  <w:szCs w:val="28"/>
                  <w:lang w:val="ru-RU"/>
                  <w:rPrChange w:id="213" w:author="Антон Смирнов" w:date="2023-05-24T13:11:00Z">
                    <w:rPr/>
                  </w:rPrChange>
                </w:rPr>
                <w:t xml:space="preserve">Рисунок </w:t>
              </w:r>
              <w:r w:rsidRPr="00230943">
                <w:rPr>
                  <w:rFonts w:ascii="Times New Roman" w:hAnsi="Times New Roman" w:cs="Times New Roman"/>
                  <w:b/>
                  <w:bCs/>
                  <w:iCs/>
                  <w:sz w:val="28"/>
                  <w:szCs w:val="28"/>
                  <w:rPrChange w:id="214" w:author="Антон Смирнов" w:date="2023-05-24T13:11:00Z">
                    <w:rPr/>
                  </w:rPrChange>
                </w:rPr>
                <w:fldChar w:fldCharType="begin"/>
              </w:r>
              <w:r w:rsidRPr="00230943">
                <w:rPr>
                  <w:rFonts w:ascii="Times New Roman" w:hAnsi="Times New Roman" w:cs="Times New Roman"/>
                  <w:b/>
                  <w:bCs/>
                  <w:iCs/>
                  <w:sz w:val="28"/>
                  <w:szCs w:val="28"/>
                  <w:lang w:val="ru-RU"/>
                  <w:rPrChange w:id="215" w:author="Антон Смирнов" w:date="2023-05-24T13:11:00Z">
                    <w:rPr/>
                  </w:rPrChange>
                </w:rPr>
                <w:instrText xml:space="preserve"> </w:instrText>
              </w:r>
              <w:r w:rsidRPr="00230943">
                <w:rPr>
                  <w:rFonts w:ascii="Times New Roman" w:hAnsi="Times New Roman" w:cs="Times New Roman"/>
                  <w:b/>
                  <w:bCs/>
                  <w:iCs/>
                  <w:sz w:val="28"/>
                  <w:szCs w:val="28"/>
                  <w:rPrChange w:id="216" w:author="Антон Смирнов" w:date="2023-05-24T13:11:00Z">
                    <w:rPr/>
                  </w:rPrChange>
                </w:rPr>
                <w:instrText>SEQ</w:instrText>
              </w:r>
              <w:r w:rsidRPr="00230943">
                <w:rPr>
                  <w:rFonts w:ascii="Times New Roman" w:hAnsi="Times New Roman" w:cs="Times New Roman"/>
                  <w:b/>
                  <w:bCs/>
                  <w:iCs/>
                  <w:sz w:val="28"/>
                  <w:szCs w:val="28"/>
                  <w:lang w:val="ru-RU"/>
                  <w:rPrChange w:id="217" w:author="Антон Смирнов" w:date="2023-05-24T13:11:00Z">
                    <w:rPr/>
                  </w:rPrChange>
                </w:rPr>
                <w:instrText xml:space="preserve"> Рисунок \* </w:instrText>
              </w:r>
              <w:r w:rsidRPr="00230943">
                <w:rPr>
                  <w:rFonts w:ascii="Times New Roman" w:hAnsi="Times New Roman" w:cs="Times New Roman"/>
                  <w:b/>
                  <w:bCs/>
                  <w:iCs/>
                  <w:sz w:val="28"/>
                  <w:szCs w:val="28"/>
                  <w:rPrChange w:id="218" w:author="Антон Смирнов" w:date="2023-05-24T13:11:00Z">
                    <w:rPr/>
                  </w:rPrChange>
                </w:rPr>
                <w:instrText>ARABIC</w:instrText>
              </w:r>
              <w:r w:rsidRPr="00230943">
                <w:rPr>
                  <w:rFonts w:ascii="Times New Roman" w:hAnsi="Times New Roman" w:cs="Times New Roman"/>
                  <w:b/>
                  <w:bCs/>
                  <w:iCs/>
                  <w:sz w:val="28"/>
                  <w:szCs w:val="28"/>
                  <w:lang w:val="ru-RU"/>
                  <w:rPrChange w:id="219" w:author="Антон Смирнов" w:date="2023-05-24T13:11:00Z">
                    <w:rPr/>
                  </w:rPrChange>
                </w:rPr>
                <w:instrText xml:space="preserve"> </w:instrText>
              </w:r>
            </w:ins>
            <w:r w:rsidRPr="00230943">
              <w:rPr>
                <w:rFonts w:ascii="Times New Roman" w:hAnsi="Times New Roman" w:cs="Times New Roman"/>
                <w:b/>
                <w:bCs/>
                <w:iCs/>
                <w:sz w:val="28"/>
                <w:szCs w:val="28"/>
                <w:rPrChange w:id="220" w:author="Антон Смирнов" w:date="2023-05-24T13:11:00Z">
                  <w:rPr/>
                </w:rPrChange>
              </w:rPr>
              <w:fldChar w:fldCharType="separate"/>
            </w:r>
            <w:ins w:id="221" w:author="Антон Смирнов" w:date="2023-05-24T14:55:00Z">
              <w:r w:rsidR="001D58CF">
                <w:rPr>
                  <w:rFonts w:ascii="Times New Roman" w:hAnsi="Times New Roman" w:cs="Times New Roman"/>
                  <w:b/>
                  <w:bCs/>
                  <w:iCs/>
                  <w:noProof/>
                  <w:sz w:val="28"/>
                  <w:szCs w:val="28"/>
                </w:rPr>
                <w:t>1</w:t>
              </w:r>
            </w:ins>
            <w:ins w:id="222" w:author="Антон Смирнов" w:date="2023-05-24T13:09:00Z">
              <w:r w:rsidRPr="00230943">
                <w:rPr>
                  <w:rFonts w:ascii="Times New Roman" w:hAnsi="Times New Roman" w:cs="Times New Roman"/>
                  <w:b/>
                  <w:bCs/>
                  <w:iCs/>
                  <w:sz w:val="28"/>
                  <w:szCs w:val="28"/>
                  <w:rPrChange w:id="223" w:author="Антон Смирнов" w:date="2023-05-24T13:11:00Z">
                    <w:rPr/>
                  </w:rPrChange>
                </w:rPr>
                <w:fldChar w:fldCharType="end"/>
              </w:r>
              <w:r w:rsidRPr="00230943">
                <w:rPr>
                  <w:rFonts w:ascii="Times New Roman" w:hAnsi="Times New Roman" w:cs="Times New Roman"/>
                  <w:iCs/>
                  <w:sz w:val="28"/>
                  <w:szCs w:val="28"/>
                  <w:lang w:val="ru-RU"/>
                  <w:rPrChange w:id="224" w:author="Антон Смирнов" w:date="2023-05-24T13:11:00Z">
                    <w:rPr>
                      <w:lang w:val="ru-RU"/>
                    </w:rPr>
                  </w:rPrChange>
                </w:rPr>
                <w:t>. Генетическая карта генов HLA</w:t>
              </w:r>
            </w:ins>
            <w:ins w:id="225" w:author="Антон Смирнов" w:date="2023-05-24T13:11:00Z">
              <w:r w:rsidRPr="00230943">
                <w:rPr>
                  <w:rFonts w:ascii="Times New Roman" w:hAnsi="Times New Roman" w:cs="Times New Roman"/>
                  <w:iCs/>
                  <w:sz w:val="28"/>
                  <w:szCs w:val="28"/>
                  <w:lang w:val="ru-RU"/>
                  <w:rPrChange w:id="226" w:author="Антон Смирнов" w:date="2023-05-24T13:11:00Z">
                    <w:rPr>
                      <w:lang w:val="ru-RU"/>
                    </w:rPr>
                  </w:rPrChange>
                </w:rPr>
                <w:t>.</w:t>
              </w:r>
            </w:ins>
          </w:p>
          <w:p w14:paraId="798AC422" w14:textId="22A994F6" w:rsidR="005C4AD5" w:rsidRPr="004046B8" w:rsidRDefault="000B7CEC">
            <w:pPr>
              <w:pStyle w:val="afa"/>
              <w:rPr>
                <w:lang w:val="ru-RU"/>
              </w:rPr>
              <w:pPrChange w:id="227" w:author="Антон Смирнов" w:date="2023-05-24T13:11:00Z">
                <w:pPr>
                  <w:pStyle w:val="ImageCaption"/>
                  <w:spacing w:before="200"/>
                </w:pPr>
              </w:pPrChange>
            </w:pPr>
            <w:del w:id="228" w:author="Антон Смирнов" w:date="2023-05-24T13:10:00Z">
              <w:r w:rsidRPr="009B5EC2" w:rsidDel="00230943">
                <w:rPr>
                  <w:b/>
                  <w:bCs/>
                  <w:lang w:val="ru-RU"/>
                </w:rPr>
                <w:delText xml:space="preserve">Рисунок </w:delText>
              </w:r>
              <w:r w:rsidR="00BF5734" w:rsidRPr="009B5EC2" w:rsidDel="00230943">
                <w:rPr>
                  <w:b/>
                  <w:bCs/>
                  <w:lang w:val="ru-RU"/>
                </w:rPr>
                <w:delText>1</w:delText>
              </w:r>
              <w:r w:rsidR="009B5EC2" w:rsidRPr="009B5EC2" w:rsidDel="00230943">
                <w:rPr>
                  <w:b/>
                  <w:bCs/>
                  <w:lang w:val="ru-RU"/>
                </w:rPr>
                <w:delText>.</w:delText>
              </w:r>
              <w:r w:rsidR="00BF5734" w:rsidRPr="000B7CEC" w:rsidDel="00230943">
                <w:rPr>
                  <w:lang w:val="ru-RU"/>
                </w:rPr>
                <w:delText xml:space="preserve"> Генетическая карта генов </w:delText>
              </w:r>
              <w:r w:rsidR="00BF5734" w:rsidRPr="000B7CEC" w:rsidDel="00230943">
                <w:delText>HLA</w:delText>
              </w:r>
              <w:r w:rsidR="004046B8" w:rsidDel="00230943">
                <w:rPr>
                  <w:lang w:val="ru-RU"/>
                </w:rPr>
                <w:delText xml:space="preserve"> </w:delText>
              </w:r>
              <w:r w:rsidR="00394FC6" w:rsidRPr="0075779D" w:rsidDel="00230943">
                <w:rPr>
                  <w:lang w:val="ru-RU"/>
                </w:rPr>
                <w:fldChar w:fldCharType="begin"/>
              </w:r>
              <w:r w:rsidR="00394FC6" w:rsidRPr="00394FC6" w:rsidDel="00230943">
                <w:rPr>
                  <w:lang w:val="ru-RU"/>
                </w:rPr>
                <w:delInstrText xml:space="preserve"> ADDIN ZOTERO_ITEM CSL_CITATION {"citationID":"bFNY81hi","properties":{"formattedCitation":"[11]","plainCitation":"[11]","noteIndex":0},"citationItems":[{"id":409,"uris":["http://zotero.org/users/10071278/items/K3LCQVEF"],"itemData":{"id":409,"type":"book","abstract":"This book attempts to organize the knowledge collected by those who have extensively studied autoimmune diseases (ADs) into a comprehensive overview of how the immune system, governed by its own complex yet limited pathways, turns against self targeting distinct tissues in different conditions according to a balance determined by the genetic predisposition of the host, its gender, environmental circumstances and other co-factors that modify the outcomes of a similar pathological process (…).","call-number":"NBK459447","event-place":"Bogota (Colombia)","ISBN":"978-958-738-366-9","language":"eng","license":"© 2013 Universidad del Rosario.","note":"PMID: 29087650","publisher":"El Rosario University Press","publisher-place":"Bogota (Colombia)","source":"PubMed","title":"Autoimmunity: From Bench to Bedside","title-short":"Autoimmunity","URL":"http://www.ncbi.nlm.nih.gov/books/NBK459447/","editor":[{"family":"Anaya","given":"Juan-Manuel"},{"family":"Shoenfeld","given":"Yehuda"},{"family":"Rojas-Villarraga","given":"Adriana"},{"family":"Levy","given":"Roger A."},{"family":"Cervera","given":"Ricard"}],"accessed":{"date-parts":[["2023",2,27]]},"issued":{"date-parts":[["2013"]]}}}],"schema":"https://github.com/citation-style-language/schema/raw/master/csl-citation.json"} </w:delInstrText>
              </w:r>
              <w:r w:rsidR="00394FC6" w:rsidRPr="0075779D" w:rsidDel="00230943">
                <w:rPr>
                  <w:lang w:val="ru-RU"/>
                </w:rPr>
                <w:fldChar w:fldCharType="separate"/>
              </w:r>
              <w:r w:rsidR="00394FC6" w:rsidRPr="0075779D" w:rsidDel="00230943">
                <w:rPr>
                  <w:lang w:val="ru-RU"/>
                </w:rPr>
                <w:delText>[11]</w:delText>
              </w:r>
              <w:r w:rsidR="00394FC6" w:rsidRPr="0075779D" w:rsidDel="00230943">
                <w:rPr>
                  <w:lang w:val="ru-RU"/>
                </w:rPr>
                <w:fldChar w:fldCharType="end"/>
              </w:r>
              <w:r w:rsidR="004046B8" w:rsidRPr="00394FC6" w:rsidDel="00230943">
                <w:rPr>
                  <w:lang w:val="ru-RU"/>
                </w:rPr>
                <w:delText>.</w:delText>
              </w:r>
            </w:del>
          </w:p>
        </w:tc>
        <w:bookmarkEnd w:id="207"/>
      </w:tr>
    </w:tbl>
    <w:p w14:paraId="39B69A52" w14:textId="2BE90EFE" w:rsidR="005C4AD5" w:rsidRPr="007A630F" w:rsidRDefault="00BF5734">
      <w:pPr>
        <w:pStyle w:val="a0"/>
        <w:rPr>
          <w:lang w:val="ru-RU"/>
        </w:rPr>
      </w:pPr>
      <w:r w:rsidRPr="007A630F">
        <w:rPr>
          <w:lang w:val="ru-RU"/>
        </w:rPr>
        <w:t xml:space="preserve">К классическим генам относят три пары генов, кодирующих </w:t>
      </w:r>
      <m:oMath>
        <m:r>
          <w:rPr>
            <w:rFonts w:ascii="Cambria Math" w:hAnsi="Cambria Math"/>
          </w:rPr>
          <m:t>α</m:t>
        </m:r>
      </m:oMath>
      <w:r w:rsidRPr="007A630F">
        <w:rPr>
          <w:lang w:val="ru-RU"/>
        </w:rPr>
        <w:t xml:space="preserve">- и </w:t>
      </w:r>
      <m:oMath>
        <m:r>
          <w:rPr>
            <w:rFonts w:ascii="Cambria Math" w:hAnsi="Cambria Math"/>
          </w:rPr>
          <m:t>β</m:t>
        </m:r>
      </m:oMath>
      <w:r w:rsidRPr="007A630F">
        <w:rPr>
          <w:lang w:val="ru-RU"/>
        </w:rPr>
        <w:t xml:space="preserve">- цепи МНС второго класса: </w:t>
      </w:r>
      <w:r>
        <w:t>HLA</w:t>
      </w:r>
      <w:r w:rsidRPr="007A630F">
        <w:rPr>
          <w:lang w:val="ru-RU"/>
        </w:rPr>
        <w:t>-</w:t>
      </w:r>
      <w:r>
        <w:t>DR</w:t>
      </w:r>
      <w:r w:rsidRPr="007A630F">
        <w:rPr>
          <w:lang w:val="ru-RU"/>
        </w:rPr>
        <w:t xml:space="preserve">, </w:t>
      </w:r>
      <w:r>
        <w:t>HLA</w:t>
      </w:r>
      <w:r w:rsidRPr="007A630F">
        <w:rPr>
          <w:lang w:val="ru-RU"/>
        </w:rPr>
        <w:t>-</w:t>
      </w:r>
      <w:r>
        <w:t>DP</w:t>
      </w:r>
      <w:r w:rsidRPr="007A630F">
        <w:rPr>
          <w:lang w:val="ru-RU"/>
        </w:rPr>
        <w:t xml:space="preserve"> и </w:t>
      </w:r>
      <w:r>
        <w:t>HLA</w:t>
      </w:r>
      <w:r w:rsidRPr="007A630F">
        <w:rPr>
          <w:lang w:val="ru-RU"/>
        </w:rPr>
        <w:t>-</w:t>
      </w:r>
      <w:r>
        <w:t>DQ</w:t>
      </w:r>
      <w:r w:rsidRPr="007A630F">
        <w:rPr>
          <w:lang w:val="ru-RU"/>
        </w:rPr>
        <w:t xml:space="preserve"> - и три гена кодирующие </w:t>
      </w:r>
      <m:oMath>
        <m:r>
          <w:rPr>
            <w:rFonts w:ascii="Cambria Math" w:hAnsi="Cambria Math"/>
          </w:rPr>
          <m:t>α</m:t>
        </m:r>
      </m:oMath>
      <w:r w:rsidRPr="007A630F">
        <w:rPr>
          <w:lang w:val="ru-RU"/>
        </w:rPr>
        <w:t xml:space="preserve">-цепь МНС первого класса: </w:t>
      </w:r>
      <w:r>
        <w:t>HLA</w:t>
      </w:r>
      <w:r w:rsidRPr="007A630F">
        <w:rPr>
          <w:lang w:val="ru-RU"/>
        </w:rPr>
        <w:t>-</w:t>
      </w:r>
      <w:r>
        <w:t>A</w:t>
      </w:r>
      <w:r w:rsidRPr="007A630F">
        <w:rPr>
          <w:lang w:val="ru-RU"/>
        </w:rPr>
        <w:t xml:space="preserve">, </w:t>
      </w:r>
      <w:r>
        <w:t>HLA</w:t>
      </w:r>
      <w:r w:rsidRPr="007A630F">
        <w:rPr>
          <w:lang w:val="ru-RU"/>
        </w:rPr>
        <w:t>-</w:t>
      </w:r>
      <w:r>
        <w:t>B</w:t>
      </w:r>
      <w:r w:rsidRPr="007A630F">
        <w:rPr>
          <w:lang w:val="ru-RU"/>
        </w:rPr>
        <w:t xml:space="preserve">, </w:t>
      </w:r>
      <w:r>
        <w:t>HLA</w:t>
      </w:r>
      <w:r w:rsidRPr="007A630F">
        <w:rPr>
          <w:lang w:val="ru-RU"/>
        </w:rPr>
        <w:t>-</w:t>
      </w:r>
      <w:r>
        <w:t>C</w:t>
      </w:r>
      <w:r w:rsidRPr="007A630F">
        <w:rPr>
          <w:lang w:val="ru-RU"/>
        </w:rPr>
        <w:t xml:space="preserve">. Зрелые продукты этих генов располагаются на цитоплазматической мембране и непосредственно участвуют в презентации антигенов. У многих людей кластер </w:t>
      </w:r>
      <w:r>
        <w:t>HLA</w:t>
      </w:r>
      <w:r w:rsidRPr="007A630F">
        <w:rPr>
          <w:lang w:val="ru-RU"/>
        </w:rPr>
        <w:t>-</w:t>
      </w:r>
      <w:r>
        <w:t>DR</w:t>
      </w:r>
      <w:r w:rsidRPr="007A630F">
        <w:rPr>
          <w:lang w:val="ru-RU"/>
        </w:rPr>
        <w:t xml:space="preserve"> содержит дополнительный ген </w:t>
      </w:r>
      <m:oMath>
        <m:r>
          <w:rPr>
            <w:rFonts w:ascii="Cambria Math" w:hAnsi="Cambria Math"/>
          </w:rPr>
          <m:t>β</m:t>
        </m:r>
      </m:oMath>
      <w:r w:rsidRPr="007A630F">
        <w:rPr>
          <w:lang w:val="ru-RU"/>
        </w:rPr>
        <w:t xml:space="preserve">-цепи, который может соединяться с </w:t>
      </w:r>
      <w:r>
        <w:t>DR</w:t>
      </w:r>
      <m:oMath>
        <m:r>
          <w:rPr>
            <w:rFonts w:ascii="Cambria Math" w:hAnsi="Cambria Math"/>
          </w:rPr>
          <m:t>α</m:t>
        </m:r>
      </m:oMath>
      <w:r w:rsidRPr="007A630F">
        <w:rPr>
          <w:lang w:val="ru-RU"/>
        </w:rPr>
        <w:t>-цепью</w:t>
      </w:r>
      <w:r w:rsidR="004046B8">
        <w:rPr>
          <w:lang w:val="ru-RU"/>
        </w:rPr>
        <w:t xml:space="preserve"> </w:t>
      </w:r>
      <w:r w:rsidR="00394FC6">
        <w:rPr>
          <w:lang w:val="ru-RU"/>
        </w:rPr>
        <w:fldChar w:fldCharType="begin"/>
      </w:r>
      <w:r w:rsidR="00394FC6">
        <w:rPr>
          <w:lang w:val="ru-RU"/>
        </w:rPr>
        <w:instrText xml:space="preserve"> ADDIN ZOTERO_ITEM CSL_CITATION {"citationID":"DYWIUuQJ","properties":{"formattedCitation":"[12]","plainCitation":"[12]","noteIndex":0},"citationItems":[{"id":406,"uris":["http://zotero.org/users/10071278/items/7JMT9W3G"],"itemData":{"id":406,"type":"book","edition":"9","event-place":"Москва","ISBN":"978-5-98657-070-9","language":"ru","number-of-pages":"1184","publisher":"Логосфера","publisher-place":"Москва","title":"Иммунобиология по Джанвею","author":[{"family":"Мерфи","given":"К."},{"family":"Уивер","given":"К."}],"issued":{"date-parts":[["2020"]]}}}],"schema":"https://github.com/citation-style-language/schema/raw/master/csl-citation.json"} </w:instrText>
      </w:r>
      <w:r w:rsidR="00394FC6">
        <w:rPr>
          <w:lang w:val="ru-RU"/>
        </w:rPr>
        <w:fldChar w:fldCharType="separate"/>
      </w:r>
      <w:r w:rsidR="00394FC6" w:rsidRPr="0075779D">
        <w:rPr>
          <w:rFonts w:cs="Times New Roman"/>
          <w:lang w:val="ru-RU"/>
        </w:rPr>
        <w:t>[12]</w:t>
      </w:r>
      <w:r w:rsidR="00394FC6">
        <w:rPr>
          <w:lang w:val="ru-RU"/>
        </w:rPr>
        <w:fldChar w:fldCharType="end"/>
      </w:r>
      <w:r w:rsidRPr="007A630F">
        <w:rPr>
          <w:lang w:val="ru-RU"/>
        </w:rPr>
        <w:t xml:space="preserve">. Помимо этого существует большое количество генов “неклассических” МНС, которые по структуре напоминают гены МНС, но их продукты не </w:t>
      </w:r>
      <w:proofErr w:type="spellStart"/>
      <w:r w:rsidRPr="007A630F">
        <w:rPr>
          <w:lang w:val="ru-RU"/>
        </w:rPr>
        <w:t>презентируют</w:t>
      </w:r>
      <w:proofErr w:type="spellEnd"/>
      <w:r w:rsidRPr="007A630F">
        <w:rPr>
          <w:lang w:val="ru-RU"/>
        </w:rPr>
        <w:t xml:space="preserve"> пептиды обычным </w:t>
      </w:r>
      <m:oMath>
        <m:r>
          <w:rPr>
            <w:rFonts w:ascii="Cambria Math" w:hAnsi="Cambria Math"/>
          </w:rPr>
          <m:t>αβ</m:t>
        </m:r>
      </m:oMath>
      <w:r w:rsidRPr="007A630F">
        <w:rPr>
          <w:lang w:val="ru-RU"/>
        </w:rPr>
        <w:t>Т-лимфоцитам, но выпол</w:t>
      </w:r>
      <w:r w:rsidRPr="007A630F">
        <w:rPr>
          <w:lang w:val="ru-RU"/>
        </w:rPr>
        <w:lastRenderedPageBreak/>
        <w:t>няют ряд других функций в клетке</w:t>
      </w:r>
      <w:r w:rsidR="00394FC6">
        <w:rPr>
          <w:lang w:val="ru-RU"/>
        </w:rPr>
        <w:t xml:space="preserve"> </w:t>
      </w:r>
      <w:r w:rsidR="00394FC6">
        <w:rPr>
          <w:lang w:val="ru-RU"/>
        </w:rPr>
        <w:fldChar w:fldCharType="begin"/>
      </w:r>
      <w:r w:rsidR="00394FC6">
        <w:rPr>
          <w:lang w:val="ru-RU"/>
        </w:rPr>
        <w:instrText xml:space="preserve"> ADDIN ZOTERO_ITEM CSL_CITATION {"citationID":"KfnSAIir","properties":{"formattedCitation":"[12]","plainCitation":"[12]","noteIndex":0},"citationItems":[{"id":406,"uris":["http://zotero.org/users/10071278/items/7JMT9W3G"],"itemData":{"id":406,"type":"book","edition":"9","event-place":"Москва","ISBN":"978-5-98657-070-9","language":"ru","number-of-pages":"1184","publisher":"Логосфера","publisher-place":"Москва","title":"Иммунобиология по Джанвею","author":[{"family":"Мерфи","given":"К."},{"family":"Уивер","given":"К."}],"issued":{"date-parts":[["2020"]]}}}],"schema":"https://github.com/citation-style-language/schema/raw/master/csl-citation.json"} </w:instrText>
      </w:r>
      <w:r w:rsidR="00394FC6">
        <w:rPr>
          <w:lang w:val="ru-RU"/>
        </w:rPr>
        <w:fldChar w:fldCharType="separate"/>
      </w:r>
      <w:r w:rsidR="00394FC6" w:rsidRPr="0075779D">
        <w:rPr>
          <w:rFonts w:cs="Times New Roman"/>
          <w:lang w:val="ru-RU"/>
        </w:rPr>
        <w:t>[12]</w:t>
      </w:r>
      <w:r w:rsidR="00394FC6">
        <w:rPr>
          <w:lang w:val="ru-RU"/>
        </w:rPr>
        <w:fldChar w:fldCharType="end"/>
      </w:r>
      <w:r w:rsidRPr="007A630F">
        <w:rPr>
          <w:lang w:val="ru-RU"/>
        </w:rPr>
        <w:t xml:space="preserve">. Например, </w:t>
      </w:r>
      <w:r>
        <w:t>MIC</w:t>
      </w:r>
      <w:r w:rsidRPr="007A630F">
        <w:rPr>
          <w:lang w:val="ru-RU"/>
        </w:rPr>
        <w:t xml:space="preserve"> </w:t>
      </w:r>
      <w:r>
        <w:t>A</w:t>
      </w:r>
      <w:r w:rsidRPr="007A630F">
        <w:rPr>
          <w:lang w:val="ru-RU"/>
        </w:rPr>
        <w:t xml:space="preserve">, </w:t>
      </w:r>
      <w:r>
        <w:t>MIC</w:t>
      </w:r>
      <w:r w:rsidRPr="007A630F">
        <w:rPr>
          <w:lang w:val="ru-RU"/>
        </w:rPr>
        <w:t xml:space="preserve"> </w:t>
      </w:r>
      <w:r>
        <w:t>B</w:t>
      </w:r>
      <w:r w:rsidRPr="007A630F">
        <w:rPr>
          <w:lang w:val="ru-RU"/>
        </w:rPr>
        <w:t xml:space="preserve"> ответственны за обеспечение контакта с </w:t>
      </w:r>
      <w:r>
        <w:t>NK</w:t>
      </w:r>
      <w:r w:rsidRPr="007A630F">
        <w:rPr>
          <w:lang w:val="ru-RU"/>
        </w:rPr>
        <w:t xml:space="preserve">-клетками, </w:t>
      </w:r>
      <m:oMath>
        <m:r>
          <w:rPr>
            <w:rFonts w:ascii="Cambria Math" w:hAnsi="Cambria Math"/>
          </w:rPr>
          <m:t>γδ</m:t>
        </m:r>
      </m:oMath>
      <w:r w:rsidRPr="007A630F">
        <w:rPr>
          <w:lang w:val="ru-RU"/>
        </w:rPr>
        <w:t xml:space="preserve">Т-лимфоцитами, </w:t>
      </w:r>
      <w:r>
        <w:t>HLA</w:t>
      </w:r>
      <w:r w:rsidRPr="007A630F">
        <w:rPr>
          <w:lang w:val="ru-RU"/>
        </w:rPr>
        <w:t>-</w:t>
      </w:r>
      <w:r>
        <w:t>DM</w:t>
      </w:r>
      <w:r w:rsidRPr="007A630F">
        <w:rPr>
          <w:lang w:val="ru-RU"/>
        </w:rPr>
        <w:t xml:space="preserve"> и </w:t>
      </w:r>
      <w:r>
        <w:t>HLA</w:t>
      </w:r>
      <w:r w:rsidRPr="007A630F">
        <w:rPr>
          <w:lang w:val="ru-RU"/>
        </w:rPr>
        <w:t>-</w:t>
      </w:r>
      <w:r>
        <w:t>DO</w:t>
      </w:r>
      <w:r w:rsidRPr="007A630F">
        <w:rPr>
          <w:lang w:val="ru-RU"/>
        </w:rPr>
        <w:t xml:space="preserve"> участвуют в процессинге антигенов для </w:t>
      </w:r>
      <w:r>
        <w:t>HLA</w:t>
      </w:r>
      <w:r w:rsidRPr="007A630F">
        <w:rPr>
          <w:lang w:val="ru-RU"/>
        </w:rPr>
        <w:t xml:space="preserve"> второго класса</w:t>
      </w:r>
      <w:r w:rsidR="00394FC6">
        <w:rPr>
          <w:lang w:val="ru-RU"/>
        </w:rPr>
        <w:t xml:space="preserve"> </w:t>
      </w:r>
      <w:r w:rsidR="00394FC6">
        <w:rPr>
          <w:lang w:val="ru-RU"/>
        </w:rPr>
        <w:fldChar w:fldCharType="begin"/>
      </w:r>
      <w:r w:rsidR="00394FC6">
        <w:rPr>
          <w:lang w:val="ru-RU"/>
        </w:rPr>
        <w:instrText xml:space="preserve"> ADDIN ZOTERO_ITEM CSL_CITATION {"citationID":"KzJZVx4o","properties":{"formattedCitation":"[13, 14]","plainCitation":"[13, 14]","noteIndex":0},"citationItems":[{"id":405,"uris":["http://zotero.org/users/10071278/items/F33FTYKJ"],"itemData":{"id":405,"type":"article-journal","abstract":"▪ Abstract  The integrated processing of signals transduced by activating and inhibitory cell surface receptors regulates NK cell effector functions. Here, I review the structure, function, and ligand specificity of the receptors responsible for NK cell recognition.","container-title":"Annual Review of Immunology","DOI":"10.1146/annurev.immunol.23.021704.115526","ISSN":"0732-0582, 1545-3278","issue":"1","journalAbbreviation":"Annu. Rev. Immunol.","language":"en","page":"225-274","source":"DOI.org (Crossref)","title":"NK CELL RECOGNITION","volume":"23","author":[{"family":"Lanier","given":"Lewis L."}],"issued":{"date-parts":[["2005",4,1]]}}},{"id":404,"uris":["http://zotero.org/users/10071278/items/XWCCB8L2"],"itemData":{"id":404,"type":"article-journal","abstract":"Major histocompatibility complex (MHC) class II molecules are cell surface proteins that present peptides to CD4ם T cells. In addition to these wellcharacterized molecules, two other class II–like proteins are produced from the class II region of the MHC, HLA-DM (DM) and HLA-DO (DO) (called H2-M, or H2-DM and H2-O in the mouse). The function of DM is well established; it promotes peptide loading of class II molecules in the endosomal/lysosomal system by catalyzing the release of CLIP peptides (derived from the class II–associated invariant chain) in exchange for more stably binding peptides. While DM is present in all class II–expressing antigen presenting cells, DO is expressed mainly in B cells. In this cell type the majority of DM molecules are not present as free heterodimers but are instead associated with DO in tight heterotetrameric complexes. The association with DM is essential for the intracellular transport of DO, and the two molecules remain associated in the endosomal system. DO can clearly modify the peptide exchange activity of DM both in vitro and in vivo, but the physiological relevance of this interaction is still only partly understood.","container-title":"Annual Review of Immunology","DOI":"10.1146/annurev.immunol.18.1.113","ISSN":"0732-0582, 1545-3278","issue":"1","journalAbbreviation":"Annu. Rev. Immunol.","language":"en","page":"113-142","source":"DOI.org (Crossref)","title":"Nonclassical MHC Class II Molecules","volume":"18","author":[{"family":"Alfonso","given":"Christopher"},{"family":"Karlsson","given":"Lars"}],"issued":{"date-parts":[["2000",4]]}}}],"schema":"https://github.com/citation-style-language/schema/raw/master/csl-citation.json"} </w:instrText>
      </w:r>
      <w:r w:rsidR="00394FC6">
        <w:rPr>
          <w:lang w:val="ru-RU"/>
        </w:rPr>
        <w:fldChar w:fldCharType="separate"/>
      </w:r>
      <w:r w:rsidR="00394FC6" w:rsidRPr="00394FC6">
        <w:rPr>
          <w:rFonts w:cs="Times New Roman"/>
          <w:lang w:val="ru-RU"/>
        </w:rPr>
        <w:t>[13, 14]</w:t>
      </w:r>
      <w:r w:rsidR="00394FC6">
        <w:rPr>
          <w:lang w:val="ru-RU"/>
        </w:rPr>
        <w:fldChar w:fldCharType="end"/>
      </w:r>
      <w:r w:rsidRPr="007A630F">
        <w:rPr>
          <w:lang w:val="ru-RU"/>
        </w:rPr>
        <w:t xml:space="preserve">, </w:t>
      </w:r>
      <w:r>
        <w:t>HLA</w:t>
      </w:r>
      <w:r w:rsidRPr="007A630F">
        <w:rPr>
          <w:lang w:val="ru-RU"/>
        </w:rPr>
        <w:t>-</w:t>
      </w:r>
      <w:r>
        <w:t>G</w:t>
      </w:r>
      <w:r w:rsidRPr="007A630F">
        <w:rPr>
          <w:lang w:val="ru-RU"/>
        </w:rPr>
        <w:t xml:space="preserve"> подавляют способность цитотоксических лимфоцитов секретировать </w:t>
      </w:r>
      <w:r>
        <w:t>IFN</w:t>
      </w:r>
      <w:r w:rsidRPr="007A630F">
        <w:rPr>
          <w:lang w:val="ru-RU"/>
        </w:rPr>
        <w:t>-</w:t>
      </w:r>
      <m:oMath>
        <m:r>
          <w:rPr>
            <w:rFonts w:ascii="Cambria Math" w:hAnsi="Cambria Math"/>
          </w:rPr>
          <m:t>γ</m:t>
        </m:r>
      </m:oMath>
      <w:r w:rsidRPr="007A630F">
        <w:rPr>
          <w:lang w:val="ru-RU"/>
        </w:rPr>
        <w:t xml:space="preserve"> и стимулируют секрецию </w:t>
      </w:r>
      <w:r>
        <w:t>TGF</w:t>
      </w:r>
      <w:r w:rsidRPr="007A630F">
        <w:rPr>
          <w:lang w:val="ru-RU"/>
        </w:rPr>
        <w:t>-</w:t>
      </w:r>
      <m:oMath>
        <m:r>
          <w:rPr>
            <w:rFonts w:ascii="Cambria Math" w:hAnsi="Cambria Math"/>
          </w:rPr>
          <m:t>β</m:t>
        </m:r>
      </m:oMath>
      <w:r w:rsidRPr="007A630F">
        <w:rPr>
          <w:lang w:val="ru-RU"/>
        </w:rPr>
        <w:t>, что играет важную роль в обеспечении толерантности матери к антигенам плода</w:t>
      </w:r>
      <w:r w:rsidR="004046B8">
        <w:rPr>
          <w:lang w:val="ru-RU"/>
        </w:rPr>
        <w:t xml:space="preserve"> </w:t>
      </w:r>
      <w:r w:rsidR="00394FC6">
        <w:rPr>
          <w:lang w:val="ru-RU"/>
        </w:rPr>
        <w:fldChar w:fldCharType="begin"/>
      </w:r>
      <w:r w:rsidR="00394FC6">
        <w:rPr>
          <w:lang w:val="ru-RU"/>
        </w:rPr>
        <w:instrText xml:space="preserve"> ADDIN ZOTERO_ITEM CSL_CITATION {"citationID":"Oq5zEjGb","properties":{"formattedCitation":"[15]","plainCitation":"[15]","noteIndex":0},"citationItems":[{"id":394,"uris":["http://zotero.org/users/10071278/items/53U55Q5R"],"itemData":{"id":394,"type":"article-journal","abstract":"Важную роль в поддержании антигенного гомеостаза организма играет иммунологическая толерантность, под которой понимают состояние ареактивности в отношении того или иного антигена, возникающее в результате предшествующего контакта с этим антигеном. Наиболее важна для человека толерантность к собственным антигенам (аутотолерантность), так как неотвечаемость системы иммунитета на собственные антигены предохраняет организм от аутоагрессии. Механизмы иммунной системы, позволяющие блокировать агрессию против собственных клеток и тканей, условно поделены на центральные и периферические. Центральная толерантность индуцируется в центральных органах иммуногенеза (тимусе и костном мозге) и ограничивает аутореактивность Т- и В-лимфоцитов. В дополнение к центральной существует несколько уровней периферической толерантности (подавление потенциально аутореактивных Т- и B-клеток в периферических тканях). На каждом уровне действуют свои молекулярные и клеточные механизмы.\nОсобый вид толерантности наблюдается у матери к антигенам плода в период его вынашивания.\nАреактивность к чужеродным антигенам (искусственную иммунологическую толерантность) можно индуцировать различными способами. Искусственная толерантность бывает двух видов: высокодозная и низкодозная. Индукция такой толерантности имеет большое практическое значение, она используется для решения многих важных проблем медицины, таких как пересадка органов и тканей, подавление аутоиммунных реакций, лечение аллергических заболеваний.","DOI":"10.48612/AGMU/2022.17.4.31.40","language":"ru","note":"publisher: Астраханский государственный медицинский университет","source":"DOI.org (Datacite)","title":"РОЛЬ ИММУНОЛОГИЧЕСКОЙ ТОЛЕРАНТНОСТИ  В ПОДДЕРЖАНИИ ГОМЕОСТАЗА","URL":"https://www.astmedj.ru/jour/article/view/186","author":[{"family":"Тибирькова","given":"Елена Викторовна"},{"family":"Белан","given":"Элеонора Борисовна"},{"family":"Желтова","given":"Анастасия Александровна"},{"family":"Садчикова","given":"Татьяна Леонтьевна"}],"accessed":{"date-parts":[["2023",4,6]]}}}],"schema":"https://github.com/citation-style-language/schema/raw/master/csl-citation.json"} </w:instrText>
      </w:r>
      <w:r w:rsidR="00394FC6">
        <w:rPr>
          <w:lang w:val="ru-RU"/>
        </w:rPr>
        <w:fldChar w:fldCharType="separate"/>
      </w:r>
      <w:r w:rsidR="00394FC6" w:rsidRPr="0075779D">
        <w:rPr>
          <w:rFonts w:cs="Times New Roman"/>
          <w:lang w:val="ru-RU"/>
          <w:rPrChange w:id="229" w:author="Антон Смирнов" w:date="2023-05-23T22:37:00Z">
            <w:rPr>
              <w:rFonts w:cs="Times New Roman"/>
            </w:rPr>
          </w:rPrChange>
        </w:rPr>
        <w:t>[15]</w:t>
      </w:r>
      <w:r w:rsidR="00394FC6">
        <w:rPr>
          <w:lang w:val="ru-RU"/>
        </w:rPr>
        <w:fldChar w:fldCharType="end"/>
      </w:r>
      <w:r w:rsidRPr="007A630F">
        <w:rPr>
          <w:lang w:val="ru-RU"/>
        </w:rPr>
        <w:t>. В локусе генов МНС содержатся гены, чьи продукты пр</w:t>
      </w:r>
      <w:r w:rsidR="000B7CEC">
        <w:rPr>
          <w:lang w:val="ru-RU"/>
        </w:rPr>
        <w:t>и</w:t>
      </w:r>
      <w:r w:rsidRPr="007A630F">
        <w:rPr>
          <w:lang w:val="ru-RU"/>
        </w:rPr>
        <w:t>нимают участие в процесс</w:t>
      </w:r>
      <w:r w:rsidR="000B7CEC">
        <w:rPr>
          <w:lang w:val="ru-RU"/>
        </w:rPr>
        <w:t>и</w:t>
      </w:r>
      <w:r w:rsidRPr="007A630F">
        <w:rPr>
          <w:lang w:val="ru-RU"/>
        </w:rPr>
        <w:t xml:space="preserve">нге антигенов для </w:t>
      </w:r>
      <w:r>
        <w:t>MHC</w:t>
      </w:r>
      <w:r w:rsidRPr="007A630F">
        <w:rPr>
          <w:lang w:val="ru-RU"/>
        </w:rPr>
        <w:t xml:space="preserve"> первого класса (</w:t>
      </w:r>
      <w:r>
        <w:t>TAPBP</w:t>
      </w:r>
      <w:r w:rsidRPr="007A630F">
        <w:rPr>
          <w:lang w:val="ru-RU"/>
        </w:rPr>
        <w:t xml:space="preserve">, </w:t>
      </w:r>
      <w:r>
        <w:t>TAP</w:t>
      </w:r>
      <w:r w:rsidRPr="007A630F">
        <w:rPr>
          <w:lang w:val="ru-RU"/>
        </w:rPr>
        <w:t>1,</w:t>
      </w:r>
      <w:r w:rsidR="005A6BE6">
        <w:rPr>
          <w:lang w:val="ru-RU"/>
        </w:rPr>
        <w:t xml:space="preserve"> </w:t>
      </w:r>
      <w:r>
        <w:t>TAP</w:t>
      </w:r>
      <w:r w:rsidRPr="007A630F">
        <w:rPr>
          <w:lang w:val="ru-RU"/>
        </w:rPr>
        <w:t xml:space="preserve">2, </w:t>
      </w:r>
      <w:r>
        <w:t>LMP</w:t>
      </w:r>
      <w:r w:rsidRPr="007A630F">
        <w:rPr>
          <w:lang w:val="ru-RU"/>
        </w:rPr>
        <w:t>1,</w:t>
      </w:r>
      <w:r w:rsidR="004046B8">
        <w:rPr>
          <w:lang w:val="ru-RU"/>
        </w:rPr>
        <w:t xml:space="preserve"> </w:t>
      </w:r>
      <w:r>
        <w:t>LMP</w:t>
      </w:r>
      <w:r w:rsidRPr="007A630F">
        <w:rPr>
          <w:lang w:val="ru-RU"/>
        </w:rPr>
        <w:t>2). Выделяют особую группу генов МНС третьего класса, продукты которых не участвуют в презентации антигенов, но играют важную роль в обеспечении иммунитета</w:t>
      </w:r>
      <w:r w:rsidR="004046B8">
        <w:rPr>
          <w:lang w:val="ru-RU"/>
        </w:rPr>
        <w:t xml:space="preserve"> </w:t>
      </w:r>
      <w:r w:rsidR="00394FC6">
        <w:rPr>
          <w:lang w:val="ru-RU"/>
        </w:rPr>
        <w:fldChar w:fldCharType="begin"/>
      </w:r>
      <w:r w:rsidR="00394FC6">
        <w:rPr>
          <w:lang w:val="ru-RU"/>
        </w:rPr>
        <w:instrText xml:space="preserve"> ADDIN ZOTERO_ITEM CSL_CITATION {"citationID":"VNDzROEf","properties":{"formattedCitation":"[16]","plainCitation":"[16]","noteIndex":0},"citationItems":[{"id":391,"uris":["http://zotero.org/users/10071278/items/V9LC7G7M"],"itemData":{"id":391,"type":"article-journal","container-title":"BMC Genomics","DOI":"10.1186/1471-2164-7-281","ISSN":"1471-2164","issue":"1","journalAbbreviation":"BMC Genomics","language":"en","page":"281","source":"DOI.org (Crossref)","title":"Evolution and comparative analysis of the MHC Class III inflammatory region","volume":"7","author":[{"family":"Deakin","given":"Janine E"},{"family":"Papenfuss","given":"Anthony T"},{"family":"Belov","given":"Katherine"},{"family":"Cross","given":"Joseph GR"},{"family":"Coggill","given":"Penny"},{"family":"Palmer","given":"Sophie"},{"family":"Sims","given":"Sarah"},{"family":"Speed","given":"Terence P"},{"family":"Beck","given":"Stephan"},{"family":"Graves","given":"Jennifer A Marshall"}],"issued":{"date-parts":[["2006",12]]}}}],"schema":"https://github.com/citation-style-language/schema/raw/master/csl-citation.json"} </w:instrText>
      </w:r>
      <w:r w:rsidR="00394FC6">
        <w:rPr>
          <w:lang w:val="ru-RU"/>
        </w:rPr>
        <w:fldChar w:fldCharType="separate"/>
      </w:r>
      <w:r w:rsidR="00394FC6" w:rsidRPr="00394FC6">
        <w:rPr>
          <w:rFonts w:cs="Times New Roman"/>
          <w:lang w:val="ru-RU"/>
        </w:rPr>
        <w:t>[16]</w:t>
      </w:r>
      <w:r w:rsidR="00394FC6">
        <w:rPr>
          <w:lang w:val="ru-RU"/>
        </w:rPr>
        <w:fldChar w:fldCharType="end"/>
      </w:r>
      <w:r w:rsidRPr="007A630F">
        <w:rPr>
          <w:lang w:val="ru-RU"/>
        </w:rPr>
        <w:t>. Это компоненты комплемента (С4А, С4В, С2), белки теплового шока (</w:t>
      </w:r>
      <w:r>
        <w:t>HSPA</w:t>
      </w:r>
      <w:r w:rsidRPr="007A630F">
        <w:rPr>
          <w:lang w:val="ru-RU"/>
        </w:rPr>
        <w:t>1</w:t>
      </w:r>
      <w:r>
        <w:t>A</w:t>
      </w:r>
      <w:r w:rsidRPr="007A630F">
        <w:rPr>
          <w:lang w:val="ru-RU"/>
        </w:rPr>
        <w:t xml:space="preserve">, </w:t>
      </w:r>
      <w:r>
        <w:t>HSPA</w:t>
      </w:r>
      <w:r w:rsidRPr="007A630F">
        <w:rPr>
          <w:lang w:val="ru-RU"/>
        </w:rPr>
        <w:t>1</w:t>
      </w:r>
      <w:r>
        <w:t>B</w:t>
      </w:r>
      <w:r w:rsidRPr="007A630F">
        <w:rPr>
          <w:lang w:val="ru-RU"/>
        </w:rPr>
        <w:t>), белки семейства фактора некроза опухоли (</w:t>
      </w:r>
      <w:r>
        <w:t>LTB</w:t>
      </w:r>
      <w:r w:rsidRPr="007A630F">
        <w:rPr>
          <w:lang w:val="ru-RU"/>
        </w:rPr>
        <w:t xml:space="preserve">, </w:t>
      </w:r>
      <w:r>
        <w:t>LTA</w:t>
      </w:r>
      <w:r w:rsidRPr="007A630F">
        <w:rPr>
          <w:lang w:val="ru-RU"/>
        </w:rPr>
        <w:t xml:space="preserve">, </w:t>
      </w:r>
      <w:r>
        <w:t>TNF</w:t>
      </w:r>
      <w:r w:rsidRPr="007A630F">
        <w:rPr>
          <w:lang w:val="ru-RU"/>
        </w:rPr>
        <w:t>-</w:t>
      </w:r>
      <m:oMath>
        <m:r>
          <w:rPr>
            <w:rFonts w:ascii="Cambria Math" w:hAnsi="Cambria Math"/>
          </w:rPr>
          <m:t>α</m:t>
        </m:r>
      </m:oMath>
      <w:r w:rsidRPr="007A630F">
        <w:rPr>
          <w:lang w:val="ru-RU"/>
        </w:rPr>
        <w:t>).</w:t>
      </w:r>
    </w:p>
    <w:p w14:paraId="2D4B1182" w14:textId="04C8DB8C" w:rsidR="005C4AD5" w:rsidRPr="007A630F" w:rsidRDefault="00BF5734">
      <w:pPr>
        <w:pStyle w:val="a0"/>
        <w:rPr>
          <w:lang w:val="ru-RU"/>
        </w:rPr>
      </w:pPr>
      <w:r w:rsidRPr="007A630F">
        <w:rPr>
          <w:lang w:val="ru-RU"/>
        </w:rPr>
        <w:t xml:space="preserve">Рассмотрим строение главных комплексов </w:t>
      </w:r>
      <w:proofErr w:type="spellStart"/>
      <w:r w:rsidRPr="007A630F">
        <w:rPr>
          <w:lang w:val="ru-RU"/>
        </w:rPr>
        <w:t>гистосовместимости</w:t>
      </w:r>
      <w:proofErr w:type="spellEnd"/>
      <w:r w:rsidRPr="007A630F">
        <w:rPr>
          <w:lang w:val="ru-RU"/>
        </w:rPr>
        <w:t xml:space="preserve"> первого и второго класса. МНС первого класса - </w:t>
      </w:r>
      <w:proofErr w:type="spellStart"/>
      <w:r w:rsidRPr="007A630F">
        <w:rPr>
          <w:lang w:val="ru-RU"/>
        </w:rPr>
        <w:t>гетеродимер</w:t>
      </w:r>
      <w:proofErr w:type="spellEnd"/>
      <w:r w:rsidRPr="007A630F">
        <w:rPr>
          <w:lang w:val="ru-RU"/>
        </w:rPr>
        <w:t xml:space="preserve">, состоящий из большой </w:t>
      </w:r>
      <m:oMath>
        <m:r>
          <w:rPr>
            <w:rFonts w:ascii="Cambria Math" w:hAnsi="Cambria Math"/>
          </w:rPr>
          <m:t>α</m:t>
        </m:r>
      </m:oMath>
      <w:r w:rsidRPr="007A630F">
        <w:rPr>
          <w:lang w:val="ru-RU"/>
        </w:rPr>
        <w:t xml:space="preserve">-цепи, которой он заякорен в цитоплазматической мембране, и </w:t>
      </w:r>
      <m:oMath>
        <m:sSub>
          <m:sSubPr>
            <m:ctrlPr>
              <w:rPr>
                <w:rFonts w:ascii="Cambria Math" w:hAnsi="Cambria Math"/>
              </w:rPr>
            </m:ctrlPr>
          </m:sSubPr>
          <m:e>
            <m:r>
              <w:rPr>
                <w:rFonts w:ascii="Cambria Math" w:hAnsi="Cambria Math"/>
              </w:rPr>
              <m:t>β</m:t>
            </m:r>
          </m:e>
          <m:sub>
            <m:r>
              <w:rPr>
                <w:rFonts w:ascii="Cambria Math" w:hAnsi="Cambria Math"/>
                <w:lang w:val="ru-RU"/>
              </w:rPr>
              <m:t>2</m:t>
            </m:r>
          </m:sub>
        </m:sSub>
      </m:oMath>
      <w:r w:rsidRPr="007A630F">
        <w:rPr>
          <w:lang w:val="ru-RU"/>
        </w:rPr>
        <w:t xml:space="preserve">-микроглобулина. </w:t>
      </w:r>
      <m:oMath>
        <m:r>
          <w:rPr>
            <w:rFonts w:ascii="Cambria Math" w:hAnsi="Cambria Math"/>
          </w:rPr>
          <m:t>α</m:t>
        </m:r>
      </m:oMath>
      <w:r w:rsidRPr="007A630F">
        <w:rPr>
          <w:lang w:val="ru-RU"/>
        </w:rPr>
        <w:t xml:space="preserve">-цепь имеет 3 домена. </w:t>
      </w:r>
      <m:oMath>
        <m:sSub>
          <m:sSubPr>
            <m:ctrlPr>
              <w:rPr>
                <w:rFonts w:ascii="Cambria Math" w:hAnsi="Cambria Math"/>
              </w:rPr>
            </m:ctrlPr>
          </m:sSubPr>
          <m:e>
            <m:r>
              <w:rPr>
                <w:rFonts w:ascii="Cambria Math" w:hAnsi="Cambria Math"/>
              </w:rPr>
              <m:t>α</m:t>
            </m:r>
          </m:e>
          <m:sub>
            <m:r>
              <w:rPr>
                <w:rFonts w:ascii="Cambria Math" w:hAnsi="Cambria Math"/>
                <w:lang w:val="ru-RU"/>
              </w:rPr>
              <m:t>1</m:t>
            </m:r>
          </m:sub>
        </m:sSub>
      </m:oMath>
      <w:r w:rsidRPr="007A630F">
        <w:rPr>
          <w:lang w:val="ru-RU"/>
        </w:rPr>
        <w:t xml:space="preserve">- и </w:t>
      </w:r>
      <m:oMath>
        <m:sSub>
          <m:sSubPr>
            <m:ctrlPr>
              <w:rPr>
                <w:rFonts w:ascii="Cambria Math" w:hAnsi="Cambria Math"/>
              </w:rPr>
            </m:ctrlPr>
          </m:sSubPr>
          <m:e>
            <m:r>
              <w:rPr>
                <w:rFonts w:ascii="Cambria Math" w:hAnsi="Cambria Math"/>
              </w:rPr>
              <m:t>α</m:t>
            </m:r>
          </m:e>
          <m:sub>
            <m:r>
              <w:rPr>
                <w:rFonts w:ascii="Cambria Math" w:hAnsi="Cambria Math"/>
                <w:lang w:val="ru-RU"/>
              </w:rPr>
              <m:t>2</m:t>
            </m:r>
          </m:sub>
        </m:sSub>
      </m:oMath>
      <w:r w:rsidRPr="007A630F">
        <w:rPr>
          <w:lang w:val="ru-RU"/>
        </w:rPr>
        <w:t xml:space="preserve">-домены формируют особый сайт - </w:t>
      </w:r>
      <w:proofErr w:type="spellStart"/>
      <w:r w:rsidRPr="007A630F">
        <w:rPr>
          <w:lang w:val="ru-RU"/>
        </w:rPr>
        <w:t>пептидсвязывающую</w:t>
      </w:r>
      <w:proofErr w:type="spellEnd"/>
      <w:r w:rsidRPr="007A630F">
        <w:rPr>
          <w:lang w:val="ru-RU"/>
        </w:rPr>
        <w:t xml:space="preserve"> бороздку, которую иногда в литературе называют в честь учёной, впервые описавшей структуру МНС </w:t>
      </w:r>
      <w:r>
        <w:t>I</w:t>
      </w:r>
      <w:r w:rsidRPr="007A630F">
        <w:rPr>
          <w:lang w:val="ru-RU"/>
        </w:rPr>
        <w:t xml:space="preserve"> и МНС </w:t>
      </w:r>
      <w:r>
        <w:t>II</w:t>
      </w:r>
      <w:r w:rsidRPr="007A630F">
        <w:rPr>
          <w:lang w:val="ru-RU"/>
        </w:rPr>
        <w:t xml:space="preserve">, по фамилии </w:t>
      </w:r>
      <w:proofErr w:type="spellStart"/>
      <w:r w:rsidRPr="007A630F">
        <w:rPr>
          <w:lang w:val="ru-RU"/>
        </w:rPr>
        <w:t>Бьоркман</w:t>
      </w:r>
      <w:proofErr w:type="spellEnd"/>
      <w:r w:rsidR="004046B8">
        <w:rPr>
          <w:lang w:val="ru-RU"/>
        </w:rPr>
        <w:t xml:space="preserve"> </w:t>
      </w:r>
      <w:r w:rsidR="008836A4">
        <w:rPr>
          <w:lang w:val="ru-RU"/>
        </w:rPr>
        <w:fldChar w:fldCharType="begin"/>
      </w:r>
      <w:r w:rsidR="008836A4">
        <w:rPr>
          <w:lang w:val="ru-RU"/>
        </w:rPr>
        <w:instrText xml:space="preserve"> ADDIN ZOTERO_ITEM CSL_CITATION {"citationID":"HsuMLDWn","properties":{"formattedCitation":"[17]","plainCitation":"[17]","noteIndex":0},"citationItems":[{"id":397,"uris":["http://zotero.org/users/10071278/items/8JU7STZ5"],"itemData":{"id":397,"type":"article-journal","container-title":"Nature","DOI":"10.1038/329512a0","ISSN":"0028-0836, 1476-4687","issue":"6139","journalAbbreviation":"Nature","language":"en","page":"512-518","source":"DOI.org (Crossref)","title":"The foreign antigen binding site and T cell recognition regions of class I histocompatibility antigens","volume":"329","author":[{"family":"Bjorkman","given":"P. J."},{"family":"Saper","given":"M. A."},{"family":"Samraoui","given":"B."},{"family":"Bennett","given":"W. S."},{"family":"Strominger","given":"J. L."},{"family":"Wiley","given":"D. C."}],"issued":{"date-parts":[["1987",10]]}}}],"schema":"https://github.com/citation-style-language/schema/raw/master/csl-citation.json"} </w:instrText>
      </w:r>
      <w:r w:rsidR="008836A4">
        <w:rPr>
          <w:lang w:val="ru-RU"/>
        </w:rPr>
        <w:fldChar w:fldCharType="separate"/>
      </w:r>
      <w:r w:rsidR="008836A4" w:rsidRPr="0075779D">
        <w:rPr>
          <w:rFonts w:cs="Times New Roman"/>
          <w:lang w:val="ru-RU"/>
        </w:rPr>
        <w:t>[17]</w:t>
      </w:r>
      <w:r w:rsidR="008836A4">
        <w:rPr>
          <w:lang w:val="ru-RU"/>
        </w:rPr>
        <w:fldChar w:fldCharType="end"/>
      </w:r>
      <w:r w:rsidRPr="007A630F">
        <w:rPr>
          <w:lang w:val="ru-RU"/>
        </w:rPr>
        <w:t xml:space="preserve">. Ген </w:t>
      </w:r>
      <m:oMath>
        <m:sSub>
          <m:sSubPr>
            <m:ctrlPr>
              <w:rPr>
                <w:rFonts w:ascii="Cambria Math" w:hAnsi="Cambria Math"/>
              </w:rPr>
            </m:ctrlPr>
          </m:sSubPr>
          <m:e>
            <m:r>
              <w:rPr>
                <w:rFonts w:ascii="Cambria Math" w:hAnsi="Cambria Math"/>
              </w:rPr>
              <m:t>β</m:t>
            </m:r>
          </m:e>
          <m:sub>
            <m:r>
              <w:rPr>
                <w:rFonts w:ascii="Cambria Math" w:hAnsi="Cambria Math"/>
                <w:lang w:val="ru-RU"/>
              </w:rPr>
              <m:t>2</m:t>
            </m:r>
          </m:sub>
        </m:sSub>
      </m:oMath>
      <w:r w:rsidRPr="007A630F">
        <w:rPr>
          <w:lang w:val="ru-RU"/>
        </w:rPr>
        <w:t xml:space="preserve">-микроглобулина не относится к генам МНС и расположен на 15 хромосоме. </w:t>
      </w:r>
      <m:oMath>
        <m:sSub>
          <m:sSubPr>
            <m:ctrlPr>
              <w:rPr>
                <w:rFonts w:ascii="Cambria Math" w:hAnsi="Cambria Math"/>
              </w:rPr>
            </m:ctrlPr>
          </m:sSubPr>
          <m:e>
            <m:r>
              <w:rPr>
                <w:rFonts w:ascii="Cambria Math" w:hAnsi="Cambria Math"/>
              </w:rPr>
              <m:t>β</m:t>
            </m:r>
          </m:e>
          <m:sub>
            <m:r>
              <w:rPr>
                <w:rFonts w:ascii="Cambria Math" w:hAnsi="Cambria Math"/>
                <w:lang w:val="ru-RU"/>
              </w:rPr>
              <m:t>2</m:t>
            </m:r>
          </m:sub>
        </m:sSub>
      </m:oMath>
      <w:r w:rsidRPr="007A630F">
        <w:rPr>
          <w:lang w:val="ru-RU"/>
        </w:rPr>
        <w:t xml:space="preserve">-цепь связана с </w:t>
      </w:r>
      <m:oMath>
        <m:r>
          <w:rPr>
            <w:rFonts w:ascii="Cambria Math" w:hAnsi="Cambria Math"/>
          </w:rPr>
          <m:t>α</m:t>
        </m:r>
      </m:oMath>
      <w:r w:rsidRPr="007A630F">
        <w:rPr>
          <w:lang w:val="ru-RU"/>
        </w:rPr>
        <w:t xml:space="preserve">-цепью нековалентными взаимодействиями. Этот комплекс нестабилен, пока в </w:t>
      </w:r>
      <w:proofErr w:type="spellStart"/>
      <w:r w:rsidRPr="007A630F">
        <w:rPr>
          <w:lang w:val="ru-RU"/>
        </w:rPr>
        <w:t>пептидсвязывающей</w:t>
      </w:r>
      <w:proofErr w:type="spellEnd"/>
      <w:r w:rsidRPr="007A630F">
        <w:rPr>
          <w:lang w:val="ru-RU"/>
        </w:rPr>
        <w:t xml:space="preserve"> бороздке нет пептида. В </w:t>
      </w:r>
      <w:r w:rsidR="004046B8">
        <w:rPr>
          <w:lang w:val="ru-RU"/>
        </w:rPr>
        <w:t xml:space="preserve">эндоплазматическом </w:t>
      </w:r>
      <w:proofErr w:type="spellStart"/>
      <w:r w:rsidR="004046B8">
        <w:rPr>
          <w:lang w:val="ru-RU"/>
        </w:rPr>
        <w:t>ретикулуме</w:t>
      </w:r>
      <w:proofErr w:type="spellEnd"/>
      <w:r w:rsidR="004046B8">
        <w:rPr>
          <w:lang w:val="ru-RU"/>
        </w:rPr>
        <w:t xml:space="preserve"> (</w:t>
      </w:r>
      <w:r w:rsidRPr="007A630F">
        <w:rPr>
          <w:lang w:val="ru-RU"/>
        </w:rPr>
        <w:t>Э</w:t>
      </w:r>
      <w:r w:rsidR="00A07FED">
        <w:rPr>
          <w:lang w:val="ru-RU"/>
        </w:rPr>
        <w:t>П</w:t>
      </w:r>
      <w:r w:rsidRPr="007A630F">
        <w:rPr>
          <w:lang w:val="ru-RU"/>
        </w:rPr>
        <w:t>Р</w:t>
      </w:r>
      <w:r w:rsidR="004046B8">
        <w:rPr>
          <w:lang w:val="ru-RU"/>
        </w:rPr>
        <w:t>)</w:t>
      </w:r>
      <w:r w:rsidRPr="007A630F">
        <w:rPr>
          <w:lang w:val="ru-RU"/>
        </w:rPr>
        <w:t xml:space="preserve"> он стабилизируется </w:t>
      </w:r>
      <w:proofErr w:type="spellStart"/>
      <w:r w:rsidRPr="007A630F">
        <w:rPr>
          <w:lang w:val="ru-RU"/>
        </w:rPr>
        <w:t>шапероном</w:t>
      </w:r>
      <w:proofErr w:type="spellEnd"/>
      <w:r w:rsidRPr="007A630F">
        <w:rPr>
          <w:lang w:val="ru-RU"/>
        </w:rPr>
        <w:t xml:space="preserve"> </w:t>
      </w:r>
      <w:proofErr w:type="spellStart"/>
      <w:r w:rsidRPr="007A630F">
        <w:rPr>
          <w:lang w:val="ru-RU"/>
        </w:rPr>
        <w:t>кальнексином</w:t>
      </w:r>
      <w:proofErr w:type="spellEnd"/>
      <w:r w:rsidRPr="007A630F">
        <w:rPr>
          <w:lang w:val="ru-RU"/>
        </w:rPr>
        <w:t xml:space="preserve">. Комплексы, которые </w:t>
      </w:r>
      <w:proofErr w:type="spellStart"/>
      <w:r w:rsidRPr="007A630F">
        <w:rPr>
          <w:lang w:val="ru-RU"/>
        </w:rPr>
        <w:t>презентируют</w:t>
      </w:r>
      <w:proofErr w:type="spellEnd"/>
      <w:r w:rsidRPr="007A630F">
        <w:rPr>
          <w:lang w:val="ru-RU"/>
        </w:rPr>
        <w:t xml:space="preserve"> </w:t>
      </w:r>
      <w:proofErr w:type="spellStart"/>
      <w:r w:rsidRPr="007A630F">
        <w:rPr>
          <w:lang w:val="ru-RU"/>
        </w:rPr>
        <w:t>слабоаффинные</w:t>
      </w:r>
      <w:proofErr w:type="spellEnd"/>
      <w:r w:rsidRPr="007A630F">
        <w:rPr>
          <w:lang w:val="ru-RU"/>
        </w:rPr>
        <w:t xml:space="preserve"> эпитопы, быстро диссоциируют на </w:t>
      </w:r>
      <w:r w:rsidR="00960AF7" w:rsidRPr="0075779D">
        <w:rPr>
          <w:rFonts w:cs="Times New Roman"/>
          <w:szCs w:val="28"/>
          <w:lang w:val="ru-RU"/>
        </w:rPr>
        <w:t>цитоплазматическ</w:t>
      </w:r>
      <w:r w:rsidR="00960AF7">
        <w:rPr>
          <w:rFonts w:cs="Times New Roman"/>
          <w:szCs w:val="28"/>
          <w:lang w:val="ru-RU"/>
        </w:rPr>
        <w:t>ую</w:t>
      </w:r>
      <w:r w:rsidR="00960AF7" w:rsidRPr="0075779D">
        <w:rPr>
          <w:rFonts w:cs="Times New Roman"/>
          <w:szCs w:val="28"/>
          <w:lang w:val="ru-RU"/>
        </w:rPr>
        <w:t xml:space="preserve"> мембран</w:t>
      </w:r>
      <w:r w:rsidR="00960AF7">
        <w:rPr>
          <w:rFonts w:cs="Times New Roman"/>
          <w:szCs w:val="28"/>
          <w:lang w:val="ru-RU"/>
        </w:rPr>
        <w:t>у</w:t>
      </w:r>
      <w:r w:rsidR="00960AF7" w:rsidRPr="007A630F">
        <w:rPr>
          <w:lang w:val="ru-RU"/>
        </w:rPr>
        <w:t xml:space="preserve"> </w:t>
      </w:r>
      <w:r w:rsidR="00960AF7">
        <w:rPr>
          <w:lang w:val="ru-RU"/>
        </w:rPr>
        <w:t>(</w:t>
      </w:r>
      <w:r w:rsidRPr="007A630F">
        <w:rPr>
          <w:lang w:val="ru-RU"/>
        </w:rPr>
        <w:t>ЦПМ</w:t>
      </w:r>
      <w:r w:rsidR="00960AF7">
        <w:rPr>
          <w:lang w:val="ru-RU"/>
        </w:rPr>
        <w:t>)</w:t>
      </w:r>
      <w:r w:rsidRPr="007A630F">
        <w:rPr>
          <w:lang w:val="ru-RU"/>
        </w:rPr>
        <w:t>, и цепи возвращаются обратно в ЭПР благодаря реакциям белкового разрушения, связан</w:t>
      </w:r>
      <w:r w:rsidR="004046B8">
        <w:rPr>
          <w:lang w:val="ru-RU"/>
        </w:rPr>
        <w:t>н</w:t>
      </w:r>
      <w:r w:rsidRPr="007A630F">
        <w:rPr>
          <w:lang w:val="ru-RU"/>
        </w:rPr>
        <w:t>ым с Э</w:t>
      </w:r>
      <w:r w:rsidR="00A07FED">
        <w:rPr>
          <w:lang w:val="ru-RU"/>
        </w:rPr>
        <w:t>П</w:t>
      </w:r>
      <w:r w:rsidRPr="007A630F">
        <w:rPr>
          <w:lang w:val="ru-RU"/>
        </w:rPr>
        <w:t>Р (</w:t>
      </w:r>
      <w:proofErr w:type="spellStart"/>
      <w:r>
        <w:t>endoplasmatic</w:t>
      </w:r>
      <w:proofErr w:type="spellEnd"/>
      <w:r w:rsidRPr="007A630F">
        <w:rPr>
          <w:lang w:val="ru-RU"/>
        </w:rPr>
        <w:t xml:space="preserve"> </w:t>
      </w:r>
      <w:r>
        <w:t>reticulum</w:t>
      </w:r>
      <w:r w:rsidRPr="007A630F">
        <w:rPr>
          <w:lang w:val="ru-RU"/>
        </w:rPr>
        <w:t>-</w:t>
      </w:r>
      <w:r>
        <w:t>associated</w:t>
      </w:r>
      <w:r w:rsidRPr="007A630F">
        <w:rPr>
          <w:lang w:val="ru-RU"/>
        </w:rPr>
        <w:t xml:space="preserve"> </w:t>
      </w:r>
      <w:r>
        <w:t>protein</w:t>
      </w:r>
      <w:r w:rsidRPr="007A630F">
        <w:rPr>
          <w:lang w:val="ru-RU"/>
        </w:rPr>
        <w:t xml:space="preserve"> </w:t>
      </w:r>
      <w:r>
        <w:t>degradation</w:t>
      </w:r>
      <w:r w:rsidRPr="007A630F">
        <w:rPr>
          <w:lang w:val="ru-RU"/>
        </w:rPr>
        <w:t xml:space="preserve">, </w:t>
      </w:r>
      <w:r>
        <w:t>ERAD</w:t>
      </w:r>
      <w:r w:rsidRPr="007A630F">
        <w:rPr>
          <w:lang w:val="ru-RU"/>
        </w:rPr>
        <w:t>)</w:t>
      </w:r>
      <w:r w:rsidR="008836A4" w:rsidRPr="0075779D">
        <w:rPr>
          <w:lang w:val="ru-RU"/>
        </w:rPr>
        <w:t xml:space="preserve"> </w:t>
      </w:r>
      <w:r w:rsidR="008836A4">
        <w:rPr>
          <w:lang w:val="ru-RU"/>
        </w:rPr>
        <w:fldChar w:fldCharType="begin"/>
      </w:r>
      <w:r w:rsidR="008836A4">
        <w:rPr>
          <w:lang w:val="ru-RU"/>
        </w:rPr>
        <w:instrText xml:space="preserve"> ADDIN ZOTERO_ITEM CSL_CITATION {"citationID":"gzsMiG6P","properties":{"formattedCitation":"[18]","plainCitation":"[18]","noteIndex":0},"citationItems":[{"id":342,"uris":["http://zotero.org/users/10071278/items/7RC3V4XS"],"itemData":{"id":342,"type":"article-journal","container-title":"Nature Cell Biology","DOI":"10.1038/ncb0805-766","ISSN":"1465-7392, 1476-4679","issue":"8","journalAbbreviation":"Nat Cell Biol","language":"en","page":"766-772","source":"DOI.org (Crossref)","title":"ERAD: the long road to destruction","title-short":"ERAD","volume":"7","author":[{"family":"Meusser","given":"Birgit"},{"family":"Hirsch","given":"Christian"},{"family":"Jarosch","given":"Ernst"},{"family":"Sommer","given":"Thomas"}],"issued":{"date-parts":[["2005",8]]}}}],"schema":"https://github.com/citation-style-language/schema/raw/master/csl-citation.json"} </w:instrText>
      </w:r>
      <w:r w:rsidR="008836A4">
        <w:rPr>
          <w:lang w:val="ru-RU"/>
        </w:rPr>
        <w:fldChar w:fldCharType="separate"/>
      </w:r>
      <w:r w:rsidR="008836A4" w:rsidRPr="0075779D">
        <w:rPr>
          <w:rFonts w:cs="Times New Roman"/>
          <w:lang w:val="ru-RU"/>
        </w:rPr>
        <w:t>[18]</w:t>
      </w:r>
      <w:r w:rsidR="008836A4">
        <w:rPr>
          <w:lang w:val="ru-RU"/>
        </w:rPr>
        <w:fldChar w:fldCharType="end"/>
      </w:r>
      <w:r w:rsidRPr="007A630F">
        <w:rPr>
          <w:lang w:val="ru-RU"/>
        </w:rPr>
        <w:t xml:space="preserve">. Геометрия бороздки </w:t>
      </w:r>
      <w:proofErr w:type="spellStart"/>
      <w:r w:rsidRPr="007A630F">
        <w:rPr>
          <w:lang w:val="ru-RU"/>
        </w:rPr>
        <w:t>Бьоркман</w:t>
      </w:r>
      <w:proofErr w:type="spellEnd"/>
      <w:r w:rsidRPr="007A630F">
        <w:rPr>
          <w:lang w:val="ru-RU"/>
        </w:rPr>
        <w:t xml:space="preserve"> у МНС первого класса “закрытая”, поэтому в неё помещаются пептиды ограниченного раз</w:t>
      </w:r>
      <w:r w:rsidRPr="007A630F">
        <w:rPr>
          <w:lang w:val="ru-RU"/>
        </w:rPr>
        <w:lastRenderedPageBreak/>
        <w:t>мера, длиной 8-10 аминокислот</w:t>
      </w:r>
      <w:r w:rsidR="004046B8">
        <w:rPr>
          <w:lang w:val="ru-RU"/>
        </w:rPr>
        <w:t xml:space="preserve"> </w:t>
      </w:r>
      <w:r w:rsidR="008836A4">
        <w:rPr>
          <w:lang w:val="ru-RU"/>
        </w:rPr>
        <w:fldChar w:fldCharType="begin"/>
      </w:r>
      <w:r w:rsidR="008836A4">
        <w:rPr>
          <w:lang w:val="ru-RU"/>
        </w:rPr>
        <w:instrText xml:space="preserve"> ADDIN ZOTERO_ITEM CSL_CITATION {"citationID":"wbjPlTtD","properties":{"formattedCitation":"[19]","plainCitation":"[19]","noteIndex":0},"citationItems":[{"id":393,"uris":["http://zotero.org/users/10071278/items/AY6UJNVW"],"itemData":{"id":393,"type":"article-journal","abstract":"Abstract\n            HLA class I–binding predictions are widely used to identify candidate peptide targets of human CD8+ T cell responses. Many such approaches focus exclusively on a limited range of peptide lengths, typically 9 aa and sometimes 9–10 aa, despite multiple examples of dominant epitopes of other lengths. In this study, we examined whether epitope predictions can be improved by incorporating the natural length distribution of HLA class I ligands. We found that, although different HLA alleles have diverse length-binding preferences, the length profiles of ligands that are naturally presented by these alleles are much more homogeneous. We hypothesized that this is due to a defined length profile of peptides available for HLA binding in the endoplasmic reticulum. Based on this, we created a model of HLA allele–specific ligand length profiles and demonstrate how this model, in combination with HLA-binding predictions, greatly improves comprehensive identification of CD8+ T cell epitopes.","container-title":"The Journal of Immunology","DOI":"10.4049/jimmunol.1501721","ISSN":"0022-1767, 1550-6606","issue":"4","language":"en","page":"1480-1487","source":"DOI.org (Crossref)","title":"The Length Distribution of Class I–Restricted T Cell Epitopes Is Determined by Both Peptide Supply and MHC Allele–Specific Binding Preference","volume":"196","author":[{"family":"Trolle","given":"Thomas"},{"family":"McMurtrey","given":"Curtis P."},{"family":"Sidney","given":"John"},{"family":"Bardet","given":"Wilfried"},{"family":"Osborn","given":"Sean C."},{"family":"Kaever","given":"Thomas"},{"family":"Sette","given":"Alessandro"},{"family":"Hildebrand","given":"William H."},{"family":"Nielsen","given":"Morten"},{"family":"Peters","given":"Bjoern"}],"issued":{"date-parts":[["2016",2,15]]}}}],"schema":"https://github.com/citation-style-language/schema/raw/master/csl-citation.json"} </w:instrText>
      </w:r>
      <w:r w:rsidR="008836A4">
        <w:rPr>
          <w:lang w:val="ru-RU"/>
        </w:rPr>
        <w:fldChar w:fldCharType="separate"/>
      </w:r>
      <w:r w:rsidR="008836A4" w:rsidRPr="0075779D">
        <w:rPr>
          <w:rFonts w:cs="Times New Roman"/>
          <w:lang w:val="ru-RU"/>
          <w:rPrChange w:id="230" w:author="Антон Смирнов" w:date="2023-05-23T22:37:00Z">
            <w:rPr>
              <w:rFonts w:cs="Times New Roman"/>
            </w:rPr>
          </w:rPrChange>
        </w:rPr>
        <w:t>[19]</w:t>
      </w:r>
      <w:r w:rsidR="008836A4">
        <w:rPr>
          <w:lang w:val="ru-RU"/>
        </w:rPr>
        <w:fldChar w:fldCharType="end"/>
      </w:r>
      <w:r w:rsidRPr="007A630F">
        <w:rPr>
          <w:lang w:val="ru-RU"/>
        </w:rPr>
        <w:t xml:space="preserve">. МНС второго класса представляет из себя </w:t>
      </w:r>
      <w:proofErr w:type="spellStart"/>
      <w:r w:rsidRPr="007A630F">
        <w:rPr>
          <w:lang w:val="ru-RU"/>
        </w:rPr>
        <w:t>гетеродимер</w:t>
      </w:r>
      <w:proofErr w:type="spellEnd"/>
      <w:r w:rsidRPr="007A630F">
        <w:rPr>
          <w:lang w:val="ru-RU"/>
        </w:rPr>
        <w:t xml:space="preserve">. Обе цепи, </w:t>
      </w:r>
      <m:oMath>
        <m:r>
          <w:rPr>
            <w:rFonts w:ascii="Cambria Math" w:hAnsi="Cambria Math"/>
          </w:rPr>
          <m:t>α</m:t>
        </m:r>
      </m:oMath>
      <w:r w:rsidRPr="007A630F">
        <w:rPr>
          <w:lang w:val="ru-RU"/>
        </w:rPr>
        <w:t xml:space="preserve"> и </w:t>
      </w:r>
      <m:oMath>
        <m:r>
          <w:rPr>
            <w:rFonts w:ascii="Cambria Math" w:hAnsi="Cambria Math"/>
          </w:rPr>
          <m:t>β</m:t>
        </m:r>
      </m:oMath>
      <w:r w:rsidRPr="007A630F">
        <w:rPr>
          <w:lang w:val="ru-RU"/>
        </w:rPr>
        <w:t xml:space="preserve">, имеют по два домена и связаны между собой нековалентными связями. </w:t>
      </w:r>
      <w:proofErr w:type="spellStart"/>
      <w:r w:rsidRPr="007A630F">
        <w:rPr>
          <w:lang w:val="ru-RU"/>
        </w:rPr>
        <w:t>Пептидсвязывающую</w:t>
      </w:r>
      <w:proofErr w:type="spellEnd"/>
      <w:r w:rsidRPr="007A630F">
        <w:rPr>
          <w:lang w:val="ru-RU"/>
        </w:rPr>
        <w:t xml:space="preserve"> бороздку формируют </w:t>
      </w:r>
      <m:oMath>
        <m:sSub>
          <m:sSubPr>
            <m:ctrlPr>
              <w:rPr>
                <w:rFonts w:ascii="Cambria Math" w:hAnsi="Cambria Math"/>
              </w:rPr>
            </m:ctrlPr>
          </m:sSubPr>
          <m:e>
            <m:r>
              <w:rPr>
                <w:rFonts w:ascii="Cambria Math" w:hAnsi="Cambria Math"/>
              </w:rPr>
              <m:t>α</m:t>
            </m:r>
          </m:e>
          <m:sub>
            <m:r>
              <w:rPr>
                <w:rFonts w:ascii="Cambria Math" w:hAnsi="Cambria Math"/>
                <w:lang w:val="ru-RU"/>
              </w:rPr>
              <m:t>1</m:t>
            </m:r>
          </m:sub>
        </m:sSub>
      </m:oMath>
      <w:r w:rsidRPr="007A630F">
        <w:rPr>
          <w:lang w:val="ru-RU"/>
        </w:rPr>
        <w:t xml:space="preserve"> и </w:t>
      </w:r>
      <m:oMath>
        <m:sSub>
          <m:sSubPr>
            <m:ctrlPr>
              <w:rPr>
                <w:rFonts w:ascii="Cambria Math" w:hAnsi="Cambria Math"/>
              </w:rPr>
            </m:ctrlPr>
          </m:sSubPr>
          <m:e>
            <m:r>
              <w:rPr>
                <w:rFonts w:ascii="Cambria Math" w:hAnsi="Cambria Math"/>
              </w:rPr>
              <m:t>β</m:t>
            </m:r>
          </m:e>
          <m:sub>
            <m:r>
              <w:rPr>
                <w:rFonts w:ascii="Cambria Math" w:hAnsi="Cambria Math"/>
                <w:lang w:val="ru-RU"/>
              </w:rPr>
              <m:t>1</m:t>
            </m:r>
          </m:sub>
        </m:sSub>
      </m:oMath>
      <w:r w:rsidRPr="007A630F">
        <w:rPr>
          <w:lang w:val="ru-RU"/>
        </w:rPr>
        <w:t xml:space="preserve"> домены</w:t>
      </w:r>
      <w:r w:rsidR="008836A4" w:rsidRPr="0075779D">
        <w:rPr>
          <w:lang w:val="ru-RU"/>
        </w:rPr>
        <w:t xml:space="preserve"> </w:t>
      </w:r>
      <w:r w:rsidR="008836A4">
        <w:rPr>
          <w:lang w:val="ru-RU"/>
        </w:rPr>
        <w:fldChar w:fldCharType="begin"/>
      </w:r>
      <w:r w:rsidR="008836A4">
        <w:rPr>
          <w:lang w:val="ru-RU"/>
        </w:rPr>
        <w:instrText xml:space="preserve"> ADDIN ZOTERO_ITEM CSL_CITATION {"citationID":"MzSy3Wla","properties":{"formattedCitation":"[20]","plainCitation":"[20]","noteIndex":0},"citationItems":[{"id":408,"uris":["http://zotero.org/users/10071278/items/QAM8G3EJ"],"itemData":{"id":408,"type":"article-journal","container-title":"Current Opinion in Structural Biology","DOI":"10.1016/0959-440X(94)90266-6","ISSN":"0959440X","issue":"6","journalAbbreviation":"Current Opinion in Structural Biology","language":"en","page":"852-856","source":"DOI.org (Crossref)","title":"Structures of two classes of MHC molecules elucidated: crucial differences and similarities","title-short":"Structures of two classes of MHC molecules elucidated","volume":"4","author":[{"family":"Bjorkman","given":"Pamela J."},{"family":"Burmeister","given":"Wilhelm P."}],"issued":{"date-parts":[["1994",1]]}}}],"schema":"https://github.com/citation-style-language/schema/raw/master/csl-citation.json"} </w:instrText>
      </w:r>
      <w:r w:rsidR="008836A4">
        <w:rPr>
          <w:lang w:val="ru-RU"/>
        </w:rPr>
        <w:fldChar w:fldCharType="separate"/>
      </w:r>
      <w:r w:rsidR="008836A4" w:rsidRPr="008836A4">
        <w:rPr>
          <w:rFonts w:cs="Times New Roman"/>
          <w:lang w:val="ru-RU"/>
        </w:rPr>
        <w:t>[20]</w:t>
      </w:r>
      <w:r w:rsidR="008836A4">
        <w:rPr>
          <w:lang w:val="ru-RU"/>
        </w:rPr>
        <w:fldChar w:fldCharType="end"/>
      </w:r>
      <w:r w:rsidRPr="007A630F">
        <w:rPr>
          <w:lang w:val="ru-RU"/>
        </w:rPr>
        <w:t xml:space="preserve">, и она, в отличии от МНС первого класса, “открытая”, поэтому в неё помещаются более длинные пептиды. Обычно длина пептидов, </w:t>
      </w:r>
      <w:proofErr w:type="spellStart"/>
      <w:r w:rsidRPr="007A630F">
        <w:rPr>
          <w:lang w:val="ru-RU"/>
        </w:rPr>
        <w:t>презентируемых</w:t>
      </w:r>
      <w:proofErr w:type="spellEnd"/>
      <w:r w:rsidRPr="007A630F">
        <w:rPr>
          <w:lang w:val="ru-RU"/>
        </w:rPr>
        <w:t xml:space="preserve"> на МНС второго класса, колеблется от 12 до 25 аминокислот</w:t>
      </w:r>
      <w:r w:rsidR="000B7CEC">
        <w:rPr>
          <w:lang w:val="ru-RU"/>
        </w:rPr>
        <w:t xml:space="preserve"> </w:t>
      </w:r>
      <w:r w:rsidR="008836A4">
        <w:rPr>
          <w:lang w:val="ru-RU"/>
        </w:rPr>
        <w:fldChar w:fldCharType="begin"/>
      </w:r>
      <w:r w:rsidR="008836A4">
        <w:rPr>
          <w:lang w:val="ru-RU"/>
        </w:rPr>
        <w:instrText xml:space="preserve"> ADDIN ZOTERO_ITEM CSL_CITATION {"citationID":"VLqaCjkz","properties":{"formattedCitation":"[21]","plainCitation":"[21]","noteIndex":0},"citationItems":[{"id":407,"uris":["http://zotero.org/users/10071278/items/58QGZ55W"],"itemData":{"id":407,"type":"chapter","container-title":"Handbook of Pharmacogenomics and Stratified Medicine","ISBN":"978-0-12-386882-4","language":"en","note":"DOI: 10.1016/B978-0-12-386882-4.00021-9","page":"437-465","publisher":"Elsevier","source":"DOI.org (Crossref)","title":"HLA and the Pharmacogenomics of Drug Hypersensitivity","URL":"https://linkinghub.elsevier.com/retrieve/pii/B9780123868824000219","author":[{"family":"White","given":"Katie D."},{"family":"Gaudieri","given":"Silvana"},{"family":"Phillips","given":"Elizabeth J."}],"accessed":{"date-parts":[["2023",2,27]]},"issued":{"date-parts":[["2014"]]}}}],"schema":"https://github.com/citation-style-language/schema/raw/master/csl-citation.json"} </w:instrText>
      </w:r>
      <w:r w:rsidR="008836A4">
        <w:rPr>
          <w:lang w:val="ru-RU"/>
        </w:rPr>
        <w:fldChar w:fldCharType="separate"/>
      </w:r>
      <w:r w:rsidR="008836A4" w:rsidRPr="008836A4">
        <w:rPr>
          <w:rFonts w:cs="Times New Roman"/>
          <w:lang w:val="ru-RU"/>
        </w:rPr>
        <w:t>[21]</w:t>
      </w:r>
      <w:r w:rsidR="008836A4">
        <w:rPr>
          <w:lang w:val="ru-RU"/>
        </w:rPr>
        <w:fldChar w:fldCharType="end"/>
      </w:r>
      <w:r w:rsidRPr="007A630F">
        <w:rPr>
          <w:lang w:val="ru-RU"/>
        </w:rPr>
        <w:t>. Как и МНС первого класса, МНС второго класса нестабилен без эпитопа.</w:t>
      </w:r>
    </w:p>
    <w:p w14:paraId="33EB7A46" w14:textId="5B6F9E39" w:rsidR="005C4AD5" w:rsidRPr="007A630F" w:rsidRDefault="00BF5734">
      <w:pPr>
        <w:pStyle w:val="a0"/>
        <w:rPr>
          <w:lang w:val="ru-RU"/>
        </w:rPr>
      </w:pPr>
      <w:r w:rsidRPr="007A630F">
        <w:rPr>
          <w:lang w:val="ru-RU"/>
        </w:rPr>
        <w:t xml:space="preserve">Структуру </w:t>
      </w:r>
      <w:proofErr w:type="spellStart"/>
      <w:r w:rsidRPr="007A630F">
        <w:rPr>
          <w:lang w:val="ru-RU"/>
        </w:rPr>
        <w:t>пептидсвязывающей</w:t>
      </w:r>
      <w:proofErr w:type="spellEnd"/>
      <w:r w:rsidRPr="007A630F">
        <w:rPr>
          <w:lang w:val="ru-RU"/>
        </w:rPr>
        <w:t xml:space="preserve"> бороздки у МНС первого класса можно разделить на 6 карманов, причем крайние карманы А и </w:t>
      </w:r>
      <w:r>
        <w:t>F</w:t>
      </w:r>
      <w:r w:rsidRPr="007A630F">
        <w:rPr>
          <w:lang w:val="ru-RU"/>
        </w:rPr>
        <w:t xml:space="preserve"> отличаются консервативностью</w:t>
      </w:r>
      <w:r w:rsidR="00A07FED">
        <w:rPr>
          <w:lang w:val="ru-RU"/>
        </w:rPr>
        <w:t xml:space="preserve"> </w:t>
      </w:r>
      <w:r w:rsidR="008836A4">
        <w:rPr>
          <w:lang w:val="ru-RU"/>
        </w:rPr>
        <w:fldChar w:fldCharType="begin"/>
      </w:r>
      <w:r w:rsidR="008836A4">
        <w:rPr>
          <w:lang w:val="ru-RU"/>
        </w:rPr>
        <w:instrText xml:space="preserve"> ADDIN ZOTERO_ITEM CSL_CITATION {"citationID":"2tcVTqqI","properties":{"formattedCitation":"[22]","plainCitation":"[22]","noteIndex":0},"citationItems":[{"id":390,"uris":["http://zotero.org/users/10071278/items/P53TJWEF"],"itemData":{"id":390,"type":"article-journal","container-title":"Science","DOI":"10.1126/science.1323878","ISSN":"0036-8075, 1095-9203","issue":"5072","journalAbbreviation":"Science","language":"en","page":"927-934","source":"DOI.org (Crossref)","title":"Emerging Principles for the Recognition of Peptide Antigens by MHC Class I Molecules","volume":"257","author":[{"family":"Matsumura","given":"Masazumi"},{"family":"Fremont","given":"Daved H."},{"family":"Peterson","given":"Per A."},{"family":"Wilson","given":"lan A."}],"issued":{"date-parts":[["1992",8,14]]}}}],"schema":"https://github.com/citation-style-language/schema/raw/master/csl-citation.json"} </w:instrText>
      </w:r>
      <w:r w:rsidR="008836A4">
        <w:rPr>
          <w:lang w:val="ru-RU"/>
        </w:rPr>
        <w:fldChar w:fldCharType="separate"/>
      </w:r>
      <w:r w:rsidR="008836A4" w:rsidRPr="0075779D">
        <w:rPr>
          <w:rFonts w:cs="Times New Roman"/>
          <w:lang w:val="ru-RU"/>
          <w:rPrChange w:id="231" w:author="Антон Смирнов" w:date="2023-05-23T22:37:00Z">
            <w:rPr>
              <w:rFonts w:cs="Times New Roman"/>
            </w:rPr>
          </w:rPrChange>
        </w:rPr>
        <w:t>[22]</w:t>
      </w:r>
      <w:r w:rsidR="008836A4">
        <w:rPr>
          <w:lang w:val="ru-RU"/>
        </w:rPr>
        <w:fldChar w:fldCharType="end"/>
      </w:r>
      <w:r w:rsidRPr="007A630F">
        <w:rPr>
          <w:lang w:val="ru-RU"/>
        </w:rPr>
        <w:t xml:space="preserve">. Поэтому для связывания с МНС первого класса важную роль играют </w:t>
      </w:r>
      <w:r>
        <w:t>N</w:t>
      </w:r>
      <w:r w:rsidRPr="007A630F">
        <w:rPr>
          <w:lang w:val="ru-RU"/>
        </w:rPr>
        <w:t xml:space="preserve">-концевые и </w:t>
      </w:r>
      <w:r>
        <w:t>C</w:t>
      </w:r>
      <w:r w:rsidRPr="007A630F">
        <w:rPr>
          <w:lang w:val="ru-RU"/>
        </w:rPr>
        <w:t>-концевые остатки, которые связываются с крайними карманами. От силы</w:t>
      </w:r>
      <w:r w:rsidR="008836A4" w:rsidRPr="0075779D">
        <w:rPr>
          <w:lang w:val="ru-RU"/>
        </w:rPr>
        <w:t xml:space="preserve">, </w:t>
      </w:r>
      <w:r w:rsidR="008836A4">
        <w:rPr>
          <w:lang w:val="ru-RU"/>
        </w:rPr>
        <w:t>характера</w:t>
      </w:r>
      <w:r w:rsidRPr="007A630F">
        <w:rPr>
          <w:lang w:val="ru-RU"/>
        </w:rPr>
        <w:t xml:space="preserve"> </w:t>
      </w:r>
      <w:proofErr w:type="spellStart"/>
      <w:r w:rsidRPr="007A630F">
        <w:rPr>
          <w:lang w:val="ru-RU"/>
        </w:rPr>
        <w:t>нековалентных</w:t>
      </w:r>
      <w:proofErr w:type="spellEnd"/>
      <w:r w:rsidRPr="007A630F">
        <w:rPr>
          <w:lang w:val="ru-RU"/>
        </w:rPr>
        <w:t xml:space="preserve"> взаимодействий этих карманов с некоторыми остатками пептида, которые называют якорными, зависит спектр связываемых эпитопов этим МНС. В зависимости от </w:t>
      </w:r>
      <w:proofErr w:type="spellStart"/>
      <w:r w:rsidRPr="007A630F">
        <w:rPr>
          <w:lang w:val="ru-RU"/>
        </w:rPr>
        <w:t>аллеля</w:t>
      </w:r>
      <w:proofErr w:type="spellEnd"/>
      <w:r w:rsidRPr="007A630F">
        <w:rPr>
          <w:lang w:val="ru-RU"/>
        </w:rPr>
        <w:t xml:space="preserve"> МНС может быть дополнительные первичные якорные остатки. Между ними могут находиться аминокислотные остатки с сильно </w:t>
      </w:r>
      <w:r w:rsidR="00EA60B1">
        <w:rPr>
          <w:lang w:val="ru-RU"/>
        </w:rPr>
        <w:t>различающимися</w:t>
      </w:r>
      <w:r w:rsidRPr="007A630F">
        <w:rPr>
          <w:lang w:val="ru-RU"/>
        </w:rPr>
        <w:t xml:space="preserve"> физико-химическим свойствами. У МНС второго класса якорные остатки могут быть расположены на различном удалении друг от друга</w:t>
      </w:r>
      <w:r w:rsidR="00EA60B1">
        <w:rPr>
          <w:lang w:val="ru-RU"/>
        </w:rPr>
        <w:t>.</w:t>
      </w:r>
      <w:r w:rsidRPr="007A630F">
        <w:rPr>
          <w:lang w:val="ru-RU"/>
        </w:rPr>
        <w:t xml:space="preserve"> </w:t>
      </w:r>
      <w:r w:rsidR="00EA60B1">
        <w:rPr>
          <w:lang w:val="ru-RU"/>
        </w:rPr>
        <w:t>К</w:t>
      </w:r>
      <w:r w:rsidR="00EA60B1" w:rsidRPr="007A630F">
        <w:rPr>
          <w:lang w:val="ru-RU"/>
        </w:rPr>
        <w:t>роме этого,</w:t>
      </w:r>
      <w:r w:rsidRPr="007A630F">
        <w:rPr>
          <w:lang w:val="ru-RU"/>
        </w:rPr>
        <w:t xml:space="preserve"> пептид может выходить за пределы </w:t>
      </w:r>
      <w:proofErr w:type="spellStart"/>
      <w:r w:rsidRPr="007A630F">
        <w:rPr>
          <w:lang w:val="ru-RU"/>
        </w:rPr>
        <w:t>пептидсвязывающей</w:t>
      </w:r>
      <w:proofErr w:type="spellEnd"/>
      <w:r w:rsidRPr="007A630F">
        <w:rPr>
          <w:lang w:val="ru-RU"/>
        </w:rPr>
        <w:t xml:space="preserve"> бороздки, следовательно, в его связывании также участвуют и другие структуры белка</w:t>
      </w:r>
      <w:r w:rsidR="00A07FED">
        <w:rPr>
          <w:lang w:val="ru-RU"/>
        </w:rPr>
        <w:t xml:space="preserve"> </w:t>
      </w:r>
      <w:r w:rsidR="00EA60B1">
        <w:rPr>
          <w:lang w:val="ru-RU"/>
        </w:rPr>
        <w:fldChar w:fldCharType="begin"/>
      </w:r>
      <w:r w:rsidR="00EA60B1">
        <w:rPr>
          <w:lang w:val="ru-RU"/>
        </w:rPr>
        <w:instrText xml:space="preserve"> ADDIN ZOTERO_ITEM CSL_CITATION {"citationID":"JfR5LApM","properties":{"formattedCitation":"[12]","plainCitation":"[12]","noteIndex":0},"citationItems":[{"id":406,"uris":["http://zotero.org/users/10071278/items/7JMT9W3G"],"itemData":{"id":406,"type":"book","edition":"9","event-place":"Москва","ISBN":"978-5-98657-070-9","language":"ru","number-of-pages":"1184","publisher":"Логосфера","publisher-place":"Москва","title":"Иммунобиология по Джанвею","author":[{"family":"Мерфи","given":"К."},{"family":"Уивер","given":"К."}],"issued":{"date-parts":[["2020"]]}}}],"schema":"https://github.com/citation-style-language/schema/raw/master/csl-citation.json"} </w:instrText>
      </w:r>
      <w:r w:rsidR="00EA60B1">
        <w:rPr>
          <w:lang w:val="ru-RU"/>
        </w:rPr>
        <w:fldChar w:fldCharType="separate"/>
      </w:r>
      <w:r w:rsidR="00EA60B1" w:rsidRPr="0075779D">
        <w:rPr>
          <w:rFonts w:cs="Times New Roman"/>
          <w:lang w:val="ru-RU"/>
        </w:rPr>
        <w:t>[12]</w:t>
      </w:r>
      <w:r w:rsidR="00EA60B1">
        <w:rPr>
          <w:lang w:val="ru-RU"/>
        </w:rPr>
        <w:fldChar w:fldCharType="end"/>
      </w:r>
      <w:r w:rsidRPr="007A630F">
        <w:rPr>
          <w:lang w:val="ru-RU"/>
        </w:rPr>
        <w:t>.</w:t>
      </w:r>
    </w:p>
    <w:p w14:paraId="6BBEA54C" w14:textId="23F34699" w:rsidR="005C4AD5" w:rsidRPr="007A630F" w:rsidRDefault="00BF5734">
      <w:pPr>
        <w:pStyle w:val="a0"/>
        <w:rPr>
          <w:lang w:val="ru-RU"/>
        </w:rPr>
      </w:pPr>
      <w:r w:rsidRPr="007A630F">
        <w:rPr>
          <w:lang w:val="ru-RU"/>
        </w:rPr>
        <w:t xml:space="preserve">МНС двух классов </w:t>
      </w:r>
      <w:proofErr w:type="spellStart"/>
      <w:r w:rsidRPr="007A630F">
        <w:rPr>
          <w:lang w:val="ru-RU"/>
        </w:rPr>
        <w:t>презентируют</w:t>
      </w:r>
      <w:proofErr w:type="spellEnd"/>
      <w:r w:rsidRPr="007A630F">
        <w:rPr>
          <w:lang w:val="ru-RU"/>
        </w:rPr>
        <w:t xml:space="preserve"> свой пептид разным клеткам: МНС первого класса </w:t>
      </w:r>
      <w:proofErr w:type="spellStart"/>
      <w:r w:rsidRPr="007A630F">
        <w:rPr>
          <w:lang w:val="ru-RU"/>
        </w:rPr>
        <w:t>презентирует</w:t>
      </w:r>
      <w:proofErr w:type="spellEnd"/>
      <w:r w:rsidRPr="007A630F">
        <w:rPr>
          <w:lang w:val="ru-RU"/>
        </w:rPr>
        <w:t xml:space="preserve"> пептиды, распознаваемые </w:t>
      </w:r>
      <w:r>
        <w:t>CD</w:t>
      </w:r>
      <w:r w:rsidRPr="007A630F">
        <w:rPr>
          <w:lang w:val="ru-RU"/>
        </w:rPr>
        <w:t>8</w:t>
      </w:r>
      <w:r w:rsidRPr="007A630F">
        <w:rPr>
          <w:vertAlign w:val="superscript"/>
          <w:lang w:val="ru-RU"/>
        </w:rPr>
        <w:t>+</w:t>
      </w:r>
      <w:r w:rsidRPr="007A630F">
        <w:rPr>
          <w:lang w:val="ru-RU"/>
        </w:rPr>
        <w:t xml:space="preserve"> лимфоцитами</w:t>
      </w:r>
      <w:r w:rsidR="00EA60B1">
        <w:rPr>
          <w:lang w:val="ru-RU"/>
        </w:rPr>
        <w:t>, известные также как Т-киллеры</w:t>
      </w:r>
      <w:r w:rsidRPr="007A630F">
        <w:rPr>
          <w:lang w:val="ru-RU"/>
        </w:rPr>
        <w:t xml:space="preserve">, а МНС второго класса - </w:t>
      </w:r>
      <w:r>
        <w:t>CD</w:t>
      </w:r>
      <w:r w:rsidRPr="007A630F">
        <w:rPr>
          <w:lang w:val="ru-RU"/>
        </w:rPr>
        <w:t>4</w:t>
      </w:r>
      <w:r w:rsidRPr="007A630F">
        <w:rPr>
          <w:vertAlign w:val="superscript"/>
          <w:lang w:val="ru-RU"/>
        </w:rPr>
        <w:t>+</w:t>
      </w:r>
      <w:r w:rsidRPr="007A630F">
        <w:rPr>
          <w:lang w:val="ru-RU"/>
        </w:rPr>
        <w:t xml:space="preserve"> лимфоцитам</w:t>
      </w:r>
      <w:r w:rsidR="00EA60B1">
        <w:rPr>
          <w:lang w:val="ru-RU"/>
        </w:rPr>
        <w:t xml:space="preserve"> (Т-хелперы)</w:t>
      </w:r>
      <w:r w:rsidR="00A07FED">
        <w:rPr>
          <w:lang w:val="ru-RU"/>
        </w:rPr>
        <w:t xml:space="preserve"> </w:t>
      </w:r>
      <w:r w:rsidR="00EA60B1">
        <w:rPr>
          <w:lang w:val="ru-RU"/>
        </w:rPr>
        <w:fldChar w:fldCharType="begin"/>
      </w:r>
      <w:r w:rsidR="00EA60B1">
        <w:rPr>
          <w:lang w:val="ru-RU"/>
        </w:rPr>
        <w:instrText xml:space="preserve"> ADDIN ZOTERO_ITEM CSL_CITATION {"citationID":"5aNCaEEB","properties":{"formattedCitation":"[23]","plainCitation":"[23]","noteIndex":0},"citationItems":[{"id":510,"uris":["http://zotero.org/users/10071278/items/RCYUDP89"],"itemData":{"id":510,"type":"article-journal","container-title":"Current Opinion in Structural Biology","DOI":"10.1016/0959-440X(94)90266-6","issue":"6","page":"852–856","title":"Structures of two classes of MHC molecules elucidated: crucial differences and similarities","volume":"4","author":[{"family":"Bjorkman","given":"Pamela J."},{"family":"Burmeister","given":"Wilhelm P."}],"issued":{"date-parts":[["1994"]]}}}],"schema":"https://github.com/citation-style-language/schema/raw/master/csl-citation.json"} </w:instrText>
      </w:r>
      <w:r w:rsidR="00EA60B1">
        <w:rPr>
          <w:lang w:val="ru-RU"/>
        </w:rPr>
        <w:fldChar w:fldCharType="separate"/>
      </w:r>
      <w:r w:rsidR="00EA60B1" w:rsidRPr="0075779D">
        <w:rPr>
          <w:rFonts w:cs="Times New Roman"/>
          <w:lang w:val="ru-RU"/>
        </w:rPr>
        <w:t>[23]</w:t>
      </w:r>
      <w:r w:rsidR="00EA60B1">
        <w:rPr>
          <w:lang w:val="ru-RU"/>
        </w:rPr>
        <w:fldChar w:fldCharType="end"/>
      </w:r>
      <w:r w:rsidRPr="007A630F">
        <w:rPr>
          <w:lang w:val="ru-RU"/>
        </w:rPr>
        <w:t>. МНС первого класса эксп</w:t>
      </w:r>
      <w:r w:rsidR="004923B4">
        <w:rPr>
          <w:lang w:val="ru-RU"/>
        </w:rPr>
        <w:t>р</w:t>
      </w:r>
      <w:r w:rsidRPr="007A630F">
        <w:rPr>
          <w:lang w:val="ru-RU"/>
        </w:rPr>
        <w:t>ессир</w:t>
      </w:r>
      <w:r w:rsidR="004923B4">
        <w:rPr>
          <w:lang w:val="ru-RU"/>
        </w:rPr>
        <w:t>уется</w:t>
      </w:r>
      <w:r w:rsidRPr="007A630F">
        <w:rPr>
          <w:lang w:val="ru-RU"/>
        </w:rPr>
        <w:t xml:space="preserve"> практически на всех ядросодержащих клетках организма</w:t>
      </w:r>
      <w:r w:rsidR="00A07FED">
        <w:rPr>
          <w:lang w:val="ru-RU"/>
        </w:rPr>
        <w:t xml:space="preserve"> </w:t>
      </w:r>
      <w:r w:rsidR="00EA60B1">
        <w:rPr>
          <w:lang w:val="ru-RU"/>
        </w:rPr>
        <w:fldChar w:fldCharType="begin"/>
      </w:r>
      <w:r w:rsidR="00EA60B1">
        <w:rPr>
          <w:lang w:val="ru-RU"/>
        </w:rPr>
        <w:instrText xml:space="preserve"> ADDIN ZOTERO_ITEM CSL_CITATION {"citationID":"1syJgp6V","properties":{"formattedCitation":"[24]","plainCitation":"[24]","noteIndex":0},"citationItems":[{"id":385,"uris":["http://zotero.org/users/10071278/items/EGWWZW4N"],"itemData":{"id":385,"type":"article-journal","container-title":"Immunology","DOI":"10.1046/j.1365-2567.2003.01738.x","ISSN":"0019-2805, 1365-2567","issue":"2","journalAbbreviation":"Immunology","language":"en","page":"163-169","source":"DOI.org (Crossref)","title":"The MHC class I antigen presentation pathway: strategies for viral immune evasion","title-short":"The MHC class I antigen presentation pathway","volume":"110","author":[{"family":"Hewitt","given":"Eric W."}],"issued":{"date-parts":[["2003",10]]}}}],"schema":"https://github.com/citation-style-language/schema/raw/master/csl-citation.json"} </w:instrText>
      </w:r>
      <w:r w:rsidR="00EA60B1">
        <w:rPr>
          <w:lang w:val="ru-RU"/>
        </w:rPr>
        <w:fldChar w:fldCharType="separate"/>
      </w:r>
      <w:r w:rsidR="00EA60B1" w:rsidRPr="0075779D">
        <w:rPr>
          <w:rFonts w:cs="Times New Roman"/>
          <w:lang w:val="ru-RU"/>
        </w:rPr>
        <w:t>[24]</w:t>
      </w:r>
      <w:r w:rsidR="00EA60B1">
        <w:rPr>
          <w:lang w:val="ru-RU"/>
        </w:rPr>
        <w:fldChar w:fldCharType="end"/>
      </w:r>
      <w:r w:rsidRPr="007A630F">
        <w:rPr>
          <w:lang w:val="ru-RU"/>
        </w:rPr>
        <w:t xml:space="preserve">. Единственное исключение - клетки ворсинчатого </w:t>
      </w:r>
      <w:proofErr w:type="spellStart"/>
      <w:r w:rsidRPr="007A630F">
        <w:rPr>
          <w:lang w:val="ru-RU"/>
        </w:rPr>
        <w:t>трофобласта</w:t>
      </w:r>
      <w:proofErr w:type="spellEnd"/>
      <w:r w:rsidRPr="007A630F">
        <w:rPr>
          <w:lang w:val="ru-RU"/>
        </w:rPr>
        <w:t xml:space="preserve">. Показано, что экспрессия классических аллелей МНС </w:t>
      </w:r>
      <w:r>
        <w:t>I</w:t>
      </w:r>
      <w:r w:rsidRPr="007A630F">
        <w:rPr>
          <w:lang w:val="ru-RU"/>
        </w:rPr>
        <w:t xml:space="preserve"> на них приводит к </w:t>
      </w:r>
      <w:proofErr w:type="spellStart"/>
      <w:r w:rsidRPr="007A630F">
        <w:rPr>
          <w:lang w:val="ru-RU"/>
        </w:rPr>
        <w:t>иммуноопосредованному</w:t>
      </w:r>
      <w:proofErr w:type="spellEnd"/>
      <w:r w:rsidRPr="007A630F">
        <w:rPr>
          <w:lang w:val="ru-RU"/>
        </w:rPr>
        <w:t xml:space="preserve"> аборту</w:t>
      </w:r>
      <w:r w:rsidR="00A07FED">
        <w:rPr>
          <w:lang w:val="ru-RU"/>
        </w:rPr>
        <w:t xml:space="preserve"> </w:t>
      </w:r>
      <w:r w:rsidR="00EA60B1">
        <w:rPr>
          <w:lang w:val="ru-RU"/>
        </w:rPr>
        <w:fldChar w:fldCharType="begin"/>
      </w:r>
      <w:r w:rsidR="00EA60B1">
        <w:rPr>
          <w:lang w:val="ru-RU"/>
        </w:rPr>
        <w:instrText xml:space="preserve"> ADDIN ZOTERO_ITEM CSL_CITATION {"citationID":"pd5q0a2R","properties":{"formattedCitation":"[25]","plainCitation":"[25]","noteIndex":0},"citationItems":[{"id":384,"uris":["http://zotero.org/users/10071278/items/C7PFFLBA"],"itemData":{"id":384,"type":"article-journal","container-title":"Biology of Reproduction","DOI":"10.1095/biolreprod.115.136523","ISSN":"0006-3363, 1529-7268","issue":"2","journalAbbreviation":"Biology of Reproduction","language":"en","page":"39-39","source":"DOI.org (Crossref)","title":"Trophoblast Major Histocompatibility Complex Class I Expression Is Associated with Immune-Mediated Rejection of Bovine Fetuses Produced by Cloning","volume":"95","author":[{"family":"Rutigliano","given":"H. M."},{"family":"Thomas","given":"A. J."},{"family":"Wilhelm","given":"A."},{"family":"Sessions","given":"B. R."},{"family":"Hicks","given":"B. A."},{"family":"Schlafer","given":"D. H."},{"family":"White","given":"K. L."},{"family":"Davies","given":"C. J."}],"issued":{"date-parts":[["2016",8,18]]}}}],"schema":"https://github.com/citation-style-language/schema/raw/master/csl-citation.json"} </w:instrText>
      </w:r>
      <w:r w:rsidR="00EA60B1">
        <w:rPr>
          <w:lang w:val="ru-RU"/>
        </w:rPr>
        <w:fldChar w:fldCharType="separate"/>
      </w:r>
      <w:r w:rsidR="00EA60B1" w:rsidRPr="00EA60B1">
        <w:rPr>
          <w:rFonts w:cs="Times New Roman"/>
          <w:lang w:val="ru-RU"/>
        </w:rPr>
        <w:t>[25]</w:t>
      </w:r>
      <w:r w:rsidR="00EA60B1">
        <w:rPr>
          <w:lang w:val="ru-RU"/>
        </w:rPr>
        <w:fldChar w:fldCharType="end"/>
      </w:r>
      <w:r w:rsidRPr="007A630F">
        <w:rPr>
          <w:lang w:val="ru-RU"/>
        </w:rPr>
        <w:t xml:space="preserve">. МНС второго класса экспрессируются </w:t>
      </w:r>
      <w:proofErr w:type="spellStart"/>
      <w:r w:rsidRPr="007A630F">
        <w:rPr>
          <w:lang w:val="ru-RU"/>
        </w:rPr>
        <w:t>конституциально</w:t>
      </w:r>
      <w:proofErr w:type="spellEnd"/>
      <w:r w:rsidRPr="007A630F">
        <w:rPr>
          <w:lang w:val="ru-RU"/>
        </w:rPr>
        <w:t xml:space="preserve"> клетками иммунной системы, в </w:t>
      </w:r>
      <w:r w:rsidRPr="007A630F">
        <w:rPr>
          <w:lang w:val="ru-RU"/>
        </w:rPr>
        <w:lastRenderedPageBreak/>
        <w:t xml:space="preserve">особенности </w:t>
      </w:r>
      <w:proofErr w:type="spellStart"/>
      <w:r w:rsidRPr="007A630F">
        <w:rPr>
          <w:lang w:val="ru-RU"/>
        </w:rPr>
        <w:t>антигенпрезентирующими</w:t>
      </w:r>
      <w:proofErr w:type="spellEnd"/>
      <w:r w:rsidRPr="007A630F">
        <w:rPr>
          <w:lang w:val="ru-RU"/>
        </w:rPr>
        <w:t xml:space="preserve"> клетками: дендритными клетками, макрофагами, В-лимфоцитами, эпителиальными клетками тимуса, но их экспрессия может быть индуцирована </w:t>
      </w:r>
      <w:r>
        <w:t>IFN</w:t>
      </w:r>
      <w:r w:rsidRPr="007A630F">
        <w:rPr>
          <w:lang w:val="ru-RU"/>
        </w:rPr>
        <w:t>-</w:t>
      </w:r>
      <m:oMath>
        <m:r>
          <w:rPr>
            <w:rFonts w:ascii="Cambria Math" w:hAnsi="Cambria Math"/>
          </w:rPr>
          <m:t>γ</m:t>
        </m:r>
      </m:oMath>
      <w:r w:rsidRPr="007A630F">
        <w:rPr>
          <w:lang w:val="ru-RU"/>
        </w:rPr>
        <w:t xml:space="preserve"> на остальных клетках</w:t>
      </w:r>
      <w:r w:rsidR="00A07FED">
        <w:rPr>
          <w:lang w:val="ru-RU"/>
        </w:rPr>
        <w:t xml:space="preserve"> </w:t>
      </w:r>
      <w:r w:rsidR="009E036F">
        <w:rPr>
          <w:lang w:val="ru-RU"/>
        </w:rPr>
        <w:fldChar w:fldCharType="begin"/>
      </w:r>
      <w:r w:rsidR="009E036F">
        <w:rPr>
          <w:lang w:val="ru-RU"/>
        </w:rPr>
        <w:instrText xml:space="preserve"> ADDIN ZOTERO_ITEM CSL_CITATION {"citationID":"42HWkVBN","properties":{"formattedCitation":"[26]","plainCitation":"[26]","noteIndex":0},"citationItems":[{"id":387,"uris":["http://zotero.org/users/10071278/items/8T5JEIYC"],"itemData":{"id":387,"type":"article-journal","container-title":"Cell","DOI":"10.1016/S0092-8674(02)00696-7","ISSN":"00928674","issue":"2","journalAbbreviation":"Cell","language":"en","page":"S21-S33","source":"DOI.org (Crossref)","title":"Genetic Control of MHC Class II Expression","volume":"109","author":[{"family":"Ting","given":"Jenny Pan-Yun"},{"family":"Trowsdale","given":"John"}],"issued":{"date-parts":[["2002",4]]}}}],"schema":"https://github.com/citation-style-language/schema/raw/master/csl-citation.json"} </w:instrText>
      </w:r>
      <w:r w:rsidR="009E036F">
        <w:rPr>
          <w:lang w:val="ru-RU"/>
        </w:rPr>
        <w:fldChar w:fldCharType="separate"/>
      </w:r>
      <w:r w:rsidR="009E036F" w:rsidRPr="009E036F">
        <w:rPr>
          <w:rFonts w:cs="Times New Roman"/>
          <w:lang w:val="ru-RU"/>
        </w:rPr>
        <w:t>[26]</w:t>
      </w:r>
      <w:r w:rsidR="009E036F">
        <w:rPr>
          <w:lang w:val="ru-RU"/>
        </w:rPr>
        <w:fldChar w:fldCharType="end"/>
      </w:r>
      <w:r w:rsidRPr="007A630F">
        <w:rPr>
          <w:lang w:val="ru-RU"/>
        </w:rPr>
        <w:t>.</w:t>
      </w:r>
    </w:p>
    <w:p w14:paraId="0BD83499" w14:textId="5BFA1B54" w:rsidR="005C4AD5" w:rsidRPr="007A630F" w:rsidDel="006904D6" w:rsidRDefault="00BF5734">
      <w:pPr>
        <w:pStyle w:val="a0"/>
        <w:rPr>
          <w:del w:id="232" w:author="Антон Смирнов" w:date="2023-05-24T14:08:00Z"/>
          <w:lang w:val="ru-RU"/>
        </w:rPr>
      </w:pPr>
      <w:r w:rsidRPr="007A630F">
        <w:rPr>
          <w:lang w:val="ru-RU"/>
        </w:rPr>
        <w:t xml:space="preserve">От локализации патогена зависит, на каком МНС будут </w:t>
      </w:r>
      <w:proofErr w:type="spellStart"/>
      <w:r w:rsidRPr="007A630F">
        <w:rPr>
          <w:lang w:val="ru-RU"/>
        </w:rPr>
        <w:t>презентироваться</w:t>
      </w:r>
      <w:proofErr w:type="spellEnd"/>
      <w:r w:rsidRPr="007A630F">
        <w:rPr>
          <w:lang w:val="ru-RU"/>
        </w:rPr>
        <w:t xml:space="preserve"> его антигены. Например, разрушенные белки </w:t>
      </w:r>
      <w:proofErr w:type="spellStart"/>
      <w:r w:rsidRPr="007A630F">
        <w:rPr>
          <w:lang w:val="ru-RU"/>
        </w:rPr>
        <w:t>цитозольных</w:t>
      </w:r>
      <w:proofErr w:type="spellEnd"/>
      <w:r w:rsidRPr="007A630F">
        <w:rPr>
          <w:lang w:val="ru-RU"/>
        </w:rPr>
        <w:t xml:space="preserve"> патогенов - вирусов, некоторых бактерий - транспортируются в ЭПР и там встраиваются в вновь синтезированные МНС первого класса и оттуда готовые комплексы доставляются на цитоплазматическую мембрану</w:t>
      </w:r>
      <w:r w:rsidR="009E036F" w:rsidRPr="0075779D">
        <w:rPr>
          <w:lang w:val="ru-RU"/>
        </w:rPr>
        <w:t xml:space="preserve"> </w:t>
      </w:r>
      <w:r w:rsidR="009E036F">
        <w:rPr>
          <w:lang w:val="ru-RU"/>
        </w:rPr>
        <w:fldChar w:fldCharType="begin"/>
      </w:r>
      <w:r w:rsidR="009E036F">
        <w:rPr>
          <w:lang w:val="ru-RU"/>
        </w:rPr>
        <w:instrText xml:space="preserve"> ADDIN ZOTERO_ITEM CSL_CITATION {"citationID":"NVcPfFvd","properties":{"formattedCitation":"[27]","plainCitation":"[27]","noteIndex":0},"citationItems":[{"id":383,"uris":["http://zotero.org/users/10071278/items/TZZWD3JN"],"itemData":{"id":383,"type":"article-journal","container-title":"Trends in Immunology","DOI":"10.1016/j.it.2016.08.010","ISSN":"14714906","issue":"11","journalAbbreviation":"Trends in Immunology","language":"en","page":"724-737","source":"DOI.org (Crossref)","title":"Present Yourself! By MHC Class I and MHC Class II Molecules","volume":"37","author":[{"family":"Rock","given":"Kenneth L."},{"family":"Reits","given":"Eric"},{"family":"Neefjes","given":"Jacques"}],"issued":{"date-parts":[["2016",11]]}}}],"schema":"https://github.com/citation-style-language/schema/raw/master/csl-citation.json"} </w:instrText>
      </w:r>
      <w:r w:rsidR="009E036F">
        <w:rPr>
          <w:lang w:val="ru-RU"/>
        </w:rPr>
        <w:fldChar w:fldCharType="separate"/>
      </w:r>
      <w:r w:rsidR="009E036F" w:rsidRPr="009E036F">
        <w:rPr>
          <w:rFonts w:cs="Times New Roman"/>
          <w:lang w:val="ru-RU"/>
        </w:rPr>
        <w:t>[27]</w:t>
      </w:r>
      <w:r w:rsidR="009E036F">
        <w:rPr>
          <w:lang w:val="ru-RU"/>
        </w:rPr>
        <w:fldChar w:fldCharType="end"/>
      </w:r>
      <w:r w:rsidRPr="007A630F">
        <w:rPr>
          <w:lang w:val="ru-RU"/>
        </w:rPr>
        <w:t xml:space="preserve">. Такой каскад реакций называют непосредственным </w:t>
      </w:r>
      <w:proofErr w:type="spellStart"/>
      <w:r w:rsidRPr="007A630F">
        <w:rPr>
          <w:lang w:val="ru-RU"/>
        </w:rPr>
        <w:t>презентированием</w:t>
      </w:r>
      <w:proofErr w:type="spellEnd"/>
      <w:r w:rsidRPr="007A630F">
        <w:rPr>
          <w:lang w:val="ru-RU"/>
        </w:rPr>
        <w:t xml:space="preserve">. При непосредственном </w:t>
      </w:r>
      <w:proofErr w:type="spellStart"/>
      <w:r w:rsidRPr="007A630F">
        <w:rPr>
          <w:lang w:val="ru-RU"/>
        </w:rPr>
        <w:t>презентировании</w:t>
      </w:r>
      <w:proofErr w:type="spellEnd"/>
      <w:r w:rsidRPr="007A630F">
        <w:rPr>
          <w:lang w:val="ru-RU"/>
        </w:rPr>
        <w:t xml:space="preserve"> белки разрушаются специальным белковым комплексом - протеасомой. Помимо непосредственного </w:t>
      </w:r>
      <w:proofErr w:type="spellStart"/>
      <w:r w:rsidRPr="007A630F">
        <w:rPr>
          <w:lang w:val="ru-RU"/>
        </w:rPr>
        <w:t>презентирования</w:t>
      </w:r>
      <w:proofErr w:type="spellEnd"/>
      <w:r w:rsidRPr="007A630F">
        <w:rPr>
          <w:lang w:val="ru-RU"/>
        </w:rPr>
        <w:t xml:space="preserve"> существует каскад реакции, когда экзогенные пептиды </w:t>
      </w:r>
      <w:proofErr w:type="spellStart"/>
      <w:r w:rsidRPr="007A630F">
        <w:rPr>
          <w:lang w:val="ru-RU"/>
        </w:rPr>
        <w:t>презентируются</w:t>
      </w:r>
      <w:proofErr w:type="spellEnd"/>
      <w:r w:rsidRPr="007A630F">
        <w:rPr>
          <w:lang w:val="ru-RU"/>
        </w:rPr>
        <w:t xml:space="preserve"> на МНС </w:t>
      </w:r>
      <w:r>
        <w:t>I</w:t>
      </w:r>
      <w:r w:rsidRPr="007A630F">
        <w:rPr>
          <w:lang w:val="ru-RU"/>
        </w:rPr>
        <w:t xml:space="preserve">. Существуют патогены, способные </w:t>
      </w:r>
      <w:r w:rsidR="009E036F" w:rsidRPr="007A630F">
        <w:rPr>
          <w:lang w:val="ru-RU"/>
        </w:rPr>
        <w:t>не напрямую</w:t>
      </w:r>
      <w:r w:rsidRPr="007A630F">
        <w:rPr>
          <w:lang w:val="ru-RU"/>
        </w:rPr>
        <w:t xml:space="preserve"> поражать АПК. Существует специальный тип дендритных клеток, который </w:t>
      </w:r>
      <w:proofErr w:type="spellStart"/>
      <w:r w:rsidRPr="007A630F">
        <w:rPr>
          <w:lang w:val="ru-RU"/>
        </w:rPr>
        <w:t>презентирует</w:t>
      </w:r>
      <w:proofErr w:type="spellEnd"/>
      <w:r w:rsidRPr="007A630F">
        <w:rPr>
          <w:lang w:val="ru-RU"/>
        </w:rPr>
        <w:t xml:space="preserve"> пептиды, полученные </w:t>
      </w:r>
      <w:proofErr w:type="spellStart"/>
      <w:r w:rsidRPr="007A630F">
        <w:rPr>
          <w:lang w:val="ru-RU"/>
        </w:rPr>
        <w:t>фаголизосомальной</w:t>
      </w:r>
      <w:proofErr w:type="spellEnd"/>
      <w:r w:rsidRPr="007A630F">
        <w:rPr>
          <w:lang w:val="ru-RU"/>
        </w:rPr>
        <w:t xml:space="preserve"> системой, на МНС первого, а не второго класса, как это протекает в других АПК</w:t>
      </w:r>
      <w:r w:rsidR="009E036F" w:rsidRPr="0075779D">
        <w:rPr>
          <w:lang w:val="ru-RU"/>
        </w:rPr>
        <w:t xml:space="preserve"> </w:t>
      </w:r>
      <w:r w:rsidR="009E036F">
        <w:rPr>
          <w:lang w:val="ru-RU"/>
        </w:rPr>
        <w:fldChar w:fldCharType="begin"/>
      </w:r>
      <w:r w:rsidR="009E036F">
        <w:rPr>
          <w:lang w:val="ru-RU"/>
        </w:rPr>
        <w:instrText xml:space="preserve"> ADDIN ZOTERO_ITEM CSL_CITATION {"citationID":"ZgCKQpCT","properties":{"formattedCitation":"[28]","plainCitation":"[28]","noteIndex":0},"citationItems":[{"id":382,"uris":["http://zotero.org/users/10071278/items/MZWVLD8M"],"itemData":{"id":382,"type":"article-journal","container-title":"Nature Immunology","DOI":"10.1038/ni0406-363","ISSN":"1529-2908, 1529-2916","issue":"4","journalAbbreviation":"Nat Immunol","language":"en","page":"363-365","source":"DOI.org (Crossref)","title":"Cross-priming","volume":"7","author":[{"family":"Bevan","given":"Michael J"}],"issued":{"date-parts":[["2006",4]]}}}],"schema":"https://github.com/citation-style-language/schema/raw/master/csl-citation.json"} </w:instrText>
      </w:r>
      <w:r w:rsidR="009E036F">
        <w:rPr>
          <w:lang w:val="ru-RU"/>
        </w:rPr>
        <w:fldChar w:fldCharType="separate"/>
      </w:r>
      <w:r w:rsidR="009E036F" w:rsidRPr="009E036F">
        <w:rPr>
          <w:rFonts w:cs="Times New Roman"/>
          <w:lang w:val="ru-RU"/>
        </w:rPr>
        <w:t>[28]</w:t>
      </w:r>
      <w:r w:rsidR="009E036F">
        <w:rPr>
          <w:lang w:val="ru-RU"/>
        </w:rPr>
        <w:fldChar w:fldCharType="end"/>
      </w:r>
      <w:r w:rsidRPr="007A630F">
        <w:rPr>
          <w:lang w:val="ru-RU"/>
        </w:rPr>
        <w:t>. Такой каскад называется перекрестной презентацией, а активацию Т-клеток, с помощью этого каскада - кросс-</w:t>
      </w:r>
      <w:proofErr w:type="spellStart"/>
      <w:r w:rsidRPr="007A630F">
        <w:rPr>
          <w:lang w:val="ru-RU"/>
        </w:rPr>
        <w:t>праймингом</w:t>
      </w:r>
      <w:proofErr w:type="spellEnd"/>
      <w:r w:rsidRPr="007A630F">
        <w:rPr>
          <w:lang w:val="ru-RU"/>
        </w:rPr>
        <w:t xml:space="preserve">. Рассмотрение перекрестного </w:t>
      </w:r>
      <w:proofErr w:type="spellStart"/>
      <w:r w:rsidRPr="007A630F">
        <w:rPr>
          <w:lang w:val="ru-RU"/>
        </w:rPr>
        <w:t>презентирования</w:t>
      </w:r>
      <w:proofErr w:type="spellEnd"/>
      <w:r w:rsidRPr="007A630F">
        <w:rPr>
          <w:lang w:val="ru-RU"/>
        </w:rPr>
        <w:t xml:space="preserve"> и </w:t>
      </w:r>
      <w:proofErr w:type="spellStart"/>
      <w:r w:rsidRPr="007A630F">
        <w:rPr>
          <w:lang w:val="ru-RU"/>
        </w:rPr>
        <w:t>презенитрования</w:t>
      </w:r>
      <w:proofErr w:type="spellEnd"/>
      <w:r w:rsidRPr="007A630F">
        <w:rPr>
          <w:lang w:val="ru-RU"/>
        </w:rPr>
        <w:t xml:space="preserve"> на МНС </w:t>
      </w:r>
      <w:r>
        <w:t>II</w:t>
      </w:r>
      <w:r w:rsidRPr="007A630F">
        <w:rPr>
          <w:lang w:val="ru-RU"/>
        </w:rPr>
        <w:t xml:space="preserve"> выходит за рамки данные работы, поэтому далее речь пойдет о процессах</w:t>
      </w:r>
      <w:r w:rsidR="00B50096">
        <w:rPr>
          <w:lang w:val="ru-RU"/>
        </w:rPr>
        <w:t>,</w:t>
      </w:r>
      <w:r w:rsidRPr="007A630F">
        <w:rPr>
          <w:lang w:val="ru-RU"/>
        </w:rPr>
        <w:t xml:space="preserve"> протекающих при непосредственной презентации антигена.</w:t>
      </w:r>
    </w:p>
    <w:p w14:paraId="17A8946E" w14:textId="77777777" w:rsidR="00BF5734" w:rsidRDefault="00BF5734" w:rsidP="006904D6">
      <w:pPr>
        <w:pStyle w:val="a0"/>
        <w:rPr>
          <w:rFonts w:eastAsiaTheme="majorEastAsia" w:cstheme="majorBidi"/>
          <w:color w:val="000000" w:themeColor="text1"/>
          <w:sz w:val="32"/>
          <w:szCs w:val="32"/>
          <w:lang w:val="ru-RU"/>
        </w:rPr>
        <w:pPrChange w:id="233" w:author="Антон Смирнов" w:date="2023-05-24T14:08:00Z">
          <w:pPr/>
        </w:pPrChange>
      </w:pPr>
      <w:bookmarkStart w:id="234" w:name="процессинг-антигенов-для-mhc-i"/>
      <w:bookmarkEnd w:id="196"/>
      <w:del w:id="235" w:author="Антон Смирнов" w:date="2023-05-24T14:08:00Z">
        <w:r w:rsidDel="006904D6">
          <w:rPr>
            <w:lang w:val="ru-RU"/>
          </w:rPr>
          <w:br w:type="page"/>
        </w:r>
      </w:del>
    </w:p>
    <w:p w14:paraId="006678EC" w14:textId="24F7566F" w:rsidR="005C4AD5" w:rsidRPr="007A630F" w:rsidRDefault="00960AF7" w:rsidP="0075779D">
      <w:pPr>
        <w:pStyle w:val="2"/>
        <w:rPr>
          <w:lang w:val="ru-RU"/>
        </w:rPr>
      </w:pPr>
      <w:bookmarkStart w:id="236" w:name="_Toc135824371"/>
      <w:r w:rsidRPr="0075779D">
        <w:rPr>
          <w:lang w:val="ru-RU"/>
        </w:rPr>
        <w:t>1.2</w:t>
      </w:r>
      <w:r w:rsidR="00BF5734" w:rsidRPr="00960AF7">
        <w:rPr>
          <w:lang w:val="ru-RU"/>
        </w:rPr>
        <w:t xml:space="preserve">. Процессинг антигенов для </w:t>
      </w:r>
      <w:r w:rsidR="00BF5734" w:rsidRPr="00960AF7">
        <w:t>MHC</w:t>
      </w:r>
      <w:r w:rsidR="00BF5734" w:rsidRPr="00960AF7">
        <w:rPr>
          <w:lang w:val="ru-RU"/>
        </w:rPr>
        <w:t xml:space="preserve"> </w:t>
      </w:r>
      <w:r w:rsidR="00BF5734" w:rsidRPr="00960AF7">
        <w:t>I</w:t>
      </w:r>
      <w:bookmarkEnd w:id="236"/>
    </w:p>
    <w:p w14:paraId="7639B712" w14:textId="1E57E0A6" w:rsidR="005C4AD5" w:rsidRPr="007A630F" w:rsidRDefault="00BF5734">
      <w:pPr>
        <w:pStyle w:val="FirstParagraph"/>
        <w:rPr>
          <w:lang w:val="ru-RU"/>
        </w:rPr>
      </w:pPr>
      <w:r w:rsidRPr="007A630F">
        <w:rPr>
          <w:lang w:val="ru-RU"/>
        </w:rPr>
        <w:t>Процессинг антигенов для МНС первого класса проходит в 6 стадий</w:t>
      </w:r>
      <w:r w:rsidR="00E608AF" w:rsidRPr="0075779D">
        <w:rPr>
          <w:lang w:val="ru-RU"/>
        </w:rPr>
        <w:t xml:space="preserve"> </w:t>
      </w:r>
      <w:r w:rsidR="00E608AF">
        <w:rPr>
          <w:lang w:val="ru-RU"/>
        </w:rPr>
        <w:fldChar w:fldCharType="begin"/>
      </w:r>
      <w:r w:rsidR="00E608AF">
        <w:rPr>
          <w:lang w:val="ru-RU"/>
        </w:rPr>
        <w:instrText xml:space="preserve"> ADDIN ZOTERO_ITEM CSL_CITATION {"citationID":"7u7IEDn7","properties":{"formattedCitation":"[29]","plainCitation":"[29]","noteIndex":0},"citationItems":[{"id":371,"uris":["http://zotero.org/users/10071278/items/R8KB9E7Y"],"itemData":{"id":371,"type":"article-journal","abstract":"Antigen processing and presentation are the cornerstones of adaptive immunity. B cells cannot generate high-affinity antibodies without T cell help. CD4+ T cells, which provide such help, use antigen-s pecific receptors that recognize major histocompatibility complex (MHC) molecules in complex with peptide cargo. Similarly, eradication of virus-infected cells often depends on cytotoxic CD8+ T cells, which rely on the recognition of peptide–MHC complexes for their action. The two major classes of glycoproteins entrusted with antigen presentation are the MHC class I and class II molecules, which present antigenic peptides to CD8+ T cells and CD4+ T cells, respectively. This Review describes the essentials of antigen processing and presentation. These pathways are divided into six discrete steps that allow a comparison of the various means by which antigens destined for presentation are acquired and how the source proteins for these antigens are tagged for degradation, destroyed and ultimately displayed as peptides in complex with MHC molecules for T cell recognition.","container-title":"Nature Reviews Immunology","DOI":"10.1038/s41577-022-00707-2","ISSN":"1474-1733, 1474-1741","issue":"12","journalAbbreviation":"Nat Rev Immunol","language":"en","page":"751-764","source":"DOI.org (Crossref)","title":"A guide to antigen processing and presentation","volume":"22","author":[{"family":"Pishesha","given":"Novalia"},{"family":"Harmand","given":"Thibault J."},{"family":"Ploegh","given":"Hidde L."}],"issued":{"date-parts":[["2022",12]]}}}],"schema":"https://github.com/citation-style-language/schema/raw/master/csl-citation.json"} </w:instrText>
      </w:r>
      <w:r w:rsidR="00E608AF">
        <w:rPr>
          <w:lang w:val="ru-RU"/>
        </w:rPr>
        <w:fldChar w:fldCharType="separate"/>
      </w:r>
      <w:r w:rsidR="00E608AF" w:rsidRPr="00E608AF">
        <w:rPr>
          <w:rFonts w:cs="Times New Roman"/>
          <w:lang w:val="ru-RU"/>
        </w:rPr>
        <w:t>[29]</w:t>
      </w:r>
      <w:r w:rsidR="00E608AF">
        <w:rPr>
          <w:lang w:val="ru-RU"/>
        </w:rPr>
        <w:fldChar w:fldCharType="end"/>
      </w:r>
      <w:r w:rsidRPr="007A630F">
        <w:rPr>
          <w:lang w:val="ru-RU"/>
        </w:rPr>
        <w:t>:</w:t>
      </w:r>
    </w:p>
    <w:p w14:paraId="1F31165E" w14:textId="5F1FD685" w:rsidR="005C4AD5" w:rsidRPr="007A630F" w:rsidRDefault="00BF5734">
      <w:pPr>
        <w:pStyle w:val="Compact"/>
        <w:numPr>
          <w:ilvl w:val="0"/>
          <w:numId w:val="6"/>
        </w:numPr>
        <w:rPr>
          <w:lang w:val="ru-RU"/>
        </w:rPr>
      </w:pPr>
      <w:r w:rsidRPr="007A630F">
        <w:rPr>
          <w:lang w:val="ru-RU"/>
        </w:rPr>
        <w:t xml:space="preserve">Получение антигена (фагоцитозом, </w:t>
      </w:r>
      <w:proofErr w:type="spellStart"/>
      <w:r w:rsidRPr="007A630F">
        <w:rPr>
          <w:lang w:val="ru-RU"/>
        </w:rPr>
        <w:t>пиноцитозом</w:t>
      </w:r>
      <w:proofErr w:type="spellEnd"/>
      <w:r w:rsidRPr="007A630F">
        <w:rPr>
          <w:lang w:val="ru-RU"/>
        </w:rPr>
        <w:t xml:space="preserve"> и прочими способами)</w:t>
      </w:r>
      <w:r w:rsidR="00960AF7" w:rsidRPr="00960AF7">
        <w:rPr>
          <w:lang w:val="ru-RU"/>
        </w:rPr>
        <w:t>,</w:t>
      </w:r>
    </w:p>
    <w:p w14:paraId="3933DA82" w14:textId="77777777" w:rsidR="005C4AD5" w:rsidRPr="007A630F" w:rsidRDefault="00BF5734">
      <w:pPr>
        <w:pStyle w:val="Compact"/>
        <w:numPr>
          <w:ilvl w:val="0"/>
          <w:numId w:val="6"/>
        </w:numPr>
        <w:rPr>
          <w:lang w:val="ru-RU"/>
        </w:rPr>
      </w:pPr>
      <w:r w:rsidRPr="007A630F">
        <w:rPr>
          <w:lang w:val="ru-RU"/>
        </w:rPr>
        <w:t>Присоединение метки к белку в цитоплазме,</w:t>
      </w:r>
    </w:p>
    <w:p w14:paraId="15527636" w14:textId="77777777" w:rsidR="005C4AD5" w:rsidRPr="007A630F" w:rsidRDefault="00BF5734">
      <w:pPr>
        <w:pStyle w:val="Compact"/>
        <w:numPr>
          <w:ilvl w:val="0"/>
          <w:numId w:val="6"/>
        </w:numPr>
        <w:rPr>
          <w:lang w:val="ru-RU"/>
        </w:rPr>
      </w:pPr>
      <w:r w:rsidRPr="007A630F">
        <w:rPr>
          <w:lang w:val="ru-RU"/>
        </w:rPr>
        <w:t>Гидролиз меченого белка протеасомой на отдельные пептиды,</w:t>
      </w:r>
    </w:p>
    <w:p w14:paraId="178DA5F3" w14:textId="77777777" w:rsidR="005C4AD5" w:rsidRDefault="00BF5734">
      <w:pPr>
        <w:pStyle w:val="Compact"/>
        <w:numPr>
          <w:ilvl w:val="0"/>
          <w:numId w:val="6"/>
        </w:numPr>
      </w:pPr>
      <w:proofErr w:type="spellStart"/>
      <w:r>
        <w:t>Транспорт</w:t>
      </w:r>
      <w:proofErr w:type="spellEnd"/>
      <w:r>
        <w:t xml:space="preserve"> </w:t>
      </w:r>
      <w:proofErr w:type="spellStart"/>
      <w:r>
        <w:t>пептидов</w:t>
      </w:r>
      <w:proofErr w:type="spellEnd"/>
      <w:r>
        <w:t xml:space="preserve"> в ЭПР,</w:t>
      </w:r>
    </w:p>
    <w:p w14:paraId="302414D3" w14:textId="77777777" w:rsidR="005C4AD5" w:rsidRPr="007A630F" w:rsidRDefault="00BF5734">
      <w:pPr>
        <w:pStyle w:val="Compact"/>
        <w:numPr>
          <w:ilvl w:val="0"/>
          <w:numId w:val="6"/>
        </w:numPr>
        <w:rPr>
          <w:lang w:val="ru-RU"/>
        </w:rPr>
      </w:pPr>
      <w:r w:rsidRPr="007A630F">
        <w:rPr>
          <w:lang w:val="ru-RU"/>
        </w:rPr>
        <w:lastRenderedPageBreak/>
        <w:t>Встраивание пептида в белок МНС первого класса,</w:t>
      </w:r>
    </w:p>
    <w:p w14:paraId="733FA94F" w14:textId="77777777" w:rsidR="005C4AD5" w:rsidRDefault="00BF5734">
      <w:pPr>
        <w:pStyle w:val="Compact"/>
        <w:numPr>
          <w:ilvl w:val="0"/>
          <w:numId w:val="6"/>
        </w:numPr>
      </w:pPr>
      <w:proofErr w:type="spellStart"/>
      <w:r>
        <w:t>Транспорт</w:t>
      </w:r>
      <w:proofErr w:type="spellEnd"/>
      <w:r>
        <w:t xml:space="preserve"> </w:t>
      </w:r>
      <w:proofErr w:type="spellStart"/>
      <w:r>
        <w:t>комплекса</w:t>
      </w:r>
      <w:proofErr w:type="spellEnd"/>
      <w:r>
        <w:t xml:space="preserve"> </w:t>
      </w:r>
      <w:proofErr w:type="spellStart"/>
      <w:r>
        <w:t>на</w:t>
      </w:r>
      <w:proofErr w:type="spellEnd"/>
      <w:r>
        <w:t xml:space="preserve"> ЦПМ.</w:t>
      </w:r>
    </w:p>
    <w:p w14:paraId="6C4F208D" w14:textId="2EB057B5" w:rsidR="005C4AD5" w:rsidRPr="007A630F" w:rsidRDefault="00BF5734">
      <w:pPr>
        <w:pStyle w:val="FirstParagraph"/>
        <w:rPr>
          <w:lang w:val="ru-RU"/>
        </w:rPr>
      </w:pPr>
      <w:r w:rsidRPr="007A630F">
        <w:rPr>
          <w:lang w:val="ru-RU"/>
        </w:rPr>
        <w:t>В качестве метки используется особый небольшой консервативный белок - убиквитин. Мечение осуществляется специальной убиквитин-</w:t>
      </w:r>
      <w:proofErr w:type="spellStart"/>
      <w:r w:rsidRPr="007A630F">
        <w:rPr>
          <w:lang w:val="ru-RU"/>
        </w:rPr>
        <w:t>проте</w:t>
      </w:r>
      <w:r w:rsidR="0072465A">
        <w:rPr>
          <w:lang w:val="ru-RU"/>
        </w:rPr>
        <w:t>а</w:t>
      </w:r>
      <w:r w:rsidRPr="007A630F">
        <w:rPr>
          <w:lang w:val="ru-RU"/>
        </w:rPr>
        <w:t>сомальной</w:t>
      </w:r>
      <w:proofErr w:type="spellEnd"/>
      <w:r w:rsidRPr="007A630F">
        <w:rPr>
          <w:lang w:val="ru-RU"/>
        </w:rPr>
        <w:t xml:space="preserve"> системой (</w:t>
      </w:r>
      <w:r>
        <w:t>Ubiquitin</w:t>
      </w:r>
      <w:r w:rsidRPr="007A630F">
        <w:rPr>
          <w:lang w:val="ru-RU"/>
        </w:rPr>
        <w:t>-</w:t>
      </w:r>
      <w:r>
        <w:t>proteasomal</w:t>
      </w:r>
      <w:r w:rsidRPr="007A630F">
        <w:rPr>
          <w:lang w:val="ru-RU"/>
        </w:rPr>
        <w:t xml:space="preserve"> </w:t>
      </w:r>
      <w:r>
        <w:t>system</w:t>
      </w:r>
      <w:r w:rsidRPr="007A630F">
        <w:rPr>
          <w:lang w:val="ru-RU"/>
        </w:rPr>
        <w:t xml:space="preserve">, </w:t>
      </w:r>
      <w:r>
        <w:t>UPS</w:t>
      </w:r>
      <w:r w:rsidRPr="007A630F">
        <w:rPr>
          <w:lang w:val="ru-RU"/>
        </w:rPr>
        <w:t>). Каскад реакций мечения описан в этой работе</w:t>
      </w:r>
      <w:r w:rsidR="000B7CEC">
        <w:rPr>
          <w:lang w:val="ru-RU"/>
        </w:rPr>
        <w:t xml:space="preserve"> </w:t>
      </w:r>
      <w:r w:rsidR="00E608AF">
        <w:rPr>
          <w:lang w:val="ru-RU"/>
        </w:rPr>
        <w:fldChar w:fldCharType="begin"/>
      </w:r>
      <w:r w:rsidR="00E608AF">
        <w:rPr>
          <w:lang w:val="ru-RU"/>
        </w:rPr>
        <w:instrText xml:space="preserve"> ADDIN ZOTERO_ITEM CSL_CITATION {"citationID":"qSOHbAaq","properties":{"formattedCitation":"[30]","plainCitation":"[30]","noteIndex":0},"citationItems":[{"id":381,"uris":["http://zotero.org/users/10071278/items/Z4QMH5BW"],"itemData":{"id":381,"type":"article-journal","container-title":"Frontiers in Molecular Neuroscience","DOI":"10.3389/fnmol.2016.00004","ISSN":"1662-5099","journalAbbreviation":"Front. Mol. Neurosci.","source":"DOI.org (Crossref)","title":"The Ubiquitin-Proteasome System: Potential Therapeutic Targets for Alzheimer’s Disease and Spinal Cord Injury","title-short":"The Ubiquitin-Proteasome System","URL":"http://journal.frontiersin.org/Article/10.3389/fnmol.2016.00004/abstract","volume":"9","author":[{"family":"Gong","given":"Bing"},{"family":"Radulovic","given":"Miroslav"},{"family":"Figueiredo-Pereira","given":"Maria E."},{"family":"Cardozo","given":"Christopher"}],"accessed":{"date-parts":[["2023",4,6]]},"issued":{"date-parts":[["2016",1,26]]}}}],"schema":"https://github.com/citation-style-language/schema/raw/master/csl-citation.json"} </w:instrText>
      </w:r>
      <w:r w:rsidR="00E608AF">
        <w:rPr>
          <w:lang w:val="ru-RU"/>
        </w:rPr>
        <w:fldChar w:fldCharType="separate"/>
      </w:r>
      <w:r w:rsidR="00E608AF" w:rsidRPr="0075779D">
        <w:rPr>
          <w:rFonts w:cs="Times New Roman"/>
          <w:lang w:val="ru-RU"/>
        </w:rPr>
        <w:t>[30]</w:t>
      </w:r>
      <w:r w:rsidR="00E608AF">
        <w:rPr>
          <w:lang w:val="ru-RU"/>
        </w:rPr>
        <w:fldChar w:fldCharType="end"/>
      </w:r>
      <w:r w:rsidRPr="007A630F">
        <w:rPr>
          <w:lang w:val="ru-RU"/>
        </w:rPr>
        <w:t xml:space="preserve">. Сначала 1 молекула убиквитина ковалентно присоединяется к остатку цистеина убиквитин-активирующего фермента своим С-концевым остатком с затратой АТФ, затем он </w:t>
      </w:r>
      <w:proofErr w:type="spellStart"/>
      <w:r w:rsidRPr="007A630F">
        <w:rPr>
          <w:lang w:val="ru-RU"/>
        </w:rPr>
        <w:t>пересносится</w:t>
      </w:r>
      <w:proofErr w:type="spellEnd"/>
      <w:r w:rsidRPr="007A630F">
        <w:rPr>
          <w:lang w:val="ru-RU"/>
        </w:rPr>
        <w:t xml:space="preserve"> на убиквитин-конъюгирующий фермент. Следующим этапом убиквитин-конъюгирующий фермент формирует комплекс с </w:t>
      </w:r>
      <w:proofErr w:type="spellStart"/>
      <w:r w:rsidRPr="007A630F">
        <w:rPr>
          <w:lang w:val="ru-RU"/>
        </w:rPr>
        <w:t>убиквитинлигазой</w:t>
      </w:r>
      <w:proofErr w:type="spellEnd"/>
      <w:r w:rsidRPr="007A630F">
        <w:rPr>
          <w:lang w:val="ru-RU"/>
        </w:rPr>
        <w:t xml:space="preserve">, с которой связан некоторый белковый субстрат. </w:t>
      </w:r>
      <w:proofErr w:type="spellStart"/>
      <w:r w:rsidRPr="007A630F">
        <w:rPr>
          <w:lang w:val="ru-RU"/>
        </w:rPr>
        <w:t>Убиквитинлигаза</w:t>
      </w:r>
      <w:proofErr w:type="spellEnd"/>
      <w:r w:rsidRPr="007A630F">
        <w:rPr>
          <w:lang w:val="ru-RU"/>
        </w:rPr>
        <w:t xml:space="preserve"> катализирует реакцию ковалентного связывания остатка лизина субстрата с С-концевым остатком глицина молекулы убиквитина. Дальнейший рост метки </w:t>
      </w:r>
      <w:proofErr w:type="spellStart"/>
      <w:r w:rsidRPr="007A630F">
        <w:rPr>
          <w:lang w:val="ru-RU"/>
        </w:rPr>
        <w:t>осуществялется</w:t>
      </w:r>
      <w:proofErr w:type="spellEnd"/>
      <w:r w:rsidRPr="007A630F">
        <w:rPr>
          <w:lang w:val="ru-RU"/>
        </w:rPr>
        <w:t xml:space="preserve"> </w:t>
      </w:r>
      <w:proofErr w:type="spellStart"/>
      <w:r w:rsidRPr="007A630F">
        <w:rPr>
          <w:lang w:val="ru-RU"/>
        </w:rPr>
        <w:t>убиквитинлигазой</w:t>
      </w:r>
      <w:proofErr w:type="spellEnd"/>
      <w:r w:rsidRPr="007A630F">
        <w:rPr>
          <w:lang w:val="ru-RU"/>
        </w:rPr>
        <w:t xml:space="preserve">. Метка состоит из 4 молекул убиквитина, </w:t>
      </w:r>
      <w:r w:rsidR="00960AF7" w:rsidRPr="007A630F">
        <w:rPr>
          <w:lang w:val="ru-RU"/>
        </w:rPr>
        <w:t>соедин</w:t>
      </w:r>
      <w:r w:rsidR="00960AF7">
        <w:rPr>
          <w:lang w:val="ru-RU"/>
        </w:rPr>
        <w:t>ё</w:t>
      </w:r>
      <w:r w:rsidR="00960AF7" w:rsidRPr="007A630F">
        <w:rPr>
          <w:lang w:val="ru-RU"/>
        </w:rPr>
        <w:t xml:space="preserve">нных </w:t>
      </w:r>
      <w:r w:rsidRPr="007A630F">
        <w:rPr>
          <w:lang w:val="ru-RU"/>
        </w:rPr>
        <w:t>между собой ковалентной связью между лизинами в 48 положении одной молекулы и С-концевым остатком глицина другой</w:t>
      </w:r>
      <w:r w:rsidR="00E608AF" w:rsidRPr="0075779D">
        <w:rPr>
          <w:lang w:val="ru-RU"/>
        </w:rPr>
        <w:t xml:space="preserve"> </w:t>
      </w:r>
      <w:r w:rsidR="00E608AF">
        <w:rPr>
          <w:lang w:val="ru-RU"/>
        </w:rPr>
        <w:fldChar w:fldCharType="begin"/>
      </w:r>
      <w:r w:rsidR="00E608AF">
        <w:rPr>
          <w:lang w:val="ru-RU"/>
        </w:rPr>
        <w:instrText xml:space="preserve"> ADDIN ZOTERO_ITEM CSL_CITATION {"citationID":"xAfdBgPC","properties":{"formattedCitation":"[12]","plainCitation":"[12]","noteIndex":0},"citationItems":[{"id":406,"uris":["http://zotero.org/users/10071278/items/7JMT9W3G"],"itemData":{"id":406,"type":"book","edition":"9","event-place":"Москва","ISBN":"978-5-98657-070-9","language":"ru","number-of-pages":"1184","publisher":"Логосфера","publisher-place":"Москва","title":"Иммунобиология по Джанвею","author":[{"family":"Мерфи","given":"К."},{"family":"Уивер","given":"К."}],"issued":{"date-parts":[["2020"]]}}}],"schema":"https://github.com/citation-style-language/schema/raw/master/csl-citation.json"} </w:instrText>
      </w:r>
      <w:r w:rsidR="00E608AF">
        <w:rPr>
          <w:lang w:val="ru-RU"/>
        </w:rPr>
        <w:fldChar w:fldCharType="separate"/>
      </w:r>
      <w:r w:rsidR="00E608AF" w:rsidRPr="0075779D">
        <w:rPr>
          <w:rFonts w:cs="Times New Roman"/>
          <w:lang w:val="ru-RU"/>
        </w:rPr>
        <w:t>[12]</w:t>
      </w:r>
      <w:r w:rsidR="00E608AF">
        <w:rPr>
          <w:lang w:val="ru-RU"/>
        </w:rPr>
        <w:fldChar w:fldCharType="end"/>
      </w:r>
      <w:r w:rsidRPr="007A630F">
        <w:rPr>
          <w:lang w:val="ru-RU"/>
        </w:rPr>
        <w:t>.</w:t>
      </w:r>
    </w:p>
    <w:p w14:paraId="32A0ADF2" w14:textId="59C1E02D" w:rsidR="005C4AD5" w:rsidRPr="007A630F" w:rsidRDefault="00BF5734">
      <w:pPr>
        <w:pStyle w:val="a0"/>
        <w:rPr>
          <w:lang w:val="ru-RU"/>
        </w:rPr>
      </w:pPr>
      <w:r w:rsidRPr="007A630F">
        <w:rPr>
          <w:lang w:val="ru-RU"/>
        </w:rPr>
        <w:t>Меченые белки поступают в особый белковый комплекс - протеасому. Существует множество типов проте</w:t>
      </w:r>
      <w:r w:rsidR="00200583">
        <w:rPr>
          <w:lang w:val="ru-RU"/>
        </w:rPr>
        <w:t>а</w:t>
      </w:r>
      <w:r w:rsidRPr="007A630F">
        <w:rPr>
          <w:lang w:val="ru-RU"/>
        </w:rPr>
        <w:t xml:space="preserve">сом, в зависимости от комбинации составляющих её </w:t>
      </w:r>
      <w:r w:rsidR="00200583">
        <w:rPr>
          <w:lang w:val="ru-RU"/>
        </w:rPr>
        <w:t xml:space="preserve">каталитических субъединиц </w:t>
      </w:r>
      <w:r w:rsidR="00200583">
        <w:rPr>
          <w:lang w:val="ru-RU"/>
        </w:rPr>
        <w:fldChar w:fldCharType="begin"/>
      </w:r>
      <w:r w:rsidR="00200583">
        <w:rPr>
          <w:lang w:val="ru-RU"/>
        </w:rPr>
        <w:instrText xml:space="preserve"> ADDIN ZOTERO_ITEM CSL_CITATION {"citationID":"Rb4qnAh5","properties":{"formattedCitation":"[31]","plainCitation":"[31]","noteIndex":0},"citationItems":[{"id":102,"uris":["http://zotero.org/users/10071278/items/B8QJ2ZBD"],"itemData":{"id":102,"type":"article-journal","abstract":"The proteasome is a highly sophisticated protease complex designed to carry out selective, eﬃcient and processive hydrolysis of client proteins. It is known to collaborate with ubiquitin, which polymerizes to form a marker for regulated proteolysis in eukaryotic cells. The highly organized proteasome plays a prominent role in the control of a diverse array of basic cellular activities by rapidly and unidirectionally catalyzing biological reactions. Studies of the proteasome during the past quarter of a century have provided profound insights into its structure and functions, which has appreciably contributed to our understanding of cellular life. Many questions, however, remain to be elucidated.","container-title":"Proceedings of the Japan Academy, Series B","DOI":"10.2183/pjab.85.12","ISSN":"0386-2208, 1349-2896","issue":"1","journalAbbreviation":"Proc. Jpn. Acad., Ser. B","language":"en","page":"12-36","source":"DOI.org (Crossref)","title":"The proteasome: Overview of structure and functions","title-short":"The proteasome","volume":"85","author":[{"family":"Tanaka","given":"Keiji"}],"issued":{"date-parts":[["2009"]]}}}],"schema":"https://github.com/citation-style-language/schema/raw/master/csl-citation.json"} </w:instrText>
      </w:r>
      <w:r w:rsidR="00200583">
        <w:rPr>
          <w:lang w:val="ru-RU"/>
        </w:rPr>
        <w:fldChar w:fldCharType="separate"/>
      </w:r>
      <w:r w:rsidR="00200583" w:rsidRPr="00200583">
        <w:rPr>
          <w:rFonts w:cs="Times New Roman"/>
          <w:lang w:val="ru-RU"/>
        </w:rPr>
        <w:t>[31]</w:t>
      </w:r>
      <w:r w:rsidR="00200583">
        <w:rPr>
          <w:lang w:val="ru-RU"/>
        </w:rPr>
        <w:fldChar w:fldCharType="end"/>
      </w:r>
      <w:r w:rsidRPr="007A630F">
        <w:rPr>
          <w:lang w:val="ru-RU"/>
        </w:rPr>
        <w:t>. Стандартная человеческая 26</w:t>
      </w:r>
      <w:r>
        <w:t>S</w:t>
      </w:r>
      <w:r w:rsidRPr="007A630F">
        <w:rPr>
          <w:lang w:val="ru-RU"/>
        </w:rPr>
        <w:t xml:space="preserve"> протеасома состоит из 3 частей: активной зоны - 20</w:t>
      </w:r>
      <w:r>
        <w:t>S</w:t>
      </w:r>
      <w:r w:rsidRPr="007A630F">
        <w:rPr>
          <w:lang w:val="ru-RU"/>
        </w:rPr>
        <w:t xml:space="preserve"> “бочонка”, который состоит из 28 субъединиц, которые организованы в стопку из 4 колец: 2 </w:t>
      </w:r>
      <m:oMath>
        <m:r>
          <w:rPr>
            <w:rFonts w:ascii="Cambria Math" w:hAnsi="Cambria Math"/>
          </w:rPr>
          <m:t>β</m:t>
        </m:r>
      </m:oMath>
      <w:r w:rsidRPr="007A630F">
        <w:rPr>
          <w:lang w:val="ru-RU"/>
        </w:rPr>
        <w:t xml:space="preserve">-кольца в центре и 2 </w:t>
      </w:r>
      <m:oMath>
        <m:r>
          <w:rPr>
            <w:rFonts w:ascii="Cambria Math" w:hAnsi="Cambria Math"/>
          </w:rPr>
          <m:t>α</m:t>
        </m:r>
      </m:oMath>
      <w:r w:rsidRPr="007A630F">
        <w:rPr>
          <w:lang w:val="ru-RU"/>
        </w:rPr>
        <w:t>-кольца по краям, - и 2 регуляторных 19</w:t>
      </w:r>
      <w:r>
        <w:t>S</w:t>
      </w:r>
      <w:r w:rsidRPr="007A630F">
        <w:rPr>
          <w:lang w:val="ru-RU"/>
        </w:rPr>
        <w:t xml:space="preserve"> частей, ре</w:t>
      </w:r>
      <w:r w:rsidR="00960AF7">
        <w:rPr>
          <w:lang w:val="ru-RU"/>
        </w:rPr>
        <w:t>г</w:t>
      </w:r>
      <w:r w:rsidRPr="007A630F">
        <w:rPr>
          <w:lang w:val="ru-RU"/>
        </w:rPr>
        <w:t>улирующие доступ внутрь каталитической области, распознающие меченый субстрат</w:t>
      </w:r>
      <w:r w:rsidR="00960AF7">
        <w:rPr>
          <w:lang w:val="ru-RU"/>
        </w:rPr>
        <w:t xml:space="preserve"> </w:t>
      </w:r>
      <w:r w:rsidR="00200583">
        <w:rPr>
          <w:lang w:val="ru-RU"/>
        </w:rPr>
        <w:fldChar w:fldCharType="begin"/>
      </w:r>
      <w:r w:rsidR="00200583">
        <w:rPr>
          <w:lang w:val="ru-RU"/>
        </w:rPr>
        <w:instrText xml:space="preserve"> ADDIN ZOTERO_ITEM CSL_CITATION {"citationID":"FkXsHQrH","properties":{"formattedCitation":"[32]","plainCitation":"[32]","noteIndex":0},"citationItems":[{"id":80,"uris":["http://zotero.org/users/10071278/items/MCWHRNRM"],"itemData":{"id":80,"type":"article-journal","container-title":"Nature Reviews Molecular Cell Biology","DOI":"10.1038/35056572","ISSN":"1471-0072, 1471-0080","issue":"3","journalAbbreviation":"Nat Rev Mol Cell Biol","language":"en","page":"179-188","source":"DOI.org (Crossref)","title":"Antigen processing by the proteasome","volume":"2","author":[{"family":"Kloetzel","given":"Peter-M."}],"issued":{"date-parts":[["2001",3]]}}}],"schema":"https://github.com/citation-style-language/schema/raw/master/csl-citation.json"} </w:instrText>
      </w:r>
      <w:r w:rsidR="00200583">
        <w:rPr>
          <w:lang w:val="ru-RU"/>
        </w:rPr>
        <w:fldChar w:fldCharType="separate"/>
      </w:r>
      <w:r w:rsidR="00200583" w:rsidRPr="00200583">
        <w:rPr>
          <w:rFonts w:cs="Times New Roman"/>
          <w:lang w:val="ru-RU"/>
        </w:rPr>
        <w:t>[32]</w:t>
      </w:r>
      <w:r w:rsidR="00200583">
        <w:rPr>
          <w:lang w:val="ru-RU"/>
        </w:rPr>
        <w:fldChar w:fldCharType="end"/>
      </w:r>
      <w:r w:rsidRPr="007A630F">
        <w:rPr>
          <w:lang w:val="ru-RU"/>
        </w:rPr>
        <w:t xml:space="preserve">. Каталитическими являются лишь 1, 2 и 5 субъединицы </w:t>
      </w:r>
      <m:oMath>
        <m:r>
          <w:rPr>
            <w:rFonts w:ascii="Cambria Math" w:hAnsi="Cambria Math"/>
          </w:rPr>
          <m:t>β</m:t>
        </m:r>
      </m:oMath>
      <w:r w:rsidRPr="007A630F">
        <w:rPr>
          <w:lang w:val="ru-RU"/>
        </w:rPr>
        <w:t xml:space="preserve">-колец. Разные субъединицы обладают разным типом химической активности, но нет определенных правил, позволяющих сказать по какому аминокислотному остатку точно произойдет расщепление в определенной последовательности. Характеристика каталитических субъединиц приведена в </w:t>
      </w:r>
      <w:r w:rsidR="002B7277">
        <w:fldChar w:fldCharType="begin"/>
      </w:r>
      <w:r w:rsidR="002B7277" w:rsidRPr="002B7277">
        <w:rPr>
          <w:lang w:val="ru-RU"/>
          <w:rPrChange w:id="237" w:author="Антон Смирнов" w:date="2023-05-24T12:11:00Z">
            <w:rPr/>
          </w:rPrChange>
        </w:rPr>
        <w:instrText xml:space="preserve"> </w:instrText>
      </w:r>
      <w:r w:rsidR="002B7277">
        <w:instrText>HYPERLINK</w:instrText>
      </w:r>
      <w:r w:rsidR="002B7277" w:rsidRPr="002B7277">
        <w:rPr>
          <w:lang w:val="ru-RU"/>
          <w:rPrChange w:id="238" w:author="Антон Смирнов" w:date="2023-05-24T12:11:00Z">
            <w:rPr/>
          </w:rPrChange>
        </w:rPr>
        <w:instrText xml:space="preserve"> \</w:instrText>
      </w:r>
      <w:r w:rsidR="002B7277">
        <w:instrText>l</w:instrText>
      </w:r>
      <w:r w:rsidR="002B7277" w:rsidRPr="002B7277">
        <w:rPr>
          <w:lang w:val="ru-RU"/>
          <w:rPrChange w:id="239" w:author="Антон Смирнов" w:date="2023-05-24T12:11:00Z">
            <w:rPr/>
          </w:rPrChange>
        </w:rPr>
        <w:instrText xml:space="preserve"> "</w:instrText>
      </w:r>
      <w:r w:rsidR="002B7277">
        <w:instrText>tbl</w:instrText>
      </w:r>
      <w:r w:rsidR="002B7277" w:rsidRPr="002B7277">
        <w:rPr>
          <w:lang w:val="ru-RU"/>
          <w:rPrChange w:id="240" w:author="Антон Смирнов" w:date="2023-05-24T12:11:00Z">
            <w:rPr/>
          </w:rPrChange>
        </w:rPr>
        <w:instrText>-</w:instrText>
      </w:r>
      <w:r w:rsidR="002B7277">
        <w:instrText>proteasome</w:instrText>
      </w:r>
      <w:r w:rsidR="002B7277" w:rsidRPr="002B7277">
        <w:rPr>
          <w:lang w:val="ru-RU"/>
          <w:rPrChange w:id="241" w:author="Антон Смирнов" w:date="2023-05-24T12:11:00Z">
            <w:rPr/>
          </w:rPrChange>
        </w:rPr>
        <w:instrText>" \</w:instrText>
      </w:r>
      <w:r w:rsidR="002B7277">
        <w:instrText>h</w:instrText>
      </w:r>
      <w:r w:rsidR="002B7277" w:rsidRPr="002B7277">
        <w:rPr>
          <w:lang w:val="ru-RU"/>
          <w:rPrChange w:id="242" w:author="Антон Смирнов" w:date="2023-05-24T12:11:00Z">
            <w:rPr/>
          </w:rPrChange>
        </w:rPr>
        <w:instrText xml:space="preserve"> </w:instrText>
      </w:r>
      <w:r w:rsidR="002B7277">
        <w:fldChar w:fldCharType="separate"/>
      </w:r>
      <w:r w:rsidR="000B7CEC" w:rsidRPr="000B7CEC">
        <w:rPr>
          <w:rStyle w:val="afd"/>
          <w:color w:val="000000" w:themeColor="text1"/>
          <w:lang w:val="ru-RU"/>
        </w:rPr>
        <w:t xml:space="preserve">таблице </w:t>
      </w:r>
      <w:r w:rsidRPr="000B7CEC">
        <w:rPr>
          <w:rStyle w:val="afd"/>
          <w:color w:val="000000" w:themeColor="text1"/>
          <w:lang w:val="ru-RU"/>
        </w:rPr>
        <w:t>1</w:t>
      </w:r>
      <w:r w:rsidR="002B7277">
        <w:rPr>
          <w:rStyle w:val="afd"/>
          <w:color w:val="000000" w:themeColor="text1"/>
          <w:lang w:val="ru-RU"/>
        </w:rPr>
        <w:fldChar w:fldCharType="end"/>
      </w:r>
      <w:r w:rsidRPr="007A630F">
        <w:rPr>
          <w:lang w:val="ru-RU"/>
        </w:rPr>
        <w:t>. Существуют специальные каталитические субъединицы, которые экспресси</w:t>
      </w:r>
      <w:r w:rsidRPr="007A630F">
        <w:rPr>
          <w:lang w:val="ru-RU"/>
        </w:rPr>
        <w:lastRenderedPageBreak/>
        <w:t xml:space="preserve">руются при наличии </w:t>
      </w:r>
      <w:r>
        <w:t>IFN</w:t>
      </w:r>
      <w:r w:rsidRPr="007A630F">
        <w:rPr>
          <w:lang w:val="ru-RU"/>
        </w:rPr>
        <w:t>-</w:t>
      </w:r>
      <m:oMath>
        <m:r>
          <w:rPr>
            <w:rFonts w:ascii="Cambria Math" w:hAnsi="Cambria Math"/>
          </w:rPr>
          <m:t>γ</m:t>
        </m:r>
      </m:oMath>
      <w:r w:rsidRPr="007A630F">
        <w:rPr>
          <w:lang w:val="ru-RU"/>
        </w:rPr>
        <w:t xml:space="preserve">, и они обладают несколько другим профилем активности, чем стандартные каталитические субъединицы. Кроме этого, есть специальная пятая субъединица, которая экспрессируется только в кортикальном слое тимуса эпителиальными клетками. По типу входящих в активную зону каталитических субъединиц выделяют конститутивные протеасомы, </w:t>
      </w:r>
      <w:proofErr w:type="spellStart"/>
      <w:r w:rsidR="00446B25" w:rsidRPr="007A630F">
        <w:rPr>
          <w:lang w:val="ru-RU"/>
        </w:rPr>
        <w:t>иммунопроте</w:t>
      </w:r>
      <w:r w:rsidR="00446B25">
        <w:rPr>
          <w:lang w:val="ru-RU"/>
        </w:rPr>
        <w:t>а</w:t>
      </w:r>
      <w:r w:rsidR="00446B25" w:rsidRPr="007A630F">
        <w:rPr>
          <w:lang w:val="ru-RU"/>
        </w:rPr>
        <w:t>сомы</w:t>
      </w:r>
      <w:proofErr w:type="spellEnd"/>
      <w:r w:rsidR="00446B25" w:rsidRPr="007A630F">
        <w:rPr>
          <w:lang w:val="ru-RU"/>
        </w:rPr>
        <w:t xml:space="preserve"> </w:t>
      </w:r>
      <w:r w:rsidRPr="007A630F">
        <w:rPr>
          <w:lang w:val="ru-RU"/>
        </w:rPr>
        <w:t xml:space="preserve">и </w:t>
      </w:r>
      <w:proofErr w:type="spellStart"/>
      <w:r w:rsidR="00446B25" w:rsidRPr="007A630F">
        <w:rPr>
          <w:lang w:val="ru-RU"/>
        </w:rPr>
        <w:t>тимопроте</w:t>
      </w:r>
      <w:r w:rsidR="00446B25">
        <w:rPr>
          <w:lang w:val="ru-RU"/>
        </w:rPr>
        <w:t>а</w:t>
      </w:r>
      <w:r w:rsidR="00446B25" w:rsidRPr="007A630F">
        <w:rPr>
          <w:lang w:val="ru-RU"/>
        </w:rPr>
        <w:t>сомы</w:t>
      </w:r>
      <w:proofErr w:type="spellEnd"/>
      <w:r w:rsidRPr="007A630F">
        <w:rPr>
          <w:lang w:val="ru-RU"/>
        </w:rPr>
        <w:t xml:space="preserve">. Конститутивные протеасомы - те протеасомы, в состав которых входят только конститутивные субъединицы </w:t>
      </w:r>
      <m:oMath>
        <m:r>
          <w:rPr>
            <w:rFonts w:ascii="Cambria Math" w:hAnsi="Cambria Math"/>
          </w:rPr>
          <m:t>β</m:t>
        </m:r>
        <m:r>
          <w:rPr>
            <w:rFonts w:ascii="Cambria Math" w:hAnsi="Cambria Math"/>
            <w:lang w:val="ru-RU"/>
          </w:rPr>
          <m:t>1</m:t>
        </m:r>
      </m:oMath>
      <w:r w:rsidRPr="007A630F">
        <w:rPr>
          <w:lang w:val="ru-RU"/>
        </w:rPr>
        <w:t xml:space="preserve">, </w:t>
      </w:r>
      <m:oMath>
        <m:r>
          <w:rPr>
            <w:rFonts w:ascii="Cambria Math" w:hAnsi="Cambria Math"/>
          </w:rPr>
          <m:t>β</m:t>
        </m:r>
        <m:r>
          <w:rPr>
            <w:rFonts w:ascii="Cambria Math" w:hAnsi="Cambria Math"/>
            <w:lang w:val="ru-RU"/>
          </w:rPr>
          <m:t>2</m:t>
        </m:r>
      </m:oMath>
      <w:r w:rsidRPr="007A630F">
        <w:rPr>
          <w:lang w:val="ru-RU"/>
        </w:rPr>
        <w:t xml:space="preserve"> и </w:t>
      </w:r>
      <m:oMath>
        <m:r>
          <w:rPr>
            <w:rFonts w:ascii="Cambria Math" w:hAnsi="Cambria Math"/>
          </w:rPr>
          <m:t>β</m:t>
        </m:r>
        <m:r>
          <w:rPr>
            <w:rFonts w:ascii="Cambria Math" w:hAnsi="Cambria Math"/>
            <w:lang w:val="ru-RU"/>
          </w:rPr>
          <m:t>5</m:t>
        </m:r>
      </m:oMath>
      <w:r w:rsidRPr="007A630F">
        <w:rPr>
          <w:lang w:val="ru-RU"/>
        </w:rPr>
        <w:t xml:space="preserve">. Иммунопротеосомами называют протеосому, в которой есть </w:t>
      </w:r>
      <m:oMath>
        <m:r>
          <w:rPr>
            <w:rFonts w:ascii="Cambria Math" w:hAnsi="Cambria Math"/>
          </w:rPr>
          <m:t>β</m:t>
        </m:r>
        <m:r>
          <w:rPr>
            <w:rFonts w:ascii="Cambria Math" w:hAnsi="Cambria Math"/>
            <w:lang w:val="ru-RU"/>
          </w:rPr>
          <m:t>1</m:t>
        </m:r>
        <m:r>
          <w:rPr>
            <w:rFonts w:ascii="Cambria Math" w:hAnsi="Cambria Math"/>
          </w:rPr>
          <m:t>i</m:t>
        </m:r>
      </m:oMath>
      <w:r w:rsidRPr="007A630F">
        <w:rPr>
          <w:lang w:val="ru-RU"/>
        </w:rPr>
        <w:t xml:space="preserve">, </w:t>
      </w:r>
      <m:oMath>
        <m:r>
          <w:rPr>
            <w:rFonts w:ascii="Cambria Math" w:hAnsi="Cambria Math"/>
          </w:rPr>
          <m:t>β</m:t>
        </m:r>
        <m:r>
          <w:rPr>
            <w:rFonts w:ascii="Cambria Math" w:hAnsi="Cambria Math"/>
            <w:lang w:val="ru-RU"/>
          </w:rPr>
          <m:t>2</m:t>
        </m:r>
        <m:r>
          <w:rPr>
            <w:rFonts w:ascii="Cambria Math" w:hAnsi="Cambria Math"/>
          </w:rPr>
          <m:t>i</m:t>
        </m:r>
      </m:oMath>
      <w:r w:rsidRPr="007A630F">
        <w:rPr>
          <w:lang w:val="ru-RU"/>
        </w:rPr>
        <w:t xml:space="preserve"> и </w:t>
      </w:r>
      <m:oMath>
        <m:r>
          <w:rPr>
            <w:rFonts w:ascii="Cambria Math" w:hAnsi="Cambria Math"/>
          </w:rPr>
          <m:t>β</m:t>
        </m:r>
        <m:r>
          <w:rPr>
            <w:rFonts w:ascii="Cambria Math" w:hAnsi="Cambria Math"/>
            <w:lang w:val="ru-RU"/>
          </w:rPr>
          <m:t>5</m:t>
        </m:r>
        <m:r>
          <w:rPr>
            <w:rFonts w:ascii="Cambria Math" w:hAnsi="Cambria Math"/>
          </w:rPr>
          <m:t>i</m:t>
        </m:r>
      </m:oMath>
      <w:r w:rsidRPr="007A630F">
        <w:rPr>
          <w:lang w:val="ru-RU"/>
        </w:rPr>
        <w:t xml:space="preserve"> субъединицы</w:t>
      </w:r>
      <w:r w:rsidR="00446B25">
        <w:rPr>
          <w:lang w:val="ru-RU"/>
        </w:rPr>
        <w:t xml:space="preserve"> </w:t>
      </w:r>
      <w:r w:rsidR="00446B25">
        <w:rPr>
          <w:lang w:val="ru-RU"/>
        </w:rPr>
        <w:fldChar w:fldCharType="begin"/>
      </w:r>
      <w:r w:rsidR="00446B25">
        <w:rPr>
          <w:lang w:val="ru-RU"/>
        </w:rPr>
        <w:instrText xml:space="preserve"> ADDIN ZOTERO_ITEM CSL_CITATION {"citationID":"SDcSDFMq","properties":{"formattedCitation":"[33]","plainCitation":"[33]","noteIndex":0},"citationItems":[{"id":374,"uris":["http://zotero.org/users/10071278/items/4SIRHUK9"],"itemData":{"id":374,"type":"article-journal","container-title":"Nature Immunology","DOI":"10.1038/s41590-018-0186-z","ISSN":"1529-2908, 1529-2916","issue":"9","journalAbbreviation":"Nat Immunol","language":"en","page":"923-931","source":"DOI.org (Crossref)","title":"The immunoproteasome and thymoproteasome: functions, evolution and human disease","title-short":"The immunoproteasome and thymoproteasome","volume":"19","author":[{"family":"Murata","given":"Shigeo"},{"family":"Takahama","given":"Yousuke"},{"family":"Kasahara","given":"Masanori"},{"family":"Tanaka","given":"Keiji"}],"issued":{"date-parts":[["2018",9]]}}}],"schema":"https://github.com/citation-style-language/schema/raw/master/csl-citation.json"} </w:instrText>
      </w:r>
      <w:r w:rsidR="00446B25">
        <w:rPr>
          <w:lang w:val="ru-RU"/>
        </w:rPr>
        <w:fldChar w:fldCharType="separate"/>
      </w:r>
      <w:r w:rsidR="00446B25" w:rsidRPr="00446B25">
        <w:rPr>
          <w:rFonts w:cs="Times New Roman"/>
          <w:lang w:val="ru-RU"/>
        </w:rPr>
        <w:t>[33]</w:t>
      </w:r>
      <w:r w:rsidR="00446B25">
        <w:rPr>
          <w:lang w:val="ru-RU"/>
        </w:rPr>
        <w:fldChar w:fldCharType="end"/>
      </w:r>
      <w:r w:rsidRPr="007A630F">
        <w:rPr>
          <w:lang w:val="ru-RU"/>
        </w:rPr>
        <w:t xml:space="preserve">. </w:t>
      </w:r>
      <w:proofErr w:type="spellStart"/>
      <w:r w:rsidRPr="007A630F">
        <w:rPr>
          <w:lang w:val="ru-RU"/>
        </w:rPr>
        <w:t>Тимопротеосомой</w:t>
      </w:r>
      <w:proofErr w:type="spellEnd"/>
      <w:r w:rsidRPr="007A630F">
        <w:rPr>
          <w:lang w:val="ru-RU"/>
        </w:rPr>
        <w:t xml:space="preserve"> же называют специфичный для эпителиальных клеток кортикального слоя тимуса белковый комплекс, в состав которого входят </w:t>
      </w:r>
      <m:oMath>
        <m:r>
          <w:rPr>
            <w:rFonts w:ascii="Cambria Math" w:hAnsi="Cambria Math"/>
          </w:rPr>
          <m:t>β</m:t>
        </m:r>
        <m:r>
          <w:rPr>
            <w:rFonts w:ascii="Cambria Math" w:hAnsi="Cambria Math"/>
            <w:lang w:val="ru-RU"/>
          </w:rPr>
          <m:t>1</m:t>
        </m:r>
        <m:r>
          <w:rPr>
            <w:rFonts w:ascii="Cambria Math" w:hAnsi="Cambria Math"/>
          </w:rPr>
          <m:t>i</m:t>
        </m:r>
      </m:oMath>
      <w:r w:rsidRPr="007A630F">
        <w:rPr>
          <w:lang w:val="ru-RU"/>
        </w:rPr>
        <w:t xml:space="preserve">, </w:t>
      </w:r>
      <m:oMath>
        <m:r>
          <w:rPr>
            <w:rFonts w:ascii="Cambria Math" w:hAnsi="Cambria Math"/>
          </w:rPr>
          <m:t>β</m:t>
        </m:r>
        <m:r>
          <w:rPr>
            <w:rFonts w:ascii="Cambria Math" w:hAnsi="Cambria Math"/>
            <w:lang w:val="ru-RU"/>
          </w:rPr>
          <m:t>2</m:t>
        </m:r>
        <m:r>
          <w:rPr>
            <w:rFonts w:ascii="Cambria Math" w:hAnsi="Cambria Math"/>
          </w:rPr>
          <m:t>i</m:t>
        </m:r>
      </m:oMath>
      <w:r w:rsidRPr="007A630F">
        <w:rPr>
          <w:lang w:val="ru-RU"/>
        </w:rPr>
        <w:t xml:space="preserve"> и </w:t>
      </w:r>
      <m:oMath>
        <m:r>
          <w:rPr>
            <w:rFonts w:ascii="Cambria Math" w:hAnsi="Cambria Math"/>
          </w:rPr>
          <m:t>β</m:t>
        </m:r>
        <m:r>
          <w:rPr>
            <w:rFonts w:ascii="Cambria Math" w:hAnsi="Cambria Math"/>
            <w:lang w:val="ru-RU"/>
          </w:rPr>
          <m:t>5</m:t>
        </m:r>
        <m:r>
          <w:rPr>
            <w:rFonts w:ascii="Cambria Math" w:hAnsi="Cambria Math"/>
          </w:rPr>
          <m:t>t</m:t>
        </m:r>
      </m:oMath>
      <w:r w:rsidRPr="007A630F">
        <w:rPr>
          <w:lang w:val="ru-RU"/>
        </w:rPr>
        <w:t xml:space="preserve"> субъедиинцы</w:t>
      </w:r>
      <w:r w:rsidR="00446B25" w:rsidRPr="0075779D">
        <w:rPr>
          <w:lang w:val="ru-RU"/>
        </w:rPr>
        <w:t xml:space="preserve"> </w:t>
      </w:r>
      <w:r w:rsidR="00446B25">
        <w:rPr>
          <w:lang w:val="ru-RU"/>
        </w:rPr>
        <w:fldChar w:fldCharType="begin"/>
      </w:r>
      <w:r w:rsidR="00446B25">
        <w:rPr>
          <w:lang w:val="ru-RU"/>
        </w:rPr>
        <w:instrText xml:space="preserve"> ADDIN ZOTERO_ITEM CSL_CITATION {"citationID":"QKLhQJWz","properties":{"formattedCitation":"[34]","plainCitation":"[34]","noteIndex":0},"citationItems":[{"id":379,"uris":["http://zotero.org/users/10071278/items/X6W2FSS9"],"itemData":{"id":379,"type":"article-journal","abstract":"Proteasomes are responsible for generating peptides presented by the class I major histocompatibility complex (MHC) molecules of the immune system. Here, we report the identification of a previously unrecognized catalytic subunit called β5t. β5t is expressed exclusively in cortical thymic epithelial cells, which are responsible for the positive selection of developing thymocytes. Although the chymotrypsin-like activity of proteasomes is considered to be important for the production of peptides with high affinities for MHC class I clefts, incorporation of β5t into proteasomes in place of β5 or β5i selectively reduces this activity. We also found that β5t-deficient mice displayed defective development of CD8\n              +\n              T cells in the thymus. Our results suggest a key role for β5t in generating the MHC class I–restricted CD8\n              +\n              T cell repertoire during thymic selection.","container-title":"Science","DOI":"10.1126/science.1141915","ISSN":"0036-8075, 1095-9203","issue":"5829","journalAbbreviation":"Science","language":"en","page":"1349-1353","source":"DOI.org (Crossref)","title":"Regulation of CD8 &lt;sup&gt;+&lt;/sup&gt; T Cell Development by Thymus-Specific Proteasomes","volume":"316","author":[{"family":"Murata","given":"Shigeo"},{"family":"Sasaki","given":"Katsuhiro"},{"family":"Kishimoto","given":"Toshihiko"},{"family":"Niwa","given":"Shin-ichiro"},{"family":"Hayashi","given":"Hidemi"},{"family":"Takahama","given":"Yousuke"},{"family":"Tanaka","given":"Keiji"}],"issued":{"date-parts":[["2007",6]]}}}],"schema":"https://github.com/citation-style-language/schema/raw/master/csl-citation.json"} </w:instrText>
      </w:r>
      <w:r w:rsidR="00446B25">
        <w:rPr>
          <w:lang w:val="ru-RU"/>
        </w:rPr>
        <w:fldChar w:fldCharType="separate"/>
      </w:r>
      <w:r w:rsidR="00446B25" w:rsidRPr="0075779D">
        <w:rPr>
          <w:rFonts w:cs="Times New Roman"/>
          <w:lang w:val="ru-RU"/>
          <w:rPrChange w:id="243" w:author="Антон Смирнов" w:date="2023-05-23T22:37:00Z">
            <w:rPr>
              <w:rFonts w:cs="Times New Roman"/>
            </w:rPr>
          </w:rPrChange>
        </w:rPr>
        <w:t>[34]</w:t>
      </w:r>
      <w:r w:rsidR="00446B25">
        <w:rPr>
          <w:lang w:val="ru-RU"/>
        </w:rPr>
        <w:fldChar w:fldCharType="end"/>
      </w:r>
      <w:r w:rsidRPr="007A630F">
        <w:rPr>
          <w:lang w:val="ru-RU"/>
        </w:rPr>
        <w:t xml:space="preserve">. Также существуют промежуточные формы </w:t>
      </w:r>
      <w:proofErr w:type="spellStart"/>
      <w:r w:rsidRPr="007A630F">
        <w:rPr>
          <w:lang w:val="ru-RU"/>
        </w:rPr>
        <w:t>иммунопротеосом</w:t>
      </w:r>
      <w:proofErr w:type="spellEnd"/>
      <w:r w:rsidRPr="007A630F">
        <w:rPr>
          <w:lang w:val="ru-RU"/>
        </w:rPr>
        <w:t>, в которых произошла неполная замена конститутивных субъединиц на индуцированные.</w:t>
      </w:r>
    </w:p>
    <w:p w14:paraId="593DE5F8" w14:textId="740B07FB" w:rsidR="005C4AD5" w:rsidRPr="000B7CEC" w:rsidDel="00230943" w:rsidRDefault="000B7CEC" w:rsidP="000B7CEC">
      <w:pPr>
        <w:pStyle w:val="TableCaption"/>
        <w:spacing w:line="360" w:lineRule="auto"/>
        <w:rPr>
          <w:del w:id="244" w:author="Антон Смирнов" w:date="2023-05-24T13:08:00Z"/>
          <w:rFonts w:ascii="Times New Roman" w:hAnsi="Times New Roman" w:cs="Times New Roman"/>
          <w:i w:val="0"/>
          <w:iCs/>
          <w:sz w:val="28"/>
          <w:szCs w:val="28"/>
          <w:lang w:val="ru-RU"/>
        </w:rPr>
      </w:pPr>
      <w:bookmarkStart w:id="245" w:name="tbl-proteasome"/>
      <w:del w:id="246" w:author="Антон Смирнов" w:date="2023-05-24T13:08:00Z">
        <w:r w:rsidRPr="009B5EC2" w:rsidDel="00230943">
          <w:rPr>
            <w:rFonts w:ascii="Times New Roman" w:hAnsi="Times New Roman" w:cs="Times New Roman"/>
            <w:b/>
            <w:bCs/>
            <w:i w:val="0"/>
            <w:iCs/>
            <w:sz w:val="28"/>
            <w:szCs w:val="28"/>
            <w:lang w:val="ru-RU"/>
          </w:rPr>
          <w:delText xml:space="preserve">Таблица </w:delText>
        </w:r>
        <w:r w:rsidR="00BF5734" w:rsidRPr="009B5EC2" w:rsidDel="00230943">
          <w:rPr>
            <w:rFonts w:ascii="Times New Roman" w:hAnsi="Times New Roman" w:cs="Times New Roman"/>
            <w:b/>
            <w:bCs/>
            <w:i w:val="0"/>
            <w:iCs/>
            <w:sz w:val="28"/>
            <w:szCs w:val="28"/>
            <w:lang w:val="ru-RU"/>
          </w:rPr>
          <w:delText>1</w:delText>
        </w:r>
        <w:r w:rsidR="009B5EC2" w:rsidRPr="009B5EC2" w:rsidDel="00230943">
          <w:rPr>
            <w:rFonts w:ascii="Times New Roman" w:hAnsi="Times New Roman" w:cs="Times New Roman"/>
            <w:b/>
            <w:bCs/>
            <w:i w:val="0"/>
            <w:iCs/>
            <w:sz w:val="28"/>
            <w:szCs w:val="28"/>
            <w:lang w:val="ru-RU"/>
          </w:rPr>
          <w:delText>.</w:delText>
        </w:r>
        <w:r w:rsidR="00BF5734" w:rsidRPr="000B7CEC" w:rsidDel="00230943">
          <w:rPr>
            <w:rFonts w:ascii="Times New Roman" w:hAnsi="Times New Roman" w:cs="Times New Roman"/>
            <w:i w:val="0"/>
            <w:iCs/>
            <w:sz w:val="28"/>
            <w:szCs w:val="28"/>
            <w:lang w:val="ru-RU"/>
          </w:rPr>
          <w:delText xml:space="preserve"> Характеристика каталитических субъединиц проте</w:delText>
        </w:r>
        <w:r w:rsidR="00744043" w:rsidDel="00230943">
          <w:rPr>
            <w:rFonts w:ascii="Times New Roman" w:hAnsi="Times New Roman" w:cs="Times New Roman"/>
            <w:i w:val="0"/>
            <w:iCs/>
            <w:sz w:val="28"/>
            <w:szCs w:val="28"/>
            <w:lang w:val="ru-RU"/>
          </w:rPr>
          <w:delText>а</w:delText>
        </w:r>
        <w:r w:rsidR="00BF5734" w:rsidRPr="000B7CEC" w:rsidDel="00230943">
          <w:rPr>
            <w:rFonts w:ascii="Times New Roman" w:hAnsi="Times New Roman" w:cs="Times New Roman"/>
            <w:i w:val="0"/>
            <w:iCs/>
            <w:sz w:val="28"/>
            <w:szCs w:val="28"/>
            <w:lang w:val="ru-RU"/>
          </w:rPr>
          <w:delText xml:space="preserve">сом. Суффикс </w:delText>
        </w:r>
        <w:r w:rsidR="00BF5734" w:rsidRPr="000B7CEC" w:rsidDel="00230943">
          <w:rPr>
            <w:rFonts w:ascii="Times New Roman" w:hAnsi="Times New Roman" w:cs="Times New Roman"/>
            <w:i w:val="0"/>
            <w:iCs/>
            <w:sz w:val="28"/>
            <w:szCs w:val="28"/>
          </w:rPr>
          <w:delText>i</w:delText>
        </w:r>
        <w:r w:rsidR="00BF5734" w:rsidRPr="000B7CEC" w:rsidDel="00230943">
          <w:rPr>
            <w:rFonts w:ascii="Times New Roman" w:hAnsi="Times New Roman" w:cs="Times New Roman"/>
            <w:i w:val="0"/>
            <w:iCs/>
            <w:sz w:val="28"/>
            <w:szCs w:val="28"/>
            <w:lang w:val="ru-RU"/>
          </w:rPr>
          <w:delText xml:space="preserve"> означает индуцированный, суффикс </w:delText>
        </w:r>
        <w:r w:rsidR="00BF5734" w:rsidRPr="000B7CEC" w:rsidDel="00230943">
          <w:rPr>
            <w:rFonts w:ascii="Times New Roman" w:hAnsi="Times New Roman" w:cs="Times New Roman"/>
            <w:i w:val="0"/>
            <w:iCs/>
            <w:sz w:val="28"/>
            <w:szCs w:val="28"/>
          </w:rPr>
          <w:delText>t</w:delText>
        </w:r>
        <w:r w:rsidR="00BF5734" w:rsidRPr="000B7CEC" w:rsidDel="00230943">
          <w:rPr>
            <w:rFonts w:ascii="Times New Roman" w:hAnsi="Times New Roman" w:cs="Times New Roman"/>
            <w:i w:val="0"/>
            <w:iCs/>
            <w:sz w:val="28"/>
            <w:szCs w:val="28"/>
            <w:lang w:val="ru-RU"/>
          </w:rPr>
          <w:delText xml:space="preserve"> - тимус-специфичный. Каспазо-подобная активность означает, что гидролиз пептидной связи предпочтителен после кислотных остатков аспартата и глутамат, трипсин-подобная активность - после основных остатков лизина и аргинина, химотрипсин-подобная - после гидрофобных остатков лейцина, триптофана, тирозина и фенилаланина.</w:delText>
        </w:r>
      </w:del>
    </w:p>
    <w:p w14:paraId="20643FE2" w14:textId="2921267B" w:rsidR="00230943" w:rsidRPr="00230943" w:rsidRDefault="00230943">
      <w:pPr>
        <w:pStyle w:val="afa"/>
        <w:keepNext/>
        <w:spacing w:line="360" w:lineRule="auto"/>
        <w:rPr>
          <w:ins w:id="247" w:author="Антон Смирнов" w:date="2023-05-24T13:07:00Z"/>
          <w:rFonts w:ascii="Times New Roman" w:hAnsi="Times New Roman" w:cs="Times New Roman"/>
          <w:sz w:val="28"/>
          <w:szCs w:val="28"/>
          <w:lang w:val="ru-RU"/>
          <w:rPrChange w:id="248" w:author="Антон Смирнов" w:date="2023-05-24T13:07:00Z">
            <w:rPr>
              <w:ins w:id="249" w:author="Антон Смирнов" w:date="2023-05-24T13:07:00Z"/>
            </w:rPr>
          </w:rPrChange>
        </w:rPr>
        <w:pPrChange w:id="250" w:author="Антон Смирнов" w:date="2023-05-24T13:08:00Z">
          <w:pPr/>
        </w:pPrChange>
      </w:pPr>
      <w:ins w:id="251" w:author="Антон Смирнов" w:date="2023-05-24T13:07:00Z">
        <w:r w:rsidRPr="00230943">
          <w:rPr>
            <w:rFonts w:ascii="Times New Roman" w:hAnsi="Times New Roman" w:cs="Times New Roman"/>
            <w:b/>
            <w:bCs/>
            <w:i w:val="0"/>
            <w:iCs/>
            <w:sz w:val="28"/>
            <w:szCs w:val="28"/>
            <w:lang w:val="ru-RU"/>
            <w:rPrChange w:id="252" w:author="Антон Смирнов" w:date="2023-05-24T13:08:00Z">
              <w:rPr/>
            </w:rPrChange>
          </w:rPr>
          <w:t xml:space="preserve">Таблица </w:t>
        </w:r>
        <w:r w:rsidRPr="00230943">
          <w:rPr>
            <w:rFonts w:ascii="Times New Roman" w:hAnsi="Times New Roman" w:cs="Times New Roman"/>
            <w:b/>
            <w:bCs/>
            <w:i w:val="0"/>
            <w:iCs/>
            <w:sz w:val="28"/>
            <w:szCs w:val="28"/>
            <w:rPrChange w:id="253" w:author="Антон Смирнов" w:date="2023-05-24T13:08:00Z">
              <w:rPr/>
            </w:rPrChange>
          </w:rPr>
          <w:fldChar w:fldCharType="begin"/>
        </w:r>
        <w:r w:rsidRPr="00230943">
          <w:rPr>
            <w:rFonts w:ascii="Times New Roman" w:hAnsi="Times New Roman" w:cs="Times New Roman"/>
            <w:b/>
            <w:bCs/>
            <w:i w:val="0"/>
            <w:iCs/>
            <w:sz w:val="28"/>
            <w:szCs w:val="28"/>
            <w:lang w:val="ru-RU"/>
            <w:rPrChange w:id="254" w:author="Антон Смирнов" w:date="2023-05-24T13:08:00Z">
              <w:rPr/>
            </w:rPrChange>
          </w:rPr>
          <w:instrText xml:space="preserve"> </w:instrText>
        </w:r>
        <w:r w:rsidRPr="00230943">
          <w:rPr>
            <w:rFonts w:ascii="Times New Roman" w:hAnsi="Times New Roman" w:cs="Times New Roman"/>
            <w:b/>
            <w:bCs/>
            <w:i w:val="0"/>
            <w:iCs/>
            <w:sz w:val="28"/>
            <w:szCs w:val="28"/>
            <w:rPrChange w:id="255" w:author="Антон Смирнов" w:date="2023-05-24T13:08:00Z">
              <w:rPr/>
            </w:rPrChange>
          </w:rPr>
          <w:instrText>SEQ</w:instrText>
        </w:r>
        <w:r w:rsidRPr="00230943">
          <w:rPr>
            <w:rFonts w:ascii="Times New Roman" w:hAnsi="Times New Roman" w:cs="Times New Roman"/>
            <w:b/>
            <w:bCs/>
            <w:i w:val="0"/>
            <w:iCs/>
            <w:sz w:val="28"/>
            <w:szCs w:val="28"/>
            <w:lang w:val="ru-RU"/>
            <w:rPrChange w:id="256" w:author="Антон Смирнов" w:date="2023-05-24T13:08:00Z">
              <w:rPr/>
            </w:rPrChange>
          </w:rPr>
          <w:instrText xml:space="preserve"> Таблица \* </w:instrText>
        </w:r>
        <w:r w:rsidRPr="00230943">
          <w:rPr>
            <w:rFonts w:ascii="Times New Roman" w:hAnsi="Times New Roman" w:cs="Times New Roman"/>
            <w:b/>
            <w:bCs/>
            <w:i w:val="0"/>
            <w:iCs/>
            <w:sz w:val="28"/>
            <w:szCs w:val="28"/>
            <w:rPrChange w:id="257" w:author="Антон Смирнов" w:date="2023-05-24T13:08:00Z">
              <w:rPr/>
            </w:rPrChange>
          </w:rPr>
          <w:instrText>ARABIC</w:instrText>
        </w:r>
        <w:r w:rsidRPr="00230943">
          <w:rPr>
            <w:rFonts w:ascii="Times New Roman" w:hAnsi="Times New Roman" w:cs="Times New Roman"/>
            <w:b/>
            <w:bCs/>
            <w:i w:val="0"/>
            <w:iCs/>
            <w:sz w:val="28"/>
            <w:szCs w:val="28"/>
            <w:lang w:val="ru-RU"/>
            <w:rPrChange w:id="258" w:author="Антон Смирнов" w:date="2023-05-24T13:08:00Z">
              <w:rPr/>
            </w:rPrChange>
          </w:rPr>
          <w:instrText xml:space="preserve"> </w:instrText>
        </w:r>
      </w:ins>
      <w:r w:rsidRPr="00230943">
        <w:rPr>
          <w:rFonts w:ascii="Times New Roman" w:hAnsi="Times New Roman" w:cs="Times New Roman"/>
          <w:b/>
          <w:bCs/>
          <w:i w:val="0"/>
          <w:iCs/>
          <w:sz w:val="28"/>
          <w:szCs w:val="28"/>
          <w:rPrChange w:id="259" w:author="Антон Смирнов" w:date="2023-05-24T13:08:00Z">
            <w:rPr/>
          </w:rPrChange>
        </w:rPr>
        <w:fldChar w:fldCharType="separate"/>
      </w:r>
      <w:ins w:id="260" w:author="Антон Смирнов" w:date="2023-05-24T15:04:00Z">
        <w:r w:rsidR="007E001C">
          <w:rPr>
            <w:rFonts w:ascii="Times New Roman" w:hAnsi="Times New Roman" w:cs="Times New Roman"/>
            <w:b/>
            <w:bCs/>
            <w:i w:val="0"/>
            <w:iCs/>
            <w:noProof/>
            <w:sz w:val="28"/>
            <w:szCs w:val="28"/>
          </w:rPr>
          <w:t>1</w:t>
        </w:r>
      </w:ins>
      <w:ins w:id="261" w:author="Антон Смирнов" w:date="2023-05-24T13:07:00Z">
        <w:r w:rsidRPr="00230943">
          <w:rPr>
            <w:rFonts w:ascii="Times New Roman" w:hAnsi="Times New Roman" w:cs="Times New Roman"/>
            <w:b/>
            <w:bCs/>
            <w:i w:val="0"/>
            <w:iCs/>
            <w:sz w:val="28"/>
            <w:szCs w:val="28"/>
            <w:rPrChange w:id="262" w:author="Антон Смирнов" w:date="2023-05-24T13:08:00Z">
              <w:rPr/>
            </w:rPrChange>
          </w:rPr>
          <w:fldChar w:fldCharType="end"/>
        </w:r>
        <w:r w:rsidRPr="00230943">
          <w:rPr>
            <w:rFonts w:ascii="Times New Roman" w:hAnsi="Times New Roman" w:cs="Times New Roman"/>
            <w:sz w:val="28"/>
            <w:szCs w:val="28"/>
            <w:lang w:val="ru-RU"/>
            <w:rPrChange w:id="263" w:author="Антон Смирнов" w:date="2023-05-24T13:07:00Z">
              <w:rPr>
                <w:lang w:val="ru-RU"/>
              </w:rPr>
            </w:rPrChange>
          </w:rPr>
          <w:t xml:space="preserve">. </w:t>
        </w:r>
        <w:r w:rsidRPr="00230943">
          <w:rPr>
            <w:rFonts w:ascii="Times New Roman" w:hAnsi="Times New Roman" w:cs="Times New Roman"/>
            <w:i w:val="0"/>
            <w:iCs/>
            <w:sz w:val="28"/>
            <w:szCs w:val="28"/>
            <w:lang w:val="ru-RU"/>
          </w:rPr>
          <w:t xml:space="preserve">Характеристика каталитических субъединиц протеасом. Суффикс </w:t>
        </w:r>
        <w:proofErr w:type="spellStart"/>
        <w:r w:rsidRPr="00230943">
          <w:rPr>
            <w:rFonts w:ascii="Times New Roman" w:hAnsi="Times New Roman" w:cs="Times New Roman"/>
            <w:i w:val="0"/>
            <w:iCs/>
            <w:sz w:val="28"/>
            <w:szCs w:val="28"/>
          </w:rPr>
          <w:t>i</w:t>
        </w:r>
        <w:proofErr w:type="spellEnd"/>
        <w:r w:rsidRPr="00230943">
          <w:rPr>
            <w:rFonts w:ascii="Times New Roman" w:hAnsi="Times New Roman" w:cs="Times New Roman"/>
            <w:i w:val="0"/>
            <w:iCs/>
            <w:sz w:val="28"/>
            <w:szCs w:val="28"/>
            <w:lang w:val="ru-RU"/>
          </w:rPr>
          <w:t xml:space="preserve"> означает индуцированный, суффикс </w:t>
        </w:r>
        <w:r w:rsidRPr="00230943">
          <w:rPr>
            <w:rFonts w:ascii="Times New Roman" w:hAnsi="Times New Roman" w:cs="Times New Roman"/>
            <w:i w:val="0"/>
            <w:iCs/>
            <w:sz w:val="28"/>
            <w:szCs w:val="28"/>
          </w:rPr>
          <w:t>t</w:t>
        </w:r>
        <w:r w:rsidRPr="00230943">
          <w:rPr>
            <w:rFonts w:ascii="Times New Roman" w:hAnsi="Times New Roman" w:cs="Times New Roman"/>
            <w:i w:val="0"/>
            <w:iCs/>
            <w:sz w:val="28"/>
            <w:szCs w:val="28"/>
            <w:lang w:val="ru-RU"/>
          </w:rPr>
          <w:t xml:space="preserve"> - тимус-специфичный. </w:t>
        </w:r>
        <w:proofErr w:type="spellStart"/>
        <w:r w:rsidRPr="00230943">
          <w:rPr>
            <w:rFonts w:ascii="Times New Roman" w:hAnsi="Times New Roman" w:cs="Times New Roman"/>
            <w:i w:val="0"/>
            <w:iCs/>
            <w:sz w:val="28"/>
            <w:szCs w:val="28"/>
            <w:lang w:val="ru-RU"/>
          </w:rPr>
          <w:t>Каспазо</w:t>
        </w:r>
        <w:proofErr w:type="spellEnd"/>
        <w:r w:rsidRPr="00230943">
          <w:rPr>
            <w:rFonts w:ascii="Times New Roman" w:hAnsi="Times New Roman" w:cs="Times New Roman"/>
            <w:i w:val="0"/>
            <w:iCs/>
            <w:sz w:val="28"/>
            <w:szCs w:val="28"/>
            <w:lang w:val="ru-RU"/>
          </w:rPr>
          <w:t xml:space="preserve">-подобная активность означает, что гидролиз пептидной связи предпочтителен после кислотных остатков </w:t>
        </w:r>
        <w:proofErr w:type="spellStart"/>
        <w:r w:rsidRPr="00230943">
          <w:rPr>
            <w:rFonts w:ascii="Times New Roman" w:hAnsi="Times New Roman" w:cs="Times New Roman"/>
            <w:i w:val="0"/>
            <w:iCs/>
            <w:sz w:val="28"/>
            <w:szCs w:val="28"/>
            <w:lang w:val="ru-RU"/>
          </w:rPr>
          <w:t>аспартата</w:t>
        </w:r>
        <w:proofErr w:type="spellEnd"/>
        <w:r w:rsidRPr="00230943">
          <w:rPr>
            <w:rFonts w:ascii="Times New Roman" w:hAnsi="Times New Roman" w:cs="Times New Roman"/>
            <w:i w:val="0"/>
            <w:iCs/>
            <w:sz w:val="28"/>
            <w:szCs w:val="28"/>
            <w:lang w:val="ru-RU"/>
          </w:rPr>
          <w:t xml:space="preserve"> и глутамат, трипсин-подобная активность - после основных остатков лизина и аргинина, химотрипсин-подобная - после гидрофобных остатков лейцина, триптофана, тирозина и фенилаланина.</w:t>
        </w:r>
      </w:ins>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Change w:id="264" w:author="Антон Смирнов" w:date="2023-05-24T10:53:00Z">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PrChange>
      </w:tblPr>
      <w:tblGrid>
        <w:gridCol w:w="1790"/>
        <w:gridCol w:w="1989"/>
        <w:gridCol w:w="2165"/>
        <w:gridCol w:w="1169"/>
        <w:gridCol w:w="2458"/>
        <w:tblGridChange w:id="265">
          <w:tblGrid>
            <w:gridCol w:w="1790"/>
            <w:gridCol w:w="1989"/>
            <w:gridCol w:w="2165"/>
            <w:gridCol w:w="1169"/>
            <w:gridCol w:w="2458"/>
          </w:tblGrid>
        </w:tblGridChange>
      </w:tblGrid>
      <w:tr w:rsidR="00033E83" w:rsidRPr="006D3EF5" w14:paraId="0779CEA6" w14:textId="77777777" w:rsidTr="001F356C">
        <w:trPr>
          <w:cnfStyle w:val="100000000000" w:firstRow="1" w:lastRow="0" w:firstColumn="0" w:lastColumn="0" w:oddVBand="0" w:evenVBand="0" w:oddHBand="0" w:evenHBand="0" w:firstRowFirstColumn="0" w:firstRowLastColumn="0" w:lastRowFirstColumn="0" w:lastRowLastColumn="0"/>
          <w:tblHeader/>
          <w:trPrChange w:id="266" w:author="Антон Смирнов" w:date="2023-05-24T10:53:00Z">
            <w:trPr>
              <w:tblHeader/>
            </w:trPr>
          </w:trPrChange>
        </w:trPr>
        <w:tc>
          <w:tcPr>
            <w:tcW w:w="935" w:type="pct"/>
            <w:vAlign w:val="top"/>
            <w:tcPrChange w:id="267" w:author="Антон Смирнов" w:date="2023-05-24T10:53:00Z">
              <w:tcPr>
                <w:tcW w:w="0" w:type="pct"/>
                <w:vAlign w:val="top"/>
              </w:tcPr>
            </w:tcPrChange>
          </w:tcPr>
          <w:p w14:paraId="36AC38C1" w14:textId="77777777" w:rsidR="005C4AD5" w:rsidRPr="0075779D" w:rsidRDefault="00BF5734" w:rsidP="0075779D">
            <w:pPr>
              <w:pStyle w:val="Compact"/>
              <w:ind w:firstLine="0"/>
              <w:jc w:val="center"/>
              <w:cnfStyle w:val="100000000000" w:firstRow="1" w:lastRow="0" w:firstColumn="0" w:lastColumn="0" w:oddVBand="0" w:evenVBand="0" w:oddHBand="0" w:evenHBand="0" w:firstRowFirstColumn="0" w:firstRowLastColumn="0" w:lastRowFirstColumn="0" w:lastRowLastColumn="0"/>
              <w:rPr>
                <w:b/>
                <w:szCs w:val="28"/>
              </w:rPr>
            </w:pPr>
            <w:proofErr w:type="spellStart"/>
            <w:r w:rsidRPr="0075779D">
              <w:rPr>
                <w:b/>
                <w:szCs w:val="28"/>
              </w:rPr>
              <w:t>Субъединица</w:t>
            </w:r>
            <w:proofErr w:type="spellEnd"/>
          </w:p>
        </w:tc>
        <w:tc>
          <w:tcPr>
            <w:tcW w:w="1039" w:type="pct"/>
            <w:vAlign w:val="top"/>
            <w:tcPrChange w:id="268" w:author="Антон Смирнов" w:date="2023-05-24T10:53:00Z">
              <w:tcPr>
                <w:tcW w:w="0" w:type="pct"/>
                <w:vAlign w:val="top"/>
              </w:tcPr>
            </w:tcPrChange>
          </w:tcPr>
          <w:p w14:paraId="080A1FE7" w14:textId="77777777" w:rsidR="005C4AD5" w:rsidRPr="0075779D" w:rsidRDefault="00BF5734" w:rsidP="0075779D">
            <w:pPr>
              <w:pStyle w:val="Compact"/>
              <w:ind w:firstLine="0"/>
              <w:jc w:val="center"/>
              <w:cnfStyle w:val="100000000000" w:firstRow="1" w:lastRow="0" w:firstColumn="0" w:lastColumn="0" w:oddVBand="0" w:evenVBand="0" w:oddHBand="0" w:evenHBand="0" w:firstRowFirstColumn="0" w:firstRowLastColumn="0" w:lastRowFirstColumn="0" w:lastRowLastColumn="0"/>
              <w:rPr>
                <w:b/>
                <w:szCs w:val="28"/>
              </w:rPr>
            </w:pPr>
            <w:proofErr w:type="spellStart"/>
            <w:r w:rsidRPr="0075779D">
              <w:rPr>
                <w:b/>
                <w:szCs w:val="28"/>
              </w:rPr>
              <w:t>Общепринятое</w:t>
            </w:r>
            <w:proofErr w:type="spellEnd"/>
            <w:r w:rsidRPr="0075779D">
              <w:rPr>
                <w:b/>
                <w:szCs w:val="28"/>
              </w:rPr>
              <w:t xml:space="preserve"> </w:t>
            </w:r>
            <w:proofErr w:type="spellStart"/>
            <w:r w:rsidRPr="0075779D">
              <w:rPr>
                <w:b/>
                <w:szCs w:val="28"/>
              </w:rPr>
              <w:t>имя</w:t>
            </w:r>
            <w:proofErr w:type="spellEnd"/>
          </w:p>
        </w:tc>
        <w:tc>
          <w:tcPr>
            <w:tcW w:w="1131" w:type="pct"/>
            <w:vAlign w:val="top"/>
            <w:tcPrChange w:id="269" w:author="Антон Смирнов" w:date="2023-05-24T10:53:00Z">
              <w:tcPr>
                <w:tcW w:w="0" w:type="pct"/>
                <w:vAlign w:val="top"/>
              </w:tcPr>
            </w:tcPrChange>
          </w:tcPr>
          <w:p w14:paraId="0776A7F4" w14:textId="77777777" w:rsidR="005C4AD5" w:rsidRPr="0075779D" w:rsidRDefault="00BF5734" w:rsidP="0075779D">
            <w:pPr>
              <w:pStyle w:val="Compact"/>
              <w:ind w:firstLine="0"/>
              <w:jc w:val="center"/>
              <w:cnfStyle w:val="100000000000" w:firstRow="1" w:lastRow="0" w:firstColumn="0" w:lastColumn="0" w:oddVBand="0" w:evenVBand="0" w:oddHBand="0" w:evenHBand="0" w:firstRowFirstColumn="0" w:firstRowLastColumn="0" w:lastRowFirstColumn="0" w:lastRowLastColumn="0"/>
              <w:rPr>
                <w:b/>
                <w:szCs w:val="28"/>
              </w:rPr>
            </w:pPr>
            <w:proofErr w:type="spellStart"/>
            <w:r w:rsidRPr="0075779D">
              <w:rPr>
                <w:b/>
                <w:szCs w:val="28"/>
              </w:rPr>
              <w:t>Альтернативное</w:t>
            </w:r>
            <w:proofErr w:type="spellEnd"/>
            <w:r w:rsidRPr="0075779D">
              <w:rPr>
                <w:b/>
                <w:szCs w:val="28"/>
              </w:rPr>
              <w:t xml:space="preserve"> </w:t>
            </w:r>
            <w:proofErr w:type="spellStart"/>
            <w:r w:rsidRPr="0075779D">
              <w:rPr>
                <w:b/>
                <w:szCs w:val="28"/>
              </w:rPr>
              <w:t>имя</w:t>
            </w:r>
            <w:proofErr w:type="spellEnd"/>
          </w:p>
        </w:tc>
        <w:tc>
          <w:tcPr>
            <w:tcW w:w="611" w:type="pct"/>
            <w:vAlign w:val="top"/>
            <w:tcPrChange w:id="270" w:author="Антон Смирнов" w:date="2023-05-24T10:53:00Z">
              <w:tcPr>
                <w:tcW w:w="0" w:type="pct"/>
                <w:vAlign w:val="top"/>
              </w:tcPr>
            </w:tcPrChange>
          </w:tcPr>
          <w:p w14:paraId="6E15F69B" w14:textId="77777777" w:rsidR="005C4AD5" w:rsidRPr="0075779D" w:rsidRDefault="00BF5734" w:rsidP="0075779D">
            <w:pPr>
              <w:pStyle w:val="Compact"/>
              <w:ind w:firstLine="0"/>
              <w:jc w:val="center"/>
              <w:cnfStyle w:val="100000000000" w:firstRow="1" w:lastRow="0" w:firstColumn="0" w:lastColumn="0" w:oddVBand="0" w:evenVBand="0" w:oddHBand="0" w:evenHBand="0" w:firstRowFirstColumn="0" w:firstRowLastColumn="0" w:lastRowFirstColumn="0" w:lastRowLastColumn="0"/>
              <w:rPr>
                <w:b/>
                <w:szCs w:val="28"/>
              </w:rPr>
            </w:pPr>
            <w:proofErr w:type="spellStart"/>
            <w:r w:rsidRPr="0075779D">
              <w:rPr>
                <w:b/>
                <w:szCs w:val="28"/>
              </w:rPr>
              <w:t>Ген</w:t>
            </w:r>
            <w:proofErr w:type="spellEnd"/>
          </w:p>
        </w:tc>
        <w:tc>
          <w:tcPr>
            <w:tcW w:w="1284" w:type="pct"/>
            <w:vAlign w:val="top"/>
            <w:tcPrChange w:id="271" w:author="Антон Смирнов" w:date="2023-05-24T10:53:00Z">
              <w:tcPr>
                <w:tcW w:w="0" w:type="pct"/>
                <w:vAlign w:val="top"/>
              </w:tcPr>
            </w:tcPrChange>
          </w:tcPr>
          <w:p w14:paraId="5BA296A3" w14:textId="77777777" w:rsidR="005C4AD5" w:rsidRPr="0075779D" w:rsidRDefault="00BF5734" w:rsidP="0075779D">
            <w:pPr>
              <w:pStyle w:val="Compact"/>
              <w:ind w:firstLine="0"/>
              <w:jc w:val="center"/>
              <w:cnfStyle w:val="100000000000" w:firstRow="1" w:lastRow="0" w:firstColumn="0" w:lastColumn="0" w:oddVBand="0" w:evenVBand="0" w:oddHBand="0" w:evenHBand="0" w:firstRowFirstColumn="0" w:firstRowLastColumn="0" w:lastRowFirstColumn="0" w:lastRowLastColumn="0"/>
              <w:rPr>
                <w:b/>
                <w:szCs w:val="28"/>
              </w:rPr>
            </w:pPr>
            <w:proofErr w:type="spellStart"/>
            <w:r w:rsidRPr="0075779D">
              <w:rPr>
                <w:b/>
                <w:szCs w:val="28"/>
              </w:rPr>
              <w:t>Предпочтительная</w:t>
            </w:r>
            <w:proofErr w:type="spellEnd"/>
            <w:r w:rsidRPr="0075779D">
              <w:rPr>
                <w:b/>
                <w:szCs w:val="28"/>
              </w:rPr>
              <w:t xml:space="preserve"> </w:t>
            </w:r>
            <w:proofErr w:type="spellStart"/>
            <w:r w:rsidRPr="0075779D">
              <w:rPr>
                <w:b/>
                <w:szCs w:val="28"/>
              </w:rPr>
              <w:t>активность</w:t>
            </w:r>
            <w:proofErr w:type="spellEnd"/>
          </w:p>
        </w:tc>
      </w:tr>
      <w:tr w:rsidR="00033E83" w:rsidRPr="006D3EF5" w14:paraId="6978BA62" w14:textId="77777777" w:rsidTr="001F356C">
        <w:tc>
          <w:tcPr>
            <w:tcW w:w="935" w:type="pct"/>
            <w:tcPrChange w:id="272" w:author="Антон Смирнов" w:date="2023-05-24T10:53:00Z">
              <w:tcPr>
                <w:tcW w:w="1019" w:type="pct"/>
              </w:tcPr>
            </w:tcPrChange>
          </w:tcPr>
          <w:p w14:paraId="66F96B34" w14:textId="77777777" w:rsidR="005C4AD5" w:rsidRPr="0075779D" w:rsidRDefault="00BF5734" w:rsidP="00BF5734">
            <w:pPr>
              <w:pStyle w:val="Compact"/>
              <w:ind w:firstLine="0"/>
              <w:jc w:val="left"/>
              <w:rPr>
                <w:szCs w:val="28"/>
              </w:rPr>
            </w:pPr>
            <w:proofErr w:type="spellStart"/>
            <w:r w:rsidRPr="0075779D">
              <w:rPr>
                <w:szCs w:val="28"/>
              </w:rPr>
              <w:t>Бета</w:t>
            </w:r>
            <w:proofErr w:type="spellEnd"/>
            <w:r w:rsidRPr="0075779D">
              <w:rPr>
                <w:szCs w:val="28"/>
              </w:rPr>
              <w:t xml:space="preserve"> тип-6</w:t>
            </w:r>
          </w:p>
        </w:tc>
        <w:tc>
          <w:tcPr>
            <w:tcW w:w="1039" w:type="pct"/>
            <w:tcPrChange w:id="273" w:author="Антон Смирнов" w:date="2023-05-24T10:53:00Z">
              <w:tcPr>
                <w:tcW w:w="955" w:type="pct"/>
              </w:tcPr>
            </w:tcPrChange>
          </w:tcPr>
          <w:p w14:paraId="09928CE0" w14:textId="77777777" w:rsidR="005C4AD5" w:rsidRPr="0075779D" w:rsidRDefault="00BF5734" w:rsidP="00BF5734">
            <w:pPr>
              <w:pStyle w:val="Compact"/>
              <w:ind w:firstLine="186"/>
              <w:jc w:val="left"/>
              <w:rPr>
                <w:szCs w:val="28"/>
              </w:rPr>
            </w:pPr>
            <m:oMathPara>
              <m:oMath>
                <m:r>
                  <w:rPr>
                    <w:rFonts w:ascii="Cambria Math" w:hAnsi="Cambria Math"/>
                    <w:szCs w:val="28"/>
                  </w:rPr>
                  <m:t>β1</m:t>
                </m:r>
              </m:oMath>
            </m:oMathPara>
          </w:p>
        </w:tc>
        <w:tc>
          <w:tcPr>
            <w:tcW w:w="0" w:type="pct"/>
            <w:tcPrChange w:id="274" w:author="Антон Смирнов" w:date="2023-05-24T10:53:00Z">
              <w:tcPr>
                <w:tcW w:w="1131" w:type="pct"/>
              </w:tcPr>
            </w:tcPrChange>
          </w:tcPr>
          <w:p w14:paraId="56331ED4" w14:textId="77777777" w:rsidR="005C4AD5" w:rsidRPr="0075779D" w:rsidRDefault="00BF5734" w:rsidP="00BF5734">
            <w:pPr>
              <w:pStyle w:val="Compact"/>
              <w:ind w:firstLine="0"/>
              <w:jc w:val="left"/>
              <w:rPr>
                <w:szCs w:val="28"/>
              </w:rPr>
            </w:pPr>
            <w:r w:rsidRPr="0075779D">
              <w:rPr>
                <w:szCs w:val="28"/>
              </w:rPr>
              <w:t>Y, Delta, LMP19, Pre3</w:t>
            </w:r>
          </w:p>
        </w:tc>
        <w:tc>
          <w:tcPr>
            <w:tcW w:w="0" w:type="pct"/>
            <w:tcPrChange w:id="275" w:author="Антон Смирнов" w:date="2023-05-24T10:53:00Z">
              <w:tcPr>
                <w:tcW w:w="611" w:type="pct"/>
              </w:tcPr>
            </w:tcPrChange>
          </w:tcPr>
          <w:p w14:paraId="0232805D" w14:textId="77777777" w:rsidR="005C4AD5" w:rsidRPr="0075779D" w:rsidRDefault="00BF5734" w:rsidP="00BF5734">
            <w:pPr>
              <w:pStyle w:val="Compact"/>
              <w:ind w:firstLine="0"/>
              <w:jc w:val="left"/>
              <w:rPr>
                <w:szCs w:val="28"/>
              </w:rPr>
            </w:pPr>
            <w:r w:rsidRPr="0075779D">
              <w:rPr>
                <w:szCs w:val="28"/>
              </w:rPr>
              <w:t>PSMB6</w:t>
            </w:r>
          </w:p>
        </w:tc>
        <w:tc>
          <w:tcPr>
            <w:tcW w:w="0" w:type="pct"/>
            <w:tcPrChange w:id="276" w:author="Антон Смирнов" w:date="2023-05-24T10:53:00Z">
              <w:tcPr>
                <w:tcW w:w="1284" w:type="pct"/>
              </w:tcPr>
            </w:tcPrChange>
          </w:tcPr>
          <w:p w14:paraId="66731EFD" w14:textId="77777777" w:rsidR="005C4AD5" w:rsidRPr="0075779D" w:rsidRDefault="00BF5734" w:rsidP="00BF5734">
            <w:pPr>
              <w:pStyle w:val="Compact"/>
              <w:ind w:firstLine="0"/>
              <w:jc w:val="left"/>
              <w:rPr>
                <w:szCs w:val="28"/>
              </w:rPr>
            </w:pPr>
            <w:proofErr w:type="spellStart"/>
            <w:r w:rsidRPr="0075779D">
              <w:rPr>
                <w:szCs w:val="28"/>
              </w:rPr>
              <w:t>Каспазо-подобная</w:t>
            </w:r>
            <w:proofErr w:type="spellEnd"/>
          </w:p>
        </w:tc>
      </w:tr>
      <w:tr w:rsidR="00033E83" w:rsidRPr="006D3EF5" w14:paraId="41E87A90" w14:textId="77777777" w:rsidTr="001F356C">
        <w:tc>
          <w:tcPr>
            <w:tcW w:w="935" w:type="pct"/>
            <w:tcPrChange w:id="277" w:author="Антон Смирнов" w:date="2023-05-24T10:53:00Z">
              <w:tcPr>
                <w:tcW w:w="1019" w:type="pct"/>
              </w:tcPr>
            </w:tcPrChange>
          </w:tcPr>
          <w:p w14:paraId="579336B7" w14:textId="77777777" w:rsidR="005C4AD5" w:rsidRPr="0075779D" w:rsidRDefault="00BF5734" w:rsidP="00BF5734">
            <w:pPr>
              <w:pStyle w:val="Compact"/>
              <w:ind w:firstLine="0"/>
              <w:jc w:val="left"/>
              <w:rPr>
                <w:szCs w:val="28"/>
              </w:rPr>
            </w:pPr>
            <w:proofErr w:type="spellStart"/>
            <w:r w:rsidRPr="0075779D">
              <w:rPr>
                <w:szCs w:val="28"/>
              </w:rPr>
              <w:t>Бета</w:t>
            </w:r>
            <w:proofErr w:type="spellEnd"/>
            <w:r w:rsidRPr="0075779D">
              <w:rPr>
                <w:szCs w:val="28"/>
              </w:rPr>
              <w:t xml:space="preserve"> тип-9</w:t>
            </w:r>
          </w:p>
        </w:tc>
        <w:tc>
          <w:tcPr>
            <w:tcW w:w="1039" w:type="pct"/>
            <w:tcPrChange w:id="278" w:author="Антон Смирнов" w:date="2023-05-24T10:53:00Z">
              <w:tcPr>
                <w:tcW w:w="955" w:type="pct"/>
              </w:tcPr>
            </w:tcPrChange>
          </w:tcPr>
          <w:p w14:paraId="45A6E0A6" w14:textId="77777777" w:rsidR="005C4AD5" w:rsidRPr="0075779D" w:rsidRDefault="00BF5734">
            <w:pPr>
              <w:pStyle w:val="Compact"/>
              <w:jc w:val="left"/>
              <w:rPr>
                <w:szCs w:val="28"/>
              </w:rPr>
            </w:pPr>
            <m:oMathPara>
              <m:oMath>
                <m:r>
                  <w:rPr>
                    <w:rFonts w:ascii="Cambria Math" w:hAnsi="Cambria Math"/>
                    <w:szCs w:val="28"/>
                  </w:rPr>
                  <m:t>β1i</m:t>
                </m:r>
              </m:oMath>
            </m:oMathPara>
          </w:p>
        </w:tc>
        <w:tc>
          <w:tcPr>
            <w:tcW w:w="0" w:type="pct"/>
            <w:tcPrChange w:id="279" w:author="Антон Смирнов" w:date="2023-05-24T10:53:00Z">
              <w:tcPr>
                <w:tcW w:w="1131" w:type="pct"/>
              </w:tcPr>
            </w:tcPrChange>
          </w:tcPr>
          <w:p w14:paraId="2E0515CD" w14:textId="77777777" w:rsidR="005C4AD5" w:rsidRPr="0075779D" w:rsidRDefault="00BF5734" w:rsidP="00BF5734">
            <w:pPr>
              <w:pStyle w:val="Compact"/>
              <w:ind w:firstLine="0"/>
              <w:jc w:val="left"/>
              <w:rPr>
                <w:szCs w:val="28"/>
              </w:rPr>
            </w:pPr>
            <w:r w:rsidRPr="0075779D">
              <w:rPr>
                <w:szCs w:val="28"/>
              </w:rPr>
              <w:t>Lmp2, RING12, MC7</w:t>
            </w:r>
          </w:p>
        </w:tc>
        <w:tc>
          <w:tcPr>
            <w:tcW w:w="0" w:type="pct"/>
            <w:tcPrChange w:id="280" w:author="Антон Смирнов" w:date="2023-05-24T10:53:00Z">
              <w:tcPr>
                <w:tcW w:w="611" w:type="pct"/>
              </w:tcPr>
            </w:tcPrChange>
          </w:tcPr>
          <w:p w14:paraId="1422169E" w14:textId="77777777" w:rsidR="005C4AD5" w:rsidRPr="0075779D" w:rsidRDefault="00BF5734" w:rsidP="00BF5734">
            <w:pPr>
              <w:pStyle w:val="Compact"/>
              <w:ind w:firstLine="0"/>
              <w:jc w:val="left"/>
              <w:rPr>
                <w:szCs w:val="28"/>
              </w:rPr>
            </w:pPr>
            <w:r w:rsidRPr="0075779D">
              <w:rPr>
                <w:szCs w:val="28"/>
              </w:rPr>
              <w:t>PSMB9</w:t>
            </w:r>
          </w:p>
        </w:tc>
        <w:tc>
          <w:tcPr>
            <w:tcW w:w="0" w:type="pct"/>
            <w:tcPrChange w:id="281" w:author="Антон Смирнов" w:date="2023-05-24T10:53:00Z">
              <w:tcPr>
                <w:tcW w:w="1284" w:type="pct"/>
              </w:tcPr>
            </w:tcPrChange>
          </w:tcPr>
          <w:p w14:paraId="7ACA6743" w14:textId="77777777" w:rsidR="005C4AD5" w:rsidRPr="0075779D" w:rsidRDefault="00BF5734" w:rsidP="00BF5734">
            <w:pPr>
              <w:pStyle w:val="Compact"/>
              <w:ind w:firstLine="0"/>
              <w:jc w:val="left"/>
              <w:rPr>
                <w:szCs w:val="28"/>
              </w:rPr>
            </w:pPr>
            <w:proofErr w:type="spellStart"/>
            <w:r w:rsidRPr="0075779D">
              <w:rPr>
                <w:szCs w:val="28"/>
              </w:rPr>
              <w:t>Химотрипсин-подобная</w:t>
            </w:r>
            <w:proofErr w:type="spellEnd"/>
          </w:p>
        </w:tc>
      </w:tr>
      <w:tr w:rsidR="00033E83" w:rsidRPr="006D3EF5" w14:paraId="05BFACE0" w14:textId="77777777" w:rsidTr="001F356C">
        <w:tc>
          <w:tcPr>
            <w:tcW w:w="935" w:type="pct"/>
            <w:tcPrChange w:id="282" w:author="Антон Смирнов" w:date="2023-05-24T10:53:00Z">
              <w:tcPr>
                <w:tcW w:w="1019" w:type="pct"/>
              </w:tcPr>
            </w:tcPrChange>
          </w:tcPr>
          <w:p w14:paraId="0EB2BEA8" w14:textId="77777777" w:rsidR="005C4AD5" w:rsidRPr="0075779D" w:rsidRDefault="00BF5734" w:rsidP="00BF5734">
            <w:pPr>
              <w:pStyle w:val="Compact"/>
              <w:ind w:firstLine="0"/>
              <w:jc w:val="left"/>
              <w:rPr>
                <w:szCs w:val="28"/>
              </w:rPr>
            </w:pPr>
            <w:proofErr w:type="spellStart"/>
            <w:r w:rsidRPr="0075779D">
              <w:rPr>
                <w:szCs w:val="28"/>
              </w:rPr>
              <w:t>Бета</w:t>
            </w:r>
            <w:proofErr w:type="spellEnd"/>
            <w:r w:rsidRPr="0075779D">
              <w:rPr>
                <w:szCs w:val="28"/>
              </w:rPr>
              <w:t xml:space="preserve"> тип-7</w:t>
            </w:r>
          </w:p>
        </w:tc>
        <w:tc>
          <w:tcPr>
            <w:tcW w:w="1039" w:type="pct"/>
            <w:tcPrChange w:id="283" w:author="Антон Смирнов" w:date="2023-05-24T10:53:00Z">
              <w:tcPr>
                <w:tcW w:w="955" w:type="pct"/>
              </w:tcPr>
            </w:tcPrChange>
          </w:tcPr>
          <w:p w14:paraId="7A48EC6C" w14:textId="77777777" w:rsidR="005C4AD5" w:rsidRPr="0075779D" w:rsidRDefault="00BF5734">
            <w:pPr>
              <w:pStyle w:val="Compact"/>
              <w:jc w:val="left"/>
              <w:rPr>
                <w:szCs w:val="28"/>
              </w:rPr>
            </w:pPr>
            <m:oMathPara>
              <m:oMath>
                <m:r>
                  <w:rPr>
                    <w:rFonts w:ascii="Cambria Math" w:hAnsi="Cambria Math"/>
                    <w:szCs w:val="28"/>
                  </w:rPr>
                  <m:t>β2</m:t>
                </m:r>
              </m:oMath>
            </m:oMathPara>
          </w:p>
        </w:tc>
        <w:tc>
          <w:tcPr>
            <w:tcW w:w="0" w:type="pct"/>
            <w:tcPrChange w:id="284" w:author="Антон Смирнов" w:date="2023-05-24T10:53:00Z">
              <w:tcPr>
                <w:tcW w:w="1131" w:type="pct"/>
              </w:tcPr>
            </w:tcPrChange>
          </w:tcPr>
          <w:p w14:paraId="5AA2F0AE" w14:textId="77777777" w:rsidR="005C4AD5" w:rsidRPr="0075779D" w:rsidRDefault="00BF5734" w:rsidP="00BF5734">
            <w:pPr>
              <w:pStyle w:val="Compact"/>
              <w:ind w:firstLine="0"/>
              <w:jc w:val="left"/>
              <w:rPr>
                <w:szCs w:val="28"/>
              </w:rPr>
            </w:pPr>
            <w:r w:rsidRPr="0075779D">
              <w:rPr>
                <w:szCs w:val="28"/>
              </w:rPr>
              <w:t>Z, MC14, Lmp9, Pup1</w:t>
            </w:r>
          </w:p>
        </w:tc>
        <w:tc>
          <w:tcPr>
            <w:tcW w:w="0" w:type="pct"/>
            <w:tcPrChange w:id="285" w:author="Антон Смирнов" w:date="2023-05-24T10:53:00Z">
              <w:tcPr>
                <w:tcW w:w="611" w:type="pct"/>
              </w:tcPr>
            </w:tcPrChange>
          </w:tcPr>
          <w:p w14:paraId="37F83062" w14:textId="77777777" w:rsidR="005C4AD5" w:rsidRPr="0075779D" w:rsidRDefault="00BF5734" w:rsidP="00BF5734">
            <w:pPr>
              <w:pStyle w:val="Compact"/>
              <w:ind w:firstLine="0"/>
              <w:jc w:val="left"/>
              <w:rPr>
                <w:szCs w:val="28"/>
              </w:rPr>
            </w:pPr>
            <w:r w:rsidRPr="0075779D">
              <w:rPr>
                <w:szCs w:val="28"/>
              </w:rPr>
              <w:t>PSMB7</w:t>
            </w:r>
          </w:p>
        </w:tc>
        <w:tc>
          <w:tcPr>
            <w:tcW w:w="0" w:type="pct"/>
            <w:tcPrChange w:id="286" w:author="Антон Смирнов" w:date="2023-05-24T10:53:00Z">
              <w:tcPr>
                <w:tcW w:w="1284" w:type="pct"/>
              </w:tcPr>
            </w:tcPrChange>
          </w:tcPr>
          <w:p w14:paraId="4764EC07" w14:textId="77777777" w:rsidR="005C4AD5" w:rsidRPr="0075779D" w:rsidRDefault="00BF5734" w:rsidP="00BF5734">
            <w:pPr>
              <w:pStyle w:val="Compact"/>
              <w:ind w:firstLine="0"/>
              <w:jc w:val="left"/>
              <w:rPr>
                <w:szCs w:val="28"/>
              </w:rPr>
            </w:pPr>
            <w:proofErr w:type="spellStart"/>
            <w:r w:rsidRPr="0075779D">
              <w:rPr>
                <w:szCs w:val="28"/>
              </w:rPr>
              <w:t>Трипсин-подобная</w:t>
            </w:r>
            <w:proofErr w:type="spellEnd"/>
          </w:p>
        </w:tc>
      </w:tr>
      <w:tr w:rsidR="00033E83" w:rsidRPr="006D3EF5" w14:paraId="33BC9971" w14:textId="77777777" w:rsidTr="001F356C">
        <w:tc>
          <w:tcPr>
            <w:tcW w:w="935" w:type="pct"/>
            <w:tcPrChange w:id="287" w:author="Антон Смирнов" w:date="2023-05-24T10:53:00Z">
              <w:tcPr>
                <w:tcW w:w="1019" w:type="pct"/>
              </w:tcPr>
            </w:tcPrChange>
          </w:tcPr>
          <w:p w14:paraId="2557C92B" w14:textId="77777777" w:rsidR="005C4AD5" w:rsidRPr="0075779D" w:rsidRDefault="00BF5734" w:rsidP="00BF5734">
            <w:pPr>
              <w:pStyle w:val="Compact"/>
              <w:ind w:firstLine="0"/>
              <w:jc w:val="left"/>
              <w:rPr>
                <w:szCs w:val="28"/>
              </w:rPr>
            </w:pPr>
            <w:proofErr w:type="spellStart"/>
            <w:r w:rsidRPr="0075779D">
              <w:rPr>
                <w:szCs w:val="28"/>
              </w:rPr>
              <w:lastRenderedPageBreak/>
              <w:t>Бета</w:t>
            </w:r>
            <w:proofErr w:type="spellEnd"/>
            <w:r w:rsidRPr="0075779D">
              <w:rPr>
                <w:szCs w:val="28"/>
              </w:rPr>
              <w:t xml:space="preserve"> тип-10</w:t>
            </w:r>
          </w:p>
        </w:tc>
        <w:tc>
          <w:tcPr>
            <w:tcW w:w="1039" w:type="pct"/>
            <w:tcPrChange w:id="288" w:author="Антон Смирнов" w:date="2023-05-24T10:53:00Z">
              <w:tcPr>
                <w:tcW w:w="955" w:type="pct"/>
              </w:tcPr>
            </w:tcPrChange>
          </w:tcPr>
          <w:p w14:paraId="33CD4E83" w14:textId="77777777" w:rsidR="005C4AD5" w:rsidRPr="0075779D" w:rsidRDefault="00BF5734">
            <w:pPr>
              <w:pStyle w:val="Compact"/>
              <w:jc w:val="left"/>
              <w:rPr>
                <w:szCs w:val="28"/>
              </w:rPr>
            </w:pPr>
            <m:oMathPara>
              <m:oMath>
                <m:r>
                  <w:rPr>
                    <w:rFonts w:ascii="Cambria Math" w:hAnsi="Cambria Math"/>
                    <w:szCs w:val="28"/>
                  </w:rPr>
                  <m:t>β2i</m:t>
                </m:r>
              </m:oMath>
            </m:oMathPara>
          </w:p>
        </w:tc>
        <w:tc>
          <w:tcPr>
            <w:tcW w:w="0" w:type="pct"/>
            <w:tcPrChange w:id="289" w:author="Антон Смирнов" w:date="2023-05-24T10:53:00Z">
              <w:tcPr>
                <w:tcW w:w="1131" w:type="pct"/>
              </w:tcPr>
            </w:tcPrChange>
          </w:tcPr>
          <w:p w14:paraId="6649D3E6" w14:textId="77777777" w:rsidR="005C4AD5" w:rsidRPr="0075779D" w:rsidRDefault="00BF5734" w:rsidP="00BF5734">
            <w:pPr>
              <w:pStyle w:val="Compact"/>
              <w:ind w:firstLine="0"/>
              <w:jc w:val="left"/>
              <w:rPr>
                <w:szCs w:val="28"/>
              </w:rPr>
            </w:pPr>
            <w:r w:rsidRPr="0075779D">
              <w:rPr>
                <w:szCs w:val="28"/>
              </w:rPr>
              <w:t>MECL-1, Lmp10</w:t>
            </w:r>
          </w:p>
        </w:tc>
        <w:tc>
          <w:tcPr>
            <w:tcW w:w="0" w:type="pct"/>
            <w:tcPrChange w:id="290" w:author="Антон Смирнов" w:date="2023-05-24T10:53:00Z">
              <w:tcPr>
                <w:tcW w:w="611" w:type="pct"/>
              </w:tcPr>
            </w:tcPrChange>
          </w:tcPr>
          <w:p w14:paraId="3953165E" w14:textId="77777777" w:rsidR="005C4AD5" w:rsidRPr="0075779D" w:rsidRDefault="00BF5734" w:rsidP="00BF5734">
            <w:pPr>
              <w:pStyle w:val="Compact"/>
              <w:ind w:firstLine="0"/>
              <w:jc w:val="left"/>
              <w:rPr>
                <w:szCs w:val="28"/>
              </w:rPr>
            </w:pPr>
            <w:r w:rsidRPr="0075779D">
              <w:rPr>
                <w:szCs w:val="28"/>
              </w:rPr>
              <w:t>PSMB10</w:t>
            </w:r>
          </w:p>
        </w:tc>
        <w:tc>
          <w:tcPr>
            <w:tcW w:w="0" w:type="pct"/>
            <w:tcPrChange w:id="291" w:author="Антон Смирнов" w:date="2023-05-24T10:53:00Z">
              <w:tcPr>
                <w:tcW w:w="1284" w:type="pct"/>
              </w:tcPr>
            </w:tcPrChange>
          </w:tcPr>
          <w:p w14:paraId="438DD8A2" w14:textId="77777777" w:rsidR="005C4AD5" w:rsidRPr="0075779D" w:rsidRDefault="00BF5734" w:rsidP="00BF5734">
            <w:pPr>
              <w:pStyle w:val="Compact"/>
              <w:ind w:firstLine="0"/>
              <w:jc w:val="left"/>
              <w:rPr>
                <w:szCs w:val="28"/>
              </w:rPr>
            </w:pPr>
            <w:proofErr w:type="spellStart"/>
            <w:r w:rsidRPr="0075779D">
              <w:rPr>
                <w:szCs w:val="28"/>
              </w:rPr>
              <w:t>Трипсин-подобная</w:t>
            </w:r>
            <w:proofErr w:type="spellEnd"/>
          </w:p>
        </w:tc>
      </w:tr>
      <w:tr w:rsidR="00033E83" w:rsidRPr="006D3EF5" w14:paraId="241522F3" w14:textId="77777777" w:rsidTr="001F356C">
        <w:tc>
          <w:tcPr>
            <w:tcW w:w="935" w:type="pct"/>
            <w:tcPrChange w:id="292" w:author="Антон Смирнов" w:date="2023-05-24T10:53:00Z">
              <w:tcPr>
                <w:tcW w:w="1019" w:type="pct"/>
              </w:tcPr>
            </w:tcPrChange>
          </w:tcPr>
          <w:p w14:paraId="65574EAD" w14:textId="77777777" w:rsidR="005C4AD5" w:rsidRPr="0075779D" w:rsidRDefault="00BF5734" w:rsidP="00BF5734">
            <w:pPr>
              <w:pStyle w:val="Compact"/>
              <w:ind w:firstLine="0"/>
              <w:jc w:val="left"/>
              <w:rPr>
                <w:szCs w:val="28"/>
              </w:rPr>
            </w:pPr>
            <w:proofErr w:type="spellStart"/>
            <w:r w:rsidRPr="0075779D">
              <w:rPr>
                <w:szCs w:val="28"/>
              </w:rPr>
              <w:t>Бета</w:t>
            </w:r>
            <w:proofErr w:type="spellEnd"/>
            <w:r w:rsidRPr="0075779D">
              <w:rPr>
                <w:szCs w:val="28"/>
              </w:rPr>
              <w:t xml:space="preserve"> тип-5</w:t>
            </w:r>
          </w:p>
        </w:tc>
        <w:tc>
          <w:tcPr>
            <w:tcW w:w="1039" w:type="pct"/>
            <w:tcPrChange w:id="293" w:author="Антон Смирнов" w:date="2023-05-24T10:53:00Z">
              <w:tcPr>
                <w:tcW w:w="955" w:type="pct"/>
              </w:tcPr>
            </w:tcPrChange>
          </w:tcPr>
          <w:p w14:paraId="61723FC0" w14:textId="77777777" w:rsidR="005C4AD5" w:rsidRPr="0075779D" w:rsidRDefault="00BF5734">
            <w:pPr>
              <w:pStyle w:val="Compact"/>
              <w:jc w:val="left"/>
              <w:rPr>
                <w:szCs w:val="28"/>
              </w:rPr>
            </w:pPr>
            <m:oMathPara>
              <m:oMath>
                <m:r>
                  <w:rPr>
                    <w:rFonts w:ascii="Cambria Math" w:hAnsi="Cambria Math"/>
                    <w:szCs w:val="28"/>
                  </w:rPr>
                  <m:t>β5</m:t>
                </m:r>
              </m:oMath>
            </m:oMathPara>
          </w:p>
        </w:tc>
        <w:tc>
          <w:tcPr>
            <w:tcW w:w="0" w:type="pct"/>
            <w:tcPrChange w:id="294" w:author="Антон Смирнов" w:date="2023-05-24T10:53:00Z">
              <w:tcPr>
                <w:tcW w:w="1131" w:type="pct"/>
              </w:tcPr>
            </w:tcPrChange>
          </w:tcPr>
          <w:p w14:paraId="7704A115" w14:textId="77777777" w:rsidR="005C4AD5" w:rsidRPr="0075779D" w:rsidRDefault="00BF5734" w:rsidP="00BF5734">
            <w:pPr>
              <w:pStyle w:val="Compact"/>
              <w:ind w:firstLine="0"/>
              <w:jc w:val="left"/>
              <w:rPr>
                <w:szCs w:val="28"/>
              </w:rPr>
            </w:pPr>
            <w:r w:rsidRPr="0075779D">
              <w:rPr>
                <w:szCs w:val="28"/>
              </w:rPr>
              <w:t>X, epsilon, Lmp17, MB1, Pre2, Doa3, Prg1</w:t>
            </w:r>
          </w:p>
        </w:tc>
        <w:tc>
          <w:tcPr>
            <w:tcW w:w="0" w:type="pct"/>
            <w:tcPrChange w:id="295" w:author="Антон Смирнов" w:date="2023-05-24T10:53:00Z">
              <w:tcPr>
                <w:tcW w:w="611" w:type="pct"/>
              </w:tcPr>
            </w:tcPrChange>
          </w:tcPr>
          <w:p w14:paraId="07A497E5" w14:textId="77777777" w:rsidR="005C4AD5" w:rsidRPr="0075779D" w:rsidRDefault="00BF5734" w:rsidP="00BF5734">
            <w:pPr>
              <w:pStyle w:val="Compact"/>
              <w:ind w:firstLine="0"/>
              <w:jc w:val="left"/>
              <w:rPr>
                <w:szCs w:val="28"/>
              </w:rPr>
            </w:pPr>
            <w:r w:rsidRPr="0075779D">
              <w:rPr>
                <w:szCs w:val="28"/>
              </w:rPr>
              <w:t>PSMB5</w:t>
            </w:r>
          </w:p>
        </w:tc>
        <w:tc>
          <w:tcPr>
            <w:tcW w:w="0" w:type="pct"/>
            <w:tcPrChange w:id="296" w:author="Антон Смирнов" w:date="2023-05-24T10:53:00Z">
              <w:tcPr>
                <w:tcW w:w="1284" w:type="pct"/>
              </w:tcPr>
            </w:tcPrChange>
          </w:tcPr>
          <w:p w14:paraId="5063EA02" w14:textId="77777777" w:rsidR="005C4AD5" w:rsidRPr="0075779D" w:rsidRDefault="00BF5734" w:rsidP="00BF5734">
            <w:pPr>
              <w:pStyle w:val="Compact"/>
              <w:ind w:firstLine="0"/>
              <w:jc w:val="left"/>
              <w:rPr>
                <w:szCs w:val="28"/>
              </w:rPr>
            </w:pPr>
            <w:proofErr w:type="spellStart"/>
            <w:r w:rsidRPr="0075779D">
              <w:rPr>
                <w:szCs w:val="28"/>
              </w:rPr>
              <w:t>Химотрипсин-подобная</w:t>
            </w:r>
            <w:proofErr w:type="spellEnd"/>
          </w:p>
        </w:tc>
      </w:tr>
      <w:tr w:rsidR="00033E83" w:rsidRPr="006D3EF5" w14:paraId="731A82D2" w14:textId="77777777" w:rsidTr="001F356C">
        <w:tc>
          <w:tcPr>
            <w:tcW w:w="935" w:type="pct"/>
            <w:tcPrChange w:id="297" w:author="Антон Смирнов" w:date="2023-05-24T10:53:00Z">
              <w:tcPr>
                <w:tcW w:w="1019" w:type="pct"/>
              </w:tcPr>
            </w:tcPrChange>
          </w:tcPr>
          <w:p w14:paraId="59EA7E0C" w14:textId="77777777" w:rsidR="005C4AD5" w:rsidRPr="0075779D" w:rsidRDefault="00BF5734" w:rsidP="00BF5734">
            <w:pPr>
              <w:pStyle w:val="Compact"/>
              <w:ind w:firstLine="0"/>
              <w:jc w:val="left"/>
              <w:rPr>
                <w:szCs w:val="28"/>
              </w:rPr>
            </w:pPr>
            <w:proofErr w:type="spellStart"/>
            <w:r w:rsidRPr="0075779D">
              <w:rPr>
                <w:szCs w:val="28"/>
              </w:rPr>
              <w:t>Бета</w:t>
            </w:r>
            <w:proofErr w:type="spellEnd"/>
            <w:r w:rsidRPr="0075779D">
              <w:rPr>
                <w:szCs w:val="28"/>
              </w:rPr>
              <w:t xml:space="preserve"> тип-8</w:t>
            </w:r>
          </w:p>
        </w:tc>
        <w:tc>
          <w:tcPr>
            <w:tcW w:w="1039" w:type="pct"/>
            <w:tcPrChange w:id="298" w:author="Антон Смирнов" w:date="2023-05-24T10:53:00Z">
              <w:tcPr>
                <w:tcW w:w="955" w:type="pct"/>
              </w:tcPr>
            </w:tcPrChange>
          </w:tcPr>
          <w:p w14:paraId="13F26DED" w14:textId="77777777" w:rsidR="005C4AD5" w:rsidRPr="0075779D" w:rsidRDefault="00BF5734">
            <w:pPr>
              <w:pStyle w:val="Compact"/>
              <w:jc w:val="left"/>
              <w:rPr>
                <w:szCs w:val="28"/>
              </w:rPr>
            </w:pPr>
            <m:oMathPara>
              <m:oMath>
                <m:r>
                  <w:rPr>
                    <w:rFonts w:ascii="Cambria Math" w:hAnsi="Cambria Math"/>
                    <w:szCs w:val="28"/>
                  </w:rPr>
                  <m:t>β5i</m:t>
                </m:r>
              </m:oMath>
            </m:oMathPara>
          </w:p>
        </w:tc>
        <w:tc>
          <w:tcPr>
            <w:tcW w:w="0" w:type="pct"/>
            <w:tcPrChange w:id="299" w:author="Антон Смирнов" w:date="2023-05-24T10:53:00Z">
              <w:tcPr>
                <w:tcW w:w="1131" w:type="pct"/>
              </w:tcPr>
            </w:tcPrChange>
          </w:tcPr>
          <w:p w14:paraId="566FCF39" w14:textId="77777777" w:rsidR="005C4AD5" w:rsidRPr="0075779D" w:rsidRDefault="00BF5734" w:rsidP="00BF5734">
            <w:pPr>
              <w:pStyle w:val="Compact"/>
              <w:ind w:firstLine="0"/>
              <w:jc w:val="left"/>
              <w:rPr>
                <w:szCs w:val="28"/>
              </w:rPr>
            </w:pPr>
            <w:r w:rsidRPr="0075779D">
              <w:rPr>
                <w:szCs w:val="28"/>
              </w:rPr>
              <w:t>Lmp7, RING10, Y2, C13</w:t>
            </w:r>
          </w:p>
        </w:tc>
        <w:tc>
          <w:tcPr>
            <w:tcW w:w="0" w:type="pct"/>
            <w:tcPrChange w:id="300" w:author="Антон Смирнов" w:date="2023-05-24T10:53:00Z">
              <w:tcPr>
                <w:tcW w:w="611" w:type="pct"/>
              </w:tcPr>
            </w:tcPrChange>
          </w:tcPr>
          <w:p w14:paraId="1A6DAB68" w14:textId="77777777" w:rsidR="005C4AD5" w:rsidRPr="0075779D" w:rsidRDefault="00BF5734" w:rsidP="00BF5734">
            <w:pPr>
              <w:pStyle w:val="Compact"/>
              <w:ind w:firstLine="0"/>
              <w:jc w:val="left"/>
              <w:rPr>
                <w:szCs w:val="28"/>
              </w:rPr>
            </w:pPr>
            <w:r w:rsidRPr="0075779D">
              <w:rPr>
                <w:szCs w:val="28"/>
              </w:rPr>
              <w:t>PSMB8</w:t>
            </w:r>
          </w:p>
        </w:tc>
        <w:tc>
          <w:tcPr>
            <w:tcW w:w="0" w:type="pct"/>
            <w:tcPrChange w:id="301" w:author="Антон Смирнов" w:date="2023-05-24T10:53:00Z">
              <w:tcPr>
                <w:tcW w:w="1284" w:type="pct"/>
              </w:tcPr>
            </w:tcPrChange>
          </w:tcPr>
          <w:p w14:paraId="7C556542" w14:textId="77777777" w:rsidR="005C4AD5" w:rsidRPr="0075779D" w:rsidRDefault="00BF5734" w:rsidP="00BF5734">
            <w:pPr>
              <w:pStyle w:val="Compact"/>
              <w:ind w:firstLine="0"/>
              <w:jc w:val="left"/>
              <w:rPr>
                <w:szCs w:val="28"/>
              </w:rPr>
            </w:pPr>
            <w:proofErr w:type="spellStart"/>
            <w:r w:rsidRPr="0075779D">
              <w:rPr>
                <w:szCs w:val="28"/>
              </w:rPr>
              <w:t>Химотрипсин-подобная</w:t>
            </w:r>
            <w:proofErr w:type="spellEnd"/>
          </w:p>
        </w:tc>
      </w:tr>
      <w:tr w:rsidR="00033E83" w:rsidRPr="006D3EF5" w14:paraId="54A54502" w14:textId="77777777" w:rsidTr="001F356C">
        <w:tc>
          <w:tcPr>
            <w:tcW w:w="935" w:type="pct"/>
            <w:tcPrChange w:id="302" w:author="Антон Смирнов" w:date="2023-05-24T10:53:00Z">
              <w:tcPr>
                <w:tcW w:w="1019" w:type="pct"/>
              </w:tcPr>
            </w:tcPrChange>
          </w:tcPr>
          <w:p w14:paraId="5B199737" w14:textId="77777777" w:rsidR="005C4AD5" w:rsidRPr="0075779D" w:rsidRDefault="00BF5734" w:rsidP="00BF5734">
            <w:pPr>
              <w:pStyle w:val="Compact"/>
              <w:ind w:firstLine="0"/>
              <w:jc w:val="left"/>
              <w:rPr>
                <w:szCs w:val="28"/>
              </w:rPr>
            </w:pPr>
            <w:proofErr w:type="spellStart"/>
            <w:r w:rsidRPr="0075779D">
              <w:rPr>
                <w:szCs w:val="28"/>
              </w:rPr>
              <w:t>Бета</w:t>
            </w:r>
            <w:proofErr w:type="spellEnd"/>
            <w:r w:rsidRPr="0075779D">
              <w:rPr>
                <w:szCs w:val="28"/>
              </w:rPr>
              <w:t xml:space="preserve"> тип-11</w:t>
            </w:r>
          </w:p>
        </w:tc>
        <w:tc>
          <w:tcPr>
            <w:tcW w:w="1039" w:type="pct"/>
            <w:tcPrChange w:id="303" w:author="Антон Смирнов" w:date="2023-05-24T10:53:00Z">
              <w:tcPr>
                <w:tcW w:w="955" w:type="pct"/>
              </w:tcPr>
            </w:tcPrChange>
          </w:tcPr>
          <w:p w14:paraId="7FCB0C97" w14:textId="77777777" w:rsidR="005C4AD5" w:rsidRPr="0075779D" w:rsidRDefault="00BF5734">
            <w:pPr>
              <w:pStyle w:val="Compact"/>
              <w:jc w:val="left"/>
              <w:rPr>
                <w:szCs w:val="28"/>
              </w:rPr>
            </w:pPr>
            <m:oMathPara>
              <m:oMath>
                <m:r>
                  <w:rPr>
                    <w:rFonts w:ascii="Cambria Math" w:hAnsi="Cambria Math"/>
                    <w:szCs w:val="28"/>
                  </w:rPr>
                  <m:t>β5t</m:t>
                </m:r>
              </m:oMath>
            </m:oMathPara>
          </w:p>
        </w:tc>
        <w:tc>
          <w:tcPr>
            <w:tcW w:w="0" w:type="pct"/>
            <w:tcPrChange w:id="304" w:author="Антон Смирнов" w:date="2023-05-24T10:53:00Z">
              <w:tcPr>
                <w:tcW w:w="1131" w:type="pct"/>
              </w:tcPr>
            </w:tcPrChange>
          </w:tcPr>
          <w:p w14:paraId="2BAF0779" w14:textId="77777777" w:rsidR="005C4AD5" w:rsidRPr="0075779D" w:rsidRDefault="00BF5734" w:rsidP="00BF5734">
            <w:pPr>
              <w:pStyle w:val="Compact"/>
              <w:ind w:firstLine="0"/>
              <w:jc w:val="left"/>
              <w:rPr>
                <w:szCs w:val="28"/>
              </w:rPr>
            </w:pPr>
            <w:r w:rsidRPr="0075779D">
              <w:rPr>
                <w:szCs w:val="28"/>
              </w:rPr>
              <w:t>Thymus-specific β5</w:t>
            </w:r>
          </w:p>
        </w:tc>
        <w:tc>
          <w:tcPr>
            <w:tcW w:w="0" w:type="pct"/>
            <w:tcPrChange w:id="305" w:author="Антон Смирнов" w:date="2023-05-24T10:53:00Z">
              <w:tcPr>
                <w:tcW w:w="611" w:type="pct"/>
              </w:tcPr>
            </w:tcPrChange>
          </w:tcPr>
          <w:p w14:paraId="74BE884B" w14:textId="77777777" w:rsidR="005C4AD5" w:rsidRPr="0075779D" w:rsidRDefault="00BF5734" w:rsidP="00BF5734">
            <w:pPr>
              <w:pStyle w:val="Compact"/>
              <w:ind w:firstLine="0"/>
              <w:jc w:val="left"/>
              <w:rPr>
                <w:szCs w:val="28"/>
              </w:rPr>
            </w:pPr>
            <w:r w:rsidRPr="0075779D">
              <w:rPr>
                <w:szCs w:val="28"/>
              </w:rPr>
              <w:t>PSMB11</w:t>
            </w:r>
          </w:p>
        </w:tc>
        <w:tc>
          <w:tcPr>
            <w:tcW w:w="0" w:type="pct"/>
            <w:tcPrChange w:id="306" w:author="Антон Смирнов" w:date="2023-05-24T10:53:00Z">
              <w:tcPr>
                <w:tcW w:w="1284" w:type="pct"/>
              </w:tcPr>
            </w:tcPrChange>
          </w:tcPr>
          <w:p w14:paraId="4C7F8F32" w14:textId="77777777" w:rsidR="005C4AD5" w:rsidRPr="0075779D" w:rsidRDefault="00BF5734" w:rsidP="00BF5734">
            <w:pPr>
              <w:pStyle w:val="Compact"/>
              <w:ind w:firstLine="0"/>
              <w:jc w:val="left"/>
              <w:rPr>
                <w:szCs w:val="28"/>
              </w:rPr>
            </w:pPr>
            <w:proofErr w:type="spellStart"/>
            <w:r w:rsidRPr="0075779D">
              <w:rPr>
                <w:szCs w:val="28"/>
              </w:rPr>
              <w:t>Химотрипсин-подобная</w:t>
            </w:r>
            <w:proofErr w:type="spellEnd"/>
          </w:p>
        </w:tc>
      </w:tr>
    </w:tbl>
    <w:bookmarkEnd w:id="245"/>
    <w:p w14:paraId="63554161" w14:textId="7C07274A" w:rsidR="005C4AD5" w:rsidRPr="007A630F" w:rsidRDefault="00BF5734">
      <w:pPr>
        <w:pStyle w:val="a0"/>
        <w:rPr>
          <w:lang w:val="ru-RU"/>
        </w:rPr>
      </w:pPr>
      <w:r w:rsidRPr="007A630F">
        <w:rPr>
          <w:lang w:val="ru-RU"/>
        </w:rPr>
        <w:t>Анализ субстратной специфичности показывает, что конститутивная протеасома предпочитает выпускать пептиды с гидрофобными или основными остатками на С-конце, но это не означает, что не бывает других аминокислот на С-конце, к тому же у протеасом нет особых предпочтени</w:t>
      </w:r>
      <w:r w:rsidR="007F2068">
        <w:rPr>
          <w:lang w:val="ru-RU"/>
        </w:rPr>
        <w:t>й</w:t>
      </w:r>
      <w:r w:rsidRPr="007A630F">
        <w:rPr>
          <w:lang w:val="ru-RU"/>
        </w:rPr>
        <w:t xml:space="preserve"> по другим позициям в итоговом пептиде, а наблюдаемые частоты аминокислотных остатков зависят от строения регуляторных и каталитических субъединиц используемой протеасомы</w:t>
      </w:r>
      <w:r>
        <w:rPr>
          <w:lang w:val="ru-RU"/>
        </w:rPr>
        <w:t xml:space="preserve"> </w:t>
      </w:r>
      <w:r w:rsidR="00744043">
        <w:rPr>
          <w:lang w:val="ru-RU"/>
        </w:rPr>
        <w:fldChar w:fldCharType="begin"/>
      </w:r>
      <w:r w:rsidR="00744043">
        <w:rPr>
          <w:lang w:val="ru-RU"/>
        </w:rPr>
        <w:instrText xml:space="preserve"> ADDIN ZOTERO_ITEM CSL_CITATION {"citationID":"aWdMwLQP","properties":{"formattedCitation":"[35]","plainCitation":"[35]","noteIndex":0},"citationItems":[{"id":525,"uris":["http://zotero.org/users/10071278/items/KMBMQ9DS"],"itemData":{"id":525,"type":"article-journal","page":"11","title":"Substrate specificity of the human proteasome","author":[{"family":"Harris","given":"Jennifer L"},{"family":"Alper","given":"Phil B"},{"family":"Li","given":"Jun"},{"family":"Rechsteiner","given":"Martin"},{"family":"Backes","given":"Bradley J"}]}}],"schema":"https://github.com/citation-style-language/schema/raw/master/csl-citation.json"} </w:instrText>
      </w:r>
      <w:r w:rsidR="00744043">
        <w:rPr>
          <w:lang w:val="ru-RU"/>
        </w:rPr>
        <w:fldChar w:fldCharType="separate"/>
      </w:r>
      <w:r w:rsidR="00744043" w:rsidRPr="00744043">
        <w:rPr>
          <w:rFonts w:cs="Times New Roman"/>
          <w:lang w:val="ru-RU"/>
        </w:rPr>
        <w:t>[35]</w:t>
      </w:r>
      <w:r w:rsidR="00744043">
        <w:rPr>
          <w:lang w:val="ru-RU"/>
        </w:rPr>
        <w:fldChar w:fldCharType="end"/>
      </w:r>
      <w:r w:rsidRPr="007A630F">
        <w:rPr>
          <w:lang w:val="ru-RU"/>
        </w:rPr>
        <w:t xml:space="preserve">. Индуцированные субъединицы обладают отличающимся профилем каталитической активности: </w:t>
      </w:r>
      <m:oMath>
        <m:r>
          <w:rPr>
            <w:rFonts w:ascii="Cambria Math" w:hAnsi="Cambria Math"/>
          </w:rPr>
          <m:t>β</m:t>
        </m:r>
        <m:r>
          <w:rPr>
            <w:rFonts w:ascii="Cambria Math" w:hAnsi="Cambria Math"/>
            <w:lang w:val="ru-RU"/>
          </w:rPr>
          <m:t>1</m:t>
        </m:r>
        <m:r>
          <w:rPr>
            <w:rFonts w:ascii="Cambria Math" w:hAnsi="Cambria Math"/>
          </w:rPr>
          <m:t>i</m:t>
        </m:r>
      </m:oMath>
      <w:r w:rsidRPr="007A630F">
        <w:rPr>
          <w:lang w:val="ru-RU"/>
        </w:rPr>
        <w:t xml:space="preserve"> субъединица предпочитает гидрофобные остатки с разветвленной цепью, в отличие от </w:t>
      </w:r>
      <m:oMath>
        <m:r>
          <w:rPr>
            <w:rFonts w:ascii="Cambria Math" w:hAnsi="Cambria Math"/>
          </w:rPr>
          <m:t>β</m:t>
        </m:r>
        <m:r>
          <w:rPr>
            <w:rFonts w:ascii="Cambria Math" w:hAnsi="Cambria Math"/>
            <w:lang w:val="ru-RU"/>
          </w:rPr>
          <m:t>1</m:t>
        </m:r>
      </m:oMath>
      <w:r w:rsidRPr="007A630F">
        <w:rPr>
          <w:lang w:val="ru-RU"/>
        </w:rPr>
        <w:t xml:space="preserve">, предпочитающей кислотные остатки, </w:t>
      </w:r>
      <m:oMath>
        <m:r>
          <w:rPr>
            <w:rFonts w:ascii="Cambria Math" w:hAnsi="Cambria Math"/>
          </w:rPr>
          <m:t>β</m:t>
        </m:r>
        <m:r>
          <w:rPr>
            <w:rFonts w:ascii="Cambria Math" w:hAnsi="Cambria Math"/>
            <w:lang w:val="ru-RU"/>
          </w:rPr>
          <m:t>5</m:t>
        </m:r>
        <m:r>
          <w:rPr>
            <w:rFonts w:ascii="Cambria Math" w:hAnsi="Cambria Math"/>
          </w:rPr>
          <m:t>i</m:t>
        </m:r>
      </m:oMath>
      <w:r w:rsidRPr="007A630F">
        <w:rPr>
          <w:lang w:val="ru-RU"/>
        </w:rPr>
        <w:t xml:space="preserve"> обладает ещё большим сродством к гидрофобным остаткам, чем </w:t>
      </w:r>
      <m:oMath>
        <m:r>
          <w:rPr>
            <w:rFonts w:ascii="Cambria Math" w:hAnsi="Cambria Math"/>
          </w:rPr>
          <m:t>β</m:t>
        </m:r>
        <m:r>
          <w:rPr>
            <w:rFonts w:ascii="Cambria Math" w:hAnsi="Cambria Math"/>
            <w:lang w:val="ru-RU"/>
          </w:rPr>
          <m:t>5</m:t>
        </m:r>
      </m:oMath>
      <w:r w:rsidRPr="007A630F">
        <w:rPr>
          <w:lang w:val="ru-RU"/>
        </w:rPr>
        <w:t xml:space="preserve">, а профиль активности </w:t>
      </w:r>
      <m:oMath>
        <m:r>
          <w:rPr>
            <w:rFonts w:ascii="Cambria Math" w:hAnsi="Cambria Math"/>
          </w:rPr>
          <m:t>β</m:t>
        </m:r>
        <m:r>
          <w:rPr>
            <w:rFonts w:ascii="Cambria Math" w:hAnsi="Cambria Math"/>
            <w:lang w:val="ru-RU"/>
          </w:rPr>
          <m:t>2</m:t>
        </m:r>
      </m:oMath>
      <w:r w:rsidRPr="007A630F">
        <w:rPr>
          <w:lang w:val="ru-RU"/>
        </w:rPr>
        <w:t xml:space="preserve"> и </w:t>
      </w:r>
      <m:oMath>
        <m:r>
          <w:rPr>
            <w:rFonts w:ascii="Cambria Math" w:hAnsi="Cambria Math"/>
          </w:rPr>
          <m:t>β</m:t>
        </m:r>
        <m:r>
          <w:rPr>
            <w:rFonts w:ascii="Cambria Math" w:hAnsi="Cambria Math"/>
            <w:lang w:val="ru-RU"/>
          </w:rPr>
          <m:t>2</m:t>
        </m:r>
        <m:r>
          <w:rPr>
            <w:rFonts w:ascii="Cambria Math" w:hAnsi="Cambria Math"/>
          </w:rPr>
          <m:t>i</m:t>
        </m:r>
      </m:oMath>
      <w:r w:rsidRPr="007A630F">
        <w:rPr>
          <w:lang w:val="ru-RU"/>
        </w:rPr>
        <w:t xml:space="preserve"> идентичен</w:t>
      </w:r>
      <w:r w:rsidR="00744043" w:rsidRPr="0075779D">
        <w:rPr>
          <w:lang w:val="ru-RU"/>
        </w:rPr>
        <w:t xml:space="preserve"> </w:t>
      </w:r>
      <w:r w:rsidR="00744043">
        <w:rPr>
          <w:lang w:val="ru-RU"/>
        </w:rPr>
        <w:fldChar w:fldCharType="begin"/>
      </w:r>
      <w:r w:rsidR="00744043">
        <w:rPr>
          <w:lang w:val="ru-RU"/>
        </w:rPr>
        <w:instrText xml:space="preserve"> ADDIN ZOTERO_ITEM CSL_CITATION {"citationID":"AFxzqvAS","properties":{"formattedCitation":"[33]","plainCitation":"[33]","noteIndex":0},"citationItems":[{"id":374,"uris":["http://zotero.org/users/10071278/items/4SIRHUK9"],"itemData":{"id":374,"type":"article-journal","container-title":"Nature Immunology","DOI":"10.1038/s41590-018-0186-z","ISSN":"1529-2908, 1529-2916","issue":"9","journalAbbreviation":"Nat Immunol","language":"en","page":"923-931","source":"DOI.org (Crossref)","title":"The immunoproteasome and thymoproteasome: functions, evolution and human disease","title-short":"The immunoproteasome and thymoproteasome","volume":"19","author":[{"family":"Murata","given":"Shigeo"},{"family":"Takahama","given":"Yousuke"},{"family":"Kasahara","given":"Masanori"},{"family":"Tanaka","given":"Keiji"}],"issued":{"date-parts":[["2018",9]]}}}],"schema":"https://github.com/citation-style-language/schema/raw/master/csl-citation.json"} </w:instrText>
      </w:r>
      <w:r w:rsidR="00744043">
        <w:rPr>
          <w:lang w:val="ru-RU"/>
        </w:rPr>
        <w:fldChar w:fldCharType="separate"/>
      </w:r>
      <w:r w:rsidR="00744043" w:rsidRPr="0075779D">
        <w:rPr>
          <w:rFonts w:cs="Times New Roman"/>
          <w:lang w:val="ru-RU"/>
        </w:rPr>
        <w:t>[33]</w:t>
      </w:r>
      <w:r w:rsidR="00744043">
        <w:rPr>
          <w:lang w:val="ru-RU"/>
        </w:rPr>
        <w:fldChar w:fldCharType="end"/>
      </w:r>
      <w:r w:rsidR="00744043" w:rsidRPr="0075779D">
        <w:rPr>
          <w:lang w:val="ru-RU"/>
        </w:rPr>
        <w:t>.</w:t>
      </w:r>
      <w:r w:rsidR="00744043" w:rsidRPr="007A630F" w:rsidDel="00744043">
        <w:rPr>
          <w:lang w:val="ru-RU"/>
        </w:rPr>
        <w:t xml:space="preserve"> </w:t>
      </w:r>
      <m:oMath>
        <m:r>
          <w:rPr>
            <w:rFonts w:ascii="Cambria Math" w:hAnsi="Cambria Math"/>
          </w:rPr>
          <m:t>β</m:t>
        </m:r>
        <m:r>
          <w:rPr>
            <w:rFonts w:ascii="Cambria Math" w:hAnsi="Cambria Math"/>
            <w:lang w:val="ru-RU"/>
          </w:rPr>
          <m:t>5</m:t>
        </m:r>
        <m:r>
          <w:rPr>
            <w:rFonts w:ascii="Cambria Math" w:hAnsi="Cambria Math"/>
          </w:rPr>
          <m:t>t</m:t>
        </m:r>
      </m:oMath>
      <w:r w:rsidRPr="007A630F">
        <w:rPr>
          <w:lang w:val="ru-RU"/>
        </w:rPr>
        <w:t xml:space="preserve"> субъединица обладает пониженной химотрипсин-подобной активностью без влияния на каспазо-подобную и трипсин-подобную активности, что увеличивает долю пептидов с кислотным С-концевым остатком</w:t>
      </w:r>
      <w:r w:rsidR="00744043" w:rsidRPr="0075779D">
        <w:rPr>
          <w:lang w:val="ru-RU"/>
        </w:rPr>
        <w:t xml:space="preserve"> </w:t>
      </w:r>
      <w:r w:rsidR="00744043">
        <w:rPr>
          <w:lang w:val="ru-RU"/>
        </w:rPr>
        <w:fldChar w:fldCharType="begin"/>
      </w:r>
      <w:r w:rsidR="00744043">
        <w:rPr>
          <w:lang w:val="ru-RU"/>
        </w:rPr>
        <w:instrText xml:space="preserve"> ADDIN ZOTERO_ITEM CSL_CITATION {"citationID":"I0DH8X9k","properties":{"formattedCitation":"[36]","plainCitation":"[36]","noteIndex":0},"citationItems":[{"id":530,"uris":["http://zotero.org/users/10071278/items/KB9CNBA6"],"itemData":{"id":530,"type":"article-journal","container-title":"Current Opinion in Immunology","DOI":"10.1016/j.coi.2012.01.006","issue":"1","page":"92–98","title":"β5t-containing thymoproteasome: specific expression in thymic cortical epithelial cells and role in positive selection of CD8+ T cells","volume":"24","author":[{"family":"Takahama","given":"Yousuke"},{"family":"Takada","given":"Kensuke"},{"family":"Murata","given":"Shigeo"},{"family":"Tanaka","given":"Keiji"}],"issued":{"date-parts":[["2012"]]}}}],"schema":"https://github.com/citation-style-language/schema/raw/master/csl-citation.json"} </w:instrText>
      </w:r>
      <w:r w:rsidR="00744043">
        <w:rPr>
          <w:lang w:val="ru-RU"/>
        </w:rPr>
        <w:fldChar w:fldCharType="separate"/>
      </w:r>
      <w:r w:rsidR="00744043" w:rsidRPr="00744043">
        <w:rPr>
          <w:rFonts w:cs="Times New Roman"/>
          <w:lang w:val="ru-RU"/>
        </w:rPr>
        <w:t>[36]</w:t>
      </w:r>
      <w:r w:rsidR="00744043">
        <w:rPr>
          <w:lang w:val="ru-RU"/>
        </w:rPr>
        <w:fldChar w:fldCharType="end"/>
      </w:r>
      <w:r w:rsidRPr="007A630F">
        <w:rPr>
          <w:lang w:val="ru-RU"/>
        </w:rPr>
        <w:t xml:space="preserve">. </w:t>
      </w:r>
      <w:proofErr w:type="spellStart"/>
      <w:r w:rsidRPr="007A630F">
        <w:rPr>
          <w:lang w:val="ru-RU"/>
        </w:rPr>
        <w:t>Тимопроте</w:t>
      </w:r>
      <w:r w:rsidR="00744043">
        <w:rPr>
          <w:lang w:val="ru-RU"/>
        </w:rPr>
        <w:t>а</w:t>
      </w:r>
      <w:r w:rsidRPr="007A630F">
        <w:rPr>
          <w:lang w:val="ru-RU"/>
        </w:rPr>
        <w:t>сома</w:t>
      </w:r>
      <w:proofErr w:type="spellEnd"/>
      <w:r w:rsidRPr="007A630F">
        <w:rPr>
          <w:lang w:val="ru-RU"/>
        </w:rPr>
        <w:t xml:space="preserve"> участвует в положительной селекции </w:t>
      </w:r>
      <w:r>
        <w:t>CD</w:t>
      </w:r>
      <w:r w:rsidRPr="007A630F">
        <w:rPr>
          <w:lang w:val="ru-RU"/>
        </w:rPr>
        <w:t>8</w:t>
      </w:r>
      <w:r w:rsidRPr="007A630F">
        <w:rPr>
          <w:vertAlign w:val="superscript"/>
          <w:lang w:val="ru-RU"/>
        </w:rPr>
        <w:t>+</w:t>
      </w:r>
      <w:r w:rsidRPr="007A630F">
        <w:rPr>
          <w:lang w:val="ru-RU"/>
        </w:rPr>
        <w:t xml:space="preserve">-лимфоцитов </w:t>
      </w:r>
      <w:r w:rsidR="00744043">
        <w:rPr>
          <w:lang w:val="ru-RU"/>
        </w:rPr>
        <w:fldChar w:fldCharType="begin"/>
      </w:r>
      <w:r w:rsidR="00744043">
        <w:rPr>
          <w:lang w:val="ru-RU"/>
        </w:rPr>
        <w:instrText xml:space="preserve"> ADDIN ZOTERO_ITEM CSL_CITATION {"citationID":"2HyQi4wg","properties":{"formattedCitation":"[37]","plainCitation":"[37]","noteIndex":0},"citationItems":[{"id":377,"uris":["http://zotero.org/users/10071278/items/JYJMF8S8"],"itemData":{"id":377,"type":"article-journal","container-title":"Trends in Biochemical Sciences","DOI":"10.1016/j.tibs.2013.10.004","ISSN":"09680004","issue":"1","journalAbbreviation":"Trends in Biochemical Sciences","language":"en","page":"17-24","source":"DOI.org (Crossref)","title":"The unique functions of tissue-specific proteasomes","volume":"39","author":[{"family":"Kniepert","given":"Andrea"},{"family":"Groettrup","given":"Marcus"}],"issued":{"date-parts":[["2014",1]]}}}],"schema":"https://github.com/citation-style-language/schema/raw/master/csl-citation.json"} </w:instrText>
      </w:r>
      <w:r w:rsidR="00744043">
        <w:rPr>
          <w:lang w:val="ru-RU"/>
        </w:rPr>
        <w:fldChar w:fldCharType="separate"/>
      </w:r>
      <w:r w:rsidR="00744043" w:rsidRPr="0075779D">
        <w:rPr>
          <w:rFonts w:cs="Times New Roman"/>
          <w:lang w:val="ru-RU"/>
        </w:rPr>
        <w:t>[37]</w:t>
      </w:r>
      <w:r w:rsidR="00744043">
        <w:rPr>
          <w:lang w:val="ru-RU"/>
        </w:rPr>
        <w:fldChar w:fldCharType="end"/>
      </w:r>
      <w:r w:rsidRPr="007A630F">
        <w:rPr>
          <w:lang w:val="ru-RU"/>
        </w:rPr>
        <w:t xml:space="preserve">. Для положительной селекции лимфоцитов важно, чтобы они распознали комплекс “свой пептид-МНС”, поэтому </w:t>
      </w:r>
      <w:proofErr w:type="spellStart"/>
      <w:r w:rsidRPr="007A630F">
        <w:rPr>
          <w:lang w:val="ru-RU"/>
        </w:rPr>
        <w:t>тимопроте</w:t>
      </w:r>
      <w:r>
        <w:rPr>
          <w:lang w:val="ru-RU"/>
        </w:rPr>
        <w:t>а</w:t>
      </w:r>
      <w:r w:rsidRPr="007A630F">
        <w:rPr>
          <w:lang w:val="ru-RU"/>
        </w:rPr>
        <w:t>сома</w:t>
      </w:r>
      <w:proofErr w:type="spellEnd"/>
      <w:r w:rsidRPr="007A630F">
        <w:rPr>
          <w:lang w:val="ru-RU"/>
        </w:rPr>
        <w:t xml:space="preserve"> генерирует пептиды </w:t>
      </w:r>
      <w:r w:rsidRPr="007A630F">
        <w:rPr>
          <w:lang w:val="ru-RU"/>
        </w:rPr>
        <w:lastRenderedPageBreak/>
        <w:t xml:space="preserve">более похожие на </w:t>
      </w:r>
      <w:r w:rsidR="00744043" w:rsidRPr="007A630F">
        <w:rPr>
          <w:lang w:val="ru-RU"/>
        </w:rPr>
        <w:t>собственные, в то время как</w:t>
      </w:r>
      <w:r w:rsidRPr="007A630F">
        <w:rPr>
          <w:lang w:val="ru-RU"/>
        </w:rPr>
        <w:t xml:space="preserve"> для </w:t>
      </w:r>
      <w:proofErr w:type="spellStart"/>
      <w:r w:rsidRPr="007A630F">
        <w:rPr>
          <w:lang w:val="ru-RU"/>
        </w:rPr>
        <w:t>иммунопроте</w:t>
      </w:r>
      <w:r w:rsidR="00744043">
        <w:rPr>
          <w:lang w:val="ru-RU"/>
        </w:rPr>
        <w:t>а</w:t>
      </w:r>
      <w:r w:rsidRPr="007A630F">
        <w:rPr>
          <w:lang w:val="ru-RU"/>
        </w:rPr>
        <w:t>сомы</w:t>
      </w:r>
      <w:proofErr w:type="spellEnd"/>
      <w:r w:rsidRPr="007A630F">
        <w:rPr>
          <w:lang w:val="ru-RU"/>
        </w:rPr>
        <w:t xml:space="preserve"> важно генерировать пептиды максимально непохожие на собственные для скорейшей реализации иммунного ответа.</w:t>
      </w:r>
    </w:p>
    <w:p w14:paraId="58BA1668" w14:textId="32B722B9" w:rsidR="005C4AD5" w:rsidRPr="007A630F" w:rsidRDefault="00BF5734">
      <w:pPr>
        <w:pStyle w:val="a0"/>
        <w:rPr>
          <w:lang w:val="ru-RU"/>
        </w:rPr>
      </w:pPr>
      <w:r w:rsidRPr="007A630F">
        <w:rPr>
          <w:lang w:val="ru-RU"/>
        </w:rPr>
        <w:t xml:space="preserve">С помощью </w:t>
      </w:r>
      <w:r w:rsidR="007F2068" w:rsidRPr="0075779D">
        <w:rPr>
          <w:rFonts w:cs="Times New Roman"/>
          <w:szCs w:val="28"/>
          <w:lang w:val="ru-RU"/>
        </w:rPr>
        <w:t>убиквитин-</w:t>
      </w:r>
      <w:proofErr w:type="spellStart"/>
      <w:r w:rsidR="007F2068" w:rsidRPr="0075779D">
        <w:rPr>
          <w:rFonts w:cs="Times New Roman"/>
          <w:szCs w:val="28"/>
          <w:lang w:val="ru-RU"/>
        </w:rPr>
        <w:t>проте</w:t>
      </w:r>
      <w:r w:rsidR="00744043">
        <w:rPr>
          <w:rFonts w:cs="Times New Roman"/>
          <w:szCs w:val="28"/>
          <w:lang w:val="ru-RU"/>
        </w:rPr>
        <w:t>а</w:t>
      </w:r>
      <w:r w:rsidR="007F2068" w:rsidRPr="0075779D">
        <w:rPr>
          <w:rFonts w:cs="Times New Roman"/>
          <w:szCs w:val="28"/>
          <w:lang w:val="ru-RU"/>
        </w:rPr>
        <w:t>сомальная</w:t>
      </w:r>
      <w:proofErr w:type="spellEnd"/>
      <w:r w:rsidR="007F2068" w:rsidRPr="0075779D">
        <w:rPr>
          <w:rFonts w:cs="Times New Roman"/>
          <w:szCs w:val="28"/>
          <w:lang w:val="ru-RU"/>
        </w:rPr>
        <w:t xml:space="preserve"> система</w:t>
      </w:r>
      <w:r w:rsidR="007F2068" w:rsidRPr="0075779D">
        <w:rPr>
          <w:lang w:val="ru-RU"/>
        </w:rPr>
        <w:t xml:space="preserve"> </w:t>
      </w:r>
      <w:r w:rsidR="007F2068">
        <w:rPr>
          <w:lang w:val="ru-RU"/>
        </w:rPr>
        <w:t>(</w:t>
      </w:r>
      <w:r w:rsidR="007F2068" w:rsidRPr="00BF5734">
        <w:rPr>
          <w:rFonts w:cs="Times New Roman"/>
          <w:szCs w:val="28"/>
        </w:rPr>
        <w:t>ubiquitin</w:t>
      </w:r>
      <w:r w:rsidR="007F2068" w:rsidRPr="00B85DCC">
        <w:rPr>
          <w:rFonts w:cs="Times New Roman"/>
          <w:szCs w:val="28"/>
          <w:lang w:val="ru-RU"/>
        </w:rPr>
        <w:t>-</w:t>
      </w:r>
      <w:r w:rsidR="007F2068" w:rsidRPr="00BF5734">
        <w:rPr>
          <w:rFonts w:cs="Times New Roman"/>
          <w:szCs w:val="28"/>
        </w:rPr>
        <w:t>proteasomal</w:t>
      </w:r>
      <w:r w:rsidR="007F2068" w:rsidRPr="00B85DCC">
        <w:rPr>
          <w:rFonts w:cs="Times New Roman"/>
          <w:szCs w:val="28"/>
          <w:lang w:val="ru-RU"/>
        </w:rPr>
        <w:t xml:space="preserve"> </w:t>
      </w:r>
      <w:r w:rsidR="007F2068" w:rsidRPr="00BF5734">
        <w:rPr>
          <w:rFonts w:cs="Times New Roman"/>
          <w:szCs w:val="28"/>
        </w:rPr>
        <w:t>system</w:t>
      </w:r>
      <w:r w:rsidR="007F2068" w:rsidRPr="00B85DCC">
        <w:rPr>
          <w:rFonts w:cs="Times New Roman"/>
          <w:szCs w:val="28"/>
          <w:lang w:val="ru-RU"/>
        </w:rPr>
        <w:t xml:space="preserve"> </w:t>
      </w:r>
      <w:r w:rsidR="007F2068">
        <w:rPr>
          <w:rFonts w:cs="Times New Roman"/>
          <w:szCs w:val="28"/>
          <w:lang w:val="ru-RU"/>
        </w:rPr>
        <w:t>–</w:t>
      </w:r>
      <w:r w:rsidR="007F2068" w:rsidRPr="00B85DCC">
        <w:rPr>
          <w:rFonts w:cs="Times New Roman"/>
          <w:szCs w:val="28"/>
          <w:lang w:val="ru-RU"/>
        </w:rPr>
        <w:t xml:space="preserve"> </w:t>
      </w:r>
      <w:r>
        <w:t>UPS</w:t>
      </w:r>
      <w:r w:rsidR="007F2068">
        <w:rPr>
          <w:lang w:val="ru-RU"/>
        </w:rPr>
        <w:t>)</w:t>
      </w:r>
      <w:r w:rsidRPr="007A630F">
        <w:rPr>
          <w:lang w:val="ru-RU"/>
        </w:rPr>
        <w:t xml:space="preserve"> клетка избавляется как от поврежденных или ненужных белков, так и от дефективных </w:t>
      </w:r>
      <w:proofErr w:type="spellStart"/>
      <w:r w:rsidRPr="007A630F">
        <w:rPr>
          <w:lang w:val="ru-RU"/>
        </w:rPr>
        <w:t>рибосомальных</w:t>
      </w:r>
      <w:proofErr w:type="spellEnd"/>
      <w:r w:rsidRPr="007A630F">
        <w:rPr>
          <w:lang w:val="ru-RU"/>
        </w:rPr>
        <w:t xml:space="preserve"> продуктов (</w:t>
      </w:r>
      <w:r>
        <w:t>defective</w:t>
      </w:r>
      <w:r w:rsidRPr="007A630F">
        <w:rPr>
          <w:lang w:val="ru-RU"/>
        </w:rPr>
        <w:t xml:space="preserve"> </w:t>
      </w:r>
      <w:r>
        <w:t>ribosomal</w:t>
      </w:r>
      <w:r w:rsidRPr="007A630F">
        <w:rPr>
          <w:lang w:val="ru-RU"/>
        </w:rPr>
        <w:t xml:space="preserve"> </w:t>
      </w:r>
      <w:r>
        <w:t>products</w:t>
      </w:r>
      <w:r w:rsidRPr="007A630F">
        <w:rPr>
          <w:lang w:val="ru-RU"/>
        </w:rPr>
        <w:t xml:space="preserve">, </w:t>
      </w:r>
      <w:proofErr w:type="spellStart"/>
      <w:r>
        <w:t>DRiP</w:t>
      </w:r>
      <w:proofErr w:type="spellEnd"/>
      <w:r w:rsidRPr="007A630F">
        <w:rPr>
          <w:lang w:val="ru-RU"/>
        </w:rPr>
        <w:t xml:space="preserve">). </w:t>
      </w:r>
      <w:proofErr w:type="spellStart"/>
      <w:r>
        <w:t>DRiP</w:t>
      </w:r>
      <w:proofErr w:type="spellEnd"/>
      <w:r w:rsidRPr="007A630F">
        <w:rPr>
          <w:lang w:val="ru-RU"/>
        </w:rPr>
        <w:t xml:space="preserve"> представляют из себя пептиды, транслированные с интронов на неправильно </w:t>
      </w:r>
      <w:proofErr w:type="spellStart"/>
      <w:r w:rsidRPr="007A630F">
        <w:rPr>
          <w:lang w:val="ru-RU"/>
        </w:rPr>
        <w:t>сплайсированных</w:t>
      </w:r>
      <w:proofErr w:type="spellEnd"/>
      <w:r w:rsidRPr="007A630F">
        <w:rPr>
          <w:lang w:val="ru-RU"/>
        </w:rPr>
        <w:t xml:space="preserve"> мРНК, транслированные с</w:t>
      </w:r>
      <w:r w:rsidR="007F2068">
        <w:rPr>
          <w:lang w:val="ru-RU"/>
        </w:rPr>
        <w:t>о</w:t>
      </w:r>
      <w:r w:rsidRPr="007A630F">
        <w:rPr>
          <w:lang w:val="ru-RU"/>
        </w:rPr>
        <w:t xml:space="preserve"> сдвигом рамки считывания и неправильно уложенные белки, меченные убиквитином для их быстрого разрушения </w:t>
      </w:r>
      <w:proofErr w:type="spellStart"/>
      <w:r w:rsidRPr="007A630F">
        <w:rPr>
          <w:lang w:val="ru-RU"/>
        </w:rPr>
        <w:t>протеосомой</w:t>
      </w:r>
      <w:proofErr w:type="spellEnd"/>
      <w:r>
        <w:rPr>
          <w:lang w:val="ru-RU"/>
        </w:rPr>
        <w:t xml:space="preserve"> </w:t>
      </w:r>
      <w:r w:rsidR="00744043">
        <w:rPr>
          <w:lang w:val="ru-RU"/>
        </w:rPr>
        <w:fldChar w:fldCharType="begin"/>
      </w:r>
      <w:r w:rsidR="00744043">
        <w:rPr>
          <w:lang w:val="ru-RU"/>
        </w:rPr>
        <w:instrText xml:space="preserve"> ADDIN ZOTERO_ITEM CSL_CITATION {"citationID":"obhx7bRp","properties":{"formattedCitation":"[12]","plainCitation":"[12]","noteIndex":0},"citationItems":[{"id":406,"uris":["http://zotero.org/users/10071278/items/7JMT9W3G"],"itemData":{"id":406,"type":"book","edition":"9","event-place":"Москва","ISBN":"978-5-98657-070-9","language":"ru","number-of-pages":"1184","publisher":"Логосфера","publisher-place":"Москва","title":"Иммунобиология по Джанвею","author":[{"family":"Мерфи","given":"К."},{"family":"Уивер","given":"К."}],"issued":{"date-parts":[["2020"]]}}}],"schema":"https://github.com/citation-style-language/schema/raw/master/csl-citation.json"} </w:instrText>
      </w:r>
      <w:r w:rsidR="00744043">
        <w:rPr>
          <w:lang w:val="ru-RU"/>
        </w:rPr>
        <w:fldChar w:fldCharType="separate"/>
      </w:r>
      <w:r w:rsidR="00744043" w:rsidRPr="0075779D">
        <w:rPr>
          <w:rFonts w:cs="Times New Roman"/>
          <w:lang w:val="ru-RU"/>
        </w:rPr>
        <w:t>[12]</w:t>
      </w:r>
      <w:r w:rsidR="00744043">
        <w:rPr>
          <w:lang w:val="ru-RU"/>
        </w:rPr>
        <w:fldChar w:fldCharType="end"/>
      </w:r>
      <w:r w:rsidRPr="007A630F">
        <w:rPr>
          <w:lang w:val="ru-RU"/>
        </w:rPr>
        <w:t xml:space="preserve">. Нарушения утилизации </w:t>
      </w:r>
      <w:proofErr w:type="spellStart"/>
      <w:r>
        <w:t>DRiP</w:t>
      </w:r>
      <w:proofErr w:type="spellEnd"/>
      <w:r w:rsidRPr="007A630F">
        <w:rPr>
          <w:lang w:val="ru-RU"/>
        </w:rPr>
        <w:t xml:space="preserve"> могут приводить к различным заболеваниям</w:t>
      </w:r>
      <w:r>
        <w:rPr>
          <w:lang w:val="ru-RU"/>
        </w:rPr>
        <w:t xml:space="preserve"> </w:t>
      </w:r>
      <w:r w:rsidR="00744043">
        <w:rPr>
          <w:lang w:val="ru-RU"/>
        </w:rPr>
        <w:fldChar w:fldCharType="begin"/>
      </w:r>
      <w:r w:rsidR="00744043">
        <w:rPr>
          <w:lang w:val="ru-RU"/>
        </w:rPr>
        <w:instrText xml:space="preserve"> ADDIN ZOTERO_ITEM CSL_CITATION {"citationID":"qfA9rGps","properties":{"formattedCitation":"[38]","plainCitation":"[38]","noteIndex":0},"citationItems":[{"id":375,"uris":["http://zotero.org/users/10071278/items/PMM3Y687"],"itemData":{"id":375,"type":"article-journal","container-title":"The EMBO Journal","DOI":"10.15252/embj.2018101341","ISSN":"0261-4189, 1460-2075","issue":"15","journalAbbreviation":"EMBO J","language":"en","source":"DOI.org (Crossref)","title":"Defective ribosomal products challenge nuclear function by impairing nuclear condensate dynamics and immobilizing ubiquitin","URL":"https://onlinelibrary.wiley.com/doi/10.15252/embj.2018101341","volume":"38","author":[{"family":"Mediani","given":"Laura"},{"family":"Guillén‐Boixet","given":"Jordina"},{"family":"Vinet","given":"Jonathan"},{"family":"Franzmann","given":"Titus M"},{"family":"Bigi","given":"Ilaria"},{"family":"Mateju","given":"Daniel"},{"family":"Carrà","given":"Arianna D"},{"family":"Morelli","given":"Federica F"},{"family":"Tiago","given":"Tatiana"},{"family":"Poser","given":"Ina"},{"family":"Alberti","given":"Simon"},{"family":"Carra","given":"Serena"}],"accessed":{"date-parts":[["2023",4,7]]},"issued":{"date-parts":[["2019",8]]}}}],"schema":"https://github.com/citation-style-language/schema/raw/master/csl-citation.json"} </w:instrText>
      </w:r>
      <w:r w:rsidR="00744043">
        <w:rPr>
          <w:lang w:val="ru-RU"/>
        </w:rPr>
        <w:fldChar w:fldCharType="separate"/>
      </w:r>
      <w:r w:rsidR="00744043" w:rsidRPr="00744043">
        <w:rPr>
          <w:rFonts w:cs="Times New Roman"/>
          <w:lang w:val="ru-RU"/>
        </w:rPr>
        <w:t>[38]</w:t>
      </w:r>
      <w:r w:rsidR="00744043">
        <w:rPr>
          <w:lang w:val="ru-RU"/>
        </w:rPr>
        <w:fldChar w:fldCharType="end"/>
      </w:r>
      <w:r w:rsidRPr="007A630F">
        <w:rPr>
          <w:lang w:val="ru-RU"/>
        </w:rPr>
        <w:t xml:space="preserve">. </w:t>
      </w:r>
      <w:proofErr w:type="spellStart"/>
      <w:r>
        <w:t>DRiP</w:t>
      </w:r>
      <w:proofErr w:type="spellEnd"/>
      <w:r w:rsidRPr="007A630F">
        <w:rPr>
          <w:lang w:val="ru-RU"/>
        </w:rPr>
        <w:t xml:space="preserve"> также служат важным источником антигенных пептидов для </w:t>
      </w:r>
      <w:proofErr w:type="spellStart"/>
      <w:r w:rsidRPr="007A630F">
        <w:rPr>
          <w:lang w:val="ru-RU"/>
        </w:rPr>
        <w:t>презентирования</w:t>
      </w:r>
      <w:proofErr w:type="spellEnd"/>
      <w:r w:rsidRPr="007A630F">
        <w:rPr>
          <w:lang w:val="ru-RU"/>
        </w:rPr>
        <w:t xml:space="preserve"> на МНС </w:t>
      </w:r>
      <w:r>
        <w:t>I</w:t>
      </w:r>
      <w:r>
        <w:rPr>
          <w:lang w:val="ru-RU"/>
        </w:rPr>
        <w:t xml:space="preserve"> </w:t>
      </w:r>
      <w:r w:rsidR="00744043">
        <w:rPr>
          <w:lang w:val="ru-RU"/>
        </w:rPr>
        <w:fldChar w:fldCharType="begin"/>
      </w:r>
      <w:r w:rsidR="00744043">
        <w:rPr>
          <w:lang w:val="ru-RU"/>
        </w:rPr>
        <w:instrText xml:space="preserve"> ADDIN ZOTERO_ITEM CSL_CITATION {"citationID":"tt1Yz2pV","properties":{"formattedCitation":"[39]","plainCitation":"[39]","noteIndex":0},"citationItems":[{"id":376,"uris":["http://zotero.org/users/10071278/items/H5BHPEGR"],"itemData":{"id":376,"type":"article-journal","abstract":"Abstract\n            The defective ribosomal product (DRiP) hypothesis of endogenous Ag processing posits that rapidly degraded forms of nascent proteins are a major source of peptide ligands for MHC class I molecules. Although there is broad experimental support for the DRiP hypothesis, careful kinetic analysis of the generation of defined peptide class I complexes has been limited to studies of recombinant vaccinia viruses expressing genes derived from other organisms. In this study, we show that insertion of the SIINFEKL peptide into the stalk of influenza A virus neuraminidase (NA) does not detectably modify NA folding, degradation, transport, or sp. act. when expressed in its natural context of influenza A virus infection. Using the 25-D1.16 mAb specific for Kb-SIINFEKL to precisely quantitate cell surface complexes by flow cytometry, we demonstrate that SIINFEKL is generated in complete lockstep with initiation and abrogation of NA biosynthesis in both L-Kb fibroblast cells and DC2.4 dendritic/monocyte cells. SIINFEKL presentation requires active proteasomes and TAP, consistent with its generation from a cytosolic DRiP pool. From the difference in the shutoff kinetics of Kb-SIINFEKL complex expression following protein synthesis versus proteasome inhibition, we estimate that the t1/2 of the biosynthetic source of NA peptide is </w:instrText>
      </w:r>
      <w:r w:rsidR="00744043">
        <w:rPr>
          <w:rFonts w:ascii="Cambria Math" w:hAnsi="Cambria Math" w:cs="Cambria Math"/>
          <w:lang w:val="ru-RU"/>
        </w:rPr>
        <w:instrText>∼</w:instrText>
      </w:r>
      <w:r w:rsidR="00744043">
        <w:rPr>
          <w:lang w:val="ru-RU"/>
        </w:rPr>
        <w:instrText xml:space="preserve">5 min. These observations extend the relevance of the DRiP hypothesis to viral proteins generated in their natural context.","container-title":"The Journal of Immunology","DOI":"10.4049/jimmunol.0901907","ISSN":"0022-1767, 1550-6606","issue":"3","language":"en","page":"1419-1424","source":"DOI.org (Crossref)","title":"Defective Ribosomal Products Are the Major Source of Antigenic Peptides Endogenously Generated from Influenza A Virus Neuraminidase","volume":"184","author":[{"family":"Dolan","given":"Brian P."},{"family":"Li","given":"Lily"},{"family":"Takeda","given":"Kazuyo"},{"family":"Bennink","given":"Jack R."},{"family":"Yewdell","given":"Jonathan W."}],"issued":{"date-parts":[["2010",2,1]]}}}],"schema":"https://github.com/citation-style-language/schema/raw/master/csl-citation.json"} </w:instrText>
      </w:r>
      <w:r w:rsidR="00744043">
        <w:rPr>
          <w:lang w:val="ru-RU"/>
        </w:rPr>
        <w:fldChar w:fldCharType="separate"/>
      </w:r>
      <w:r w:rsidR="00744043" w:rsidRPr="0075779D">
        <w:rPr>
          <w:rFonts w:cs="Times New Roman"/>
          <w:lang w:val="ru-RU"/>
        </w:rPr>
        <w:t>[39]</w:t>
      </w:r>
      <w:r w:rsidR="00744043">
        <w:rPr>
          <w:lang w:val="ru-RU"/>
        </w:rPr>
        <w:fldChar w:fldCharType="end"/>
      </w:r>
      <w:r w:rsidRPr="007A630F">
        <w:rPr>
          <w:lang w:val="ru-RU"/>
        </w:rPr>
        <w:t>.</w:t>
      </w:r>
    </w:p>
    <w:p w14:paraId="75FA6A65" w14:textId="7E7A3FC5" w:rsidR="005C4AD5" w:rsidRPr="007A630F" w:rsidRDefault="00BF5734">
      <w:pPr>
        <w:pStyle w:val="a0"/>
        <w:rPr>
          <w:lang w:val="ru-RU"/>
        </w:rPr>
      </w:pPr>
      <w:r w:rsidRPr="007A630F">
        <w:rPr>
          <w:lang w:val="ru-RU"/>
        </w:rPr>
        <w:t>В цитоплазме с продуктами гидролиза белков проте</w:t>
      </w:r>
      <w:r w:rsidR="00270346">
        <w:rPr>
          <w:lang w:val="ru-RU"/>
        </w:rPr>
        <w:t>а</w:t>
      </w:r>
      <w:r w:rsidRPr="007A630F">
        <w:rPr>
          <w:lang w:val="ru-RU"/>
        </w:rPr>
        <w:t>сомой могут произойти следующие события: утрата пост-трансляционных модификаций</w:t>
      </w:r>
      <w:r w:rsidR="00270346">
        <w:rPr>
          <w:lang w:val="ru-RU"/>
        </w:rPr>
        <w:t xml:space="preserve">, </w:t>
      </w:r>
      <w:r w:rsidRPr="007A630F">
        <w:rPr>
          <w:lang w:val="ru-RU"/>
        </w:rPr>
        <w:t xml:space="preserve">пептидный сплайсинг, катализируемый </w:t>
      </w:r>
      <w:proofErr w:type="spellStart"/>
      <w:r w:rsidRPr="007A630F">
        <w:rPr>
          <w:lang w:val="ru-RU"/>
        </w:rPr>
        <w:t>протеосомой</w:t>
      </w:r>
      <w:proofErr w:type="spellEnd"/>
      <w:r w:rsidRPr="007A630F">
        <w:rPr>
          <w:lang w:val="ru-RU"/>
        </w:rPr>
        <w:t xml:space="preserve"> (</w:t>
      </w:r>
      <w:r w:rsidR="00270346">
        <w:t>proteasome</w:t>
      </w:r>
      <w:r w:rsidRPr="007A630F">
        <w:rPr>
          <w:lang w:val="ru-RU"/>
        </w:rPr>
        <w:t>-</w:t>
      </w:r>
      <w:r>
        <w:t>catalyzed</w:t>
      </w:r>
      <w:r w:rsidRPr="007A630F">
        <w:rPr>
          <w:lang w:val="ru-RU"/>
        </w:rPr>
        <w:t xml:space="preserve"> </w:t>
      </w:r>
      <w:r>
        <w:t>peptide</w:t>
      </w:r>
      <w:r w:rsidRPr="007A630F">
        <w:rPr>
          <w:lang w:val="ru-RU"/>
        </w:rPr>
        <w:t xml:space="preserve"> </w:t>
      </w:r>
      <w:r>
        <w:t>splicing</w:t>
      </w:r>
      <w:r w:rsidRPr="007A630F">
        <w:rPr>
          <w:lang w:val="ru-RU"/>
        </w:rPr>
        <w:t xml:space="preserve">, </w:t>
      </w:r>
      <w:r>
        <w:t>PCPS</w:t>
      </w:r>
      <w:r w:rsidRPr="007A630F">
        <w:rPr>
          <w:lang w:val="ru-RU"/>
        </w:rPr>
        <w:t xml:space="preserve">), дальнейший гидролиз с </w:t>
      </w:r>
      <w:r>
        <w:t>N</w:t>
      </w:r>
      <w:r w:rsidRPr="007A630F">
        <w:rPr>
          <w:lang w:val="ru-RU"/>
        </w:rPr>
        <w:t xml:space="preserve">-конца </w:t>
      </w:r>
      <w:proofErr w:type="spellStart"/>
      <w:r w:rsidRPr="007A630F">
        <w:rPr>
          <w:lang w:val="ru-RU"/>
        </w:rPr>
        <w:t>цитозольными</w:t>
      </w:r>
      <w:proofErr w:type="spellEnd"/>
      <w:r w:rsidRPr="007A630F">
        <w:rPr>
          <w:lang w:val="ru-RU"/>
        </w:rPr>
        <w:t xml:space="preserve"> протеазами. Например, гликопротеины теряют </w:t>
      </w:r>
      <w:r>
        <w:t>N</w:t>
      </w:r>
      <w:r w:rsidRPr="007A630F">
        <w:rPr>
          <w:lang w:val="ru-RU"/>
        </w:rPr>
        <w:t xml:space="preserve">-связанные </w:t>
      </w:r>
      <w:proofErr w:type="spellStart"/>
      <w:r w:rsidRPr="007A630F">
        <w:rPr>
          <w:lang w:val="ru-RU"/>
        </w:rPr>
        <w:t>гликаны</w:t>
      </w:r>
      <w:proofErr w:type="spellEnd"/>
      <w:r w:rsidR="00270346">
        <w:rPr>
          <w:lang w:val="ru-RU"/>
        </w:rPr>
        <w:t xml:space="preserve"> </w:t>
      </w:r>
      <w:r w:rsidR="00270346">
        <w:rPr>
          <w:lang w:val="ru-RU"/>
        </w:rPr>
        <w:fldChar w:fldCharType="begin"/>
      </w:r>
      <w:r w:rsidR="00270346">
        <w:rPr>
          <w:lang w:val="ru-RU"/>
        </w:rPr>
        <w:instrText xml:space="preserve"> ADDIN ZOTERO_ITEM CSL_CITATION {"citationID":"l5W5lM70","properties":{"formattedCitation":"[40]","plainCitation":"[40]","noteIndex":0},"citationItems":[{"id":370,"uris":["http://zotero.org/users/10071278/items/SK7Q628D"],"itemData":{"id":370,"type":"article-journal","container-title":"Gene","DOI":"10.1016/j.gene.2015.11.021","ISSN":"03781119","issue":"1","journalAbbreviation":"Gene","language":"en","page":"1-7","source":"DOI.org (Crossref)","title":"The cytoplasmic peptide:N-glycanase (NGLY1) — Structure, expression and cellular functions","title-short":"The cytoplasmic peptide","volume":"577","author":[{"family":"Suzuki","given":"Tadashi"},{"family":"Huang","given":"Chengcheng"},{"family":"Fujihira","given":"Haruhiko"}],"issued":{"date-parts":[["2016",2]]}}}],"schema":"https://github.com/citation-style-language/schema/raw/master/csl-citation.json"} </w:instrText>
      </w:r>
      <w:r w:rsidR="00270346">
        <w:rPr>
          <w:lang w:val="ru-RU"/>
        </w:rPr>
        <w:fldChar w:fldCharType="separate"/>
      </w:r>
      <w:r w:rsidR="00270346" w:rsidRPr="0075779D">
        <w:rPr>
          <w:rFonts w:cs="Times New Roman"/>
          <w:lang w:val="ru-RU"/>
        </w:rPr>
        <w:t>[40]</w:t>
      </w:r>
      <w:r w:rsidR="00270346">
        <w:rPr>
          <w:lang w:val="ru-RU"/>
        </w:rPr>
        <w:fldChar w:fldCharType="end"/>
      </w:r>
      <w:r w:rsidRPr="007A630F">
        <w:rPr>
          <w:lang w:val="ru-RU"/>
        </w:rPr>
        <w:t xml:space="preserve">. Эта реакция конвертирует остаток аспарагина в остаток </w:t>
      </w:r>
      <w:proofErr w:type="spellStart"/>
      <w:r w:rsidRPr="007A630F">
        <w:rPr>
          <w:lang w:val="ru-RU"/>
        </w:rPr>
        <w:t>аспартата</w:t>
      </w:r>
      <w:proofErr w:type="spellEnd"/>
      <w:r w:rsidRPr="007A630F">
        <w:rPr>
          <w:lang w:val="ru-RU"/>
        </w:rPr>
        <w:t>, что важно для распознания некоторых опухолевых антигенов</w:t>
      </w:r>
      <w:r w:rsidR="00270346" w:rsidRPr="0075779D">
        <w:rPr>
          <w:lang w:val="ru-RU"/>
        </w:rPr>
        <w:t xml:space="preserve"> </w:t>
      </w:r>
      <w:r w:rsidR="00270346">
        <w:rPr>
          <w:lang w:val="ru-RU"/>
        </w:rPr>
        <w:fldChar w:fldCharType="begin"/>
      </w:r>
      <w:r w:rsidR="00270346">
        <w:rPr>
          <w:lang w:val="ru-RU"/>
        </w:rPr>
        <w:instrText xml:space="preserve"> ADDIN ZOTERO_ITEM CSL_CITATION {"citationID":"7Nw0xT2j","properties":{"formattedCitation":"[41]","plainCitation":"[41]","noteIndex":0},"citationItems":[{"id":369,"uris":["http://zotero.org/users/10071278/items/IDIPEHKL"],"itemData":{"id":369,"type":"article-journal","container-title":"Current Opinion in Immunology","DOI":"10.1016/j.coi.2013.10.005","ISSN":"09527915","journalAbbreviation":"Current Opinion in Immunology","language":"en","page":"21-31","source":"DOI.org (Crossref)","title":"Chemical biology of antigen presentation by MHC molecules","volume":"26","author":[{"family":"Kasteren","given":"Sander I","non-dropping-particle":"van"},{"family":"Overkleeft","given":"Hermen"},{"family":"Ovaa","given":"Huib"},{"family":"Neefjes","given":"Jacques"}],"issued":{"date-parts":[["2014",2]]}}}],"schema":"https://github.com/citation-style-language/schema/raw/master/csl-citation.json"} </w:instrText>
      </w:r>
      <w:r w:rsidR="00270346">
        <w:rPr>
          <w:lang w:val="ru-RU"/>
        </w:rPr>
        <w:fldChar w:fldCharType="separate"/>
      </w:r>
      <w:r w:rsidR="00270346" w:rsidRPr="00270346">
        <w:rPr>
          <w:rFonts w:cs="Times New Roman"/>
          <w:lang w:val="ru-RU"/>
        </w:rPr>
        <w:t>[41]</w:t>
      </w:r>
      <w:r w:rsidR="00270346">
        <w:rPr>
          <w:lang w:val="ru-RU"/>
        </w:rPr>
        <w:fldChar w:fldCharType="end"/>
      </w:r>
      <w:r w:rsidRPr="007A630F">
        <w:rPr>
          <w:lang w:val="ru-RU"/>
        </w:rPr>
        <w:t xml:space="preserve">. </w:t>
      </w:r>
      <w:r>
        <w:t>PCPS</w:t>
      </w:r>
      <w:r w:rsidRPr="007A630F">
        <w:rPr>
          <w:lang w:val="ru-RU"/>
        </w:rPr>
        <w:t xml:space="preserve"> впервые наблюдали при анализе антигенов рака почки</w:t>
      </w:r>
      <w:r w:rsidR="000B7CEC">
        <w:rPr>
          <w:lang w:val="ru-RU"/>
        </w:rPr>
        <w:t xml:space="preserve"> </w:t>
      </w:r>
      <w:r w:rsidR="00270346">
        <w:rPr>
          <w:lang w:val="ru-RU"/>
        </w:rPr>
        <w:fldChar w:fldCharType="begin"/>
      </w:r>
      <w:r w:rsidR="00270346">
        <w:rPr>
          <w:lang w:val="ru-RU"/>
        </w:rPr>
        <w:instrText xml:space="preserve"> ADDIN ZOTERO_ITEM CSL_CITATION {"citationID":"jVUFBxgE","properties":{"formattedCitation":"[42]","plainCitation":"[42]","noteIndex":0},"citationItems":[{"id":368,"uris":["http://zotero.org/users/10071278/items/SU9ZBS9T"],"itemData":{"id":368,"type":"article-journal","container-title":"Nature","DOI":"10.1038/nature02240","ISSN":"0028-0836, 1476-4687","issue":"6971","journalAbbreviation":"Nature","language":"en","page":"252-256","source":"DOI.org (Crossref)","title":"Immune recognition of a human renal cancer antigen through post-translational protein splicing","volume":"427","author":[{"family":"Hanada","given":"Ken-ichi"},{"family":"Yewdell","given":"Jonathan W."},{"family":"Yang","given":"James C."}],"issued":{"date-parts":[["2004",1]]}}}],"schema":"https://github.com/citation-style-language/schema/raw/master/csl-citation.json"} </w:instrText>
      </w:r>
      <w:r w:rsidR="00270346">
        <w:rPr>
          <w:lang w:val="ru-RU"/>
        </w:rPr>
        <w:fldChar w:fldCharType="separate"/>
      </w:r>
      <w:r w:rsidR="00270346" w:rsidRPr="0075779D">
        <w:rPr>
          <w:rFonts w:cs="Times New Roman"/>
          <w:lang w:val="ru-RU"/>
        </w:rPr>
        <w:t>[42]</w:t>
      </w:r>
      <w:r w:rsidR="00270346">
        <w:rPr>
          <w:lang w:val="ru-RU"/>
        </w:rPr>
        <w:fldChar w:fldCharType="end"/>
      </w:r>
      <w:r w:rsidRPr="007A630F">
        <w:rPr>
          <w:lang w:val="ru-RU"/>
        </w:rPr>
        <w:t>. Несмотря на то, что некоторые ученые сомневаются в существовании этого явления</w:t>
      </w:r>
      <w:r w:rsidR="00270346" w:rsidRPr="0075779D">
        <w:rPr>
          <w:lang w:val="ru-RU"/>
        </w:rPr>
        <w:t xml:space="preserve"> </w:t>
      </w:r>
      <w:r w:rsidR="00270346">
        <w:rPr>
          <w:lang w:val="ru-RU"/>
        </w:rPr>
        <w:fldChar w:fldCharType="begin"/>
      </w:r>
      <w:r w:rsidR="00270346">
        <w:rPr>
          <w:lang w:val="ru-RU"/>
        </w:rPr>
        <w:instrText xml:space="preserve"> ADDIN ZOTERO_ITEM CSL_CITATION {"citationID":"nTm9gWyz","properties":{"formattedCitation":"[43]","plainCitation":"[43]","noteIndex":0},"citationItems":[{"id":110,"uris":["http://zotero.org/users/10071278/items/ANF6747T"],"itemData":{"id":110,"type":"article-journal","container-title":"Molecular &amp; Cellular Proteomics","DOI":"10.1016/j.mcpro.2021.100099","ISSN":"15359476","journalAbbreviation":"Molecular &amp; Cellular Proteomics","language":"en","page":"100099","source":"DOI.org (Crossref)","title":"Are There Indeed Spliced Peptides in the Immunopeptidome?","volume":"20","author":[{"family":"Admon","given":"Arie"}],"issued":{"date-parts":[["2021"]]}}}],"schema":"https://github.com/citation-style-language/schema/raw/master/csl-citation.json"} </w:instrText>
      </w:r>
      <w:r w:rsidR="00270346">
        <w:rPr>
          <w:lang w:val="ru-RU"/>
        </w:rPr>
        <w:fldChar w:fldCharType="separate"/>
      </w:r>
      <w:r w:rsidR="00270346" w:rsidRPr="00270346">
        <w:rPr>
          <w:rFonts w:cs="Times New Roman"/>
          <w:lang w:val="ru-RU"/>
        </w:rPr>
        <w:t>[43]</w:t>
      </w:r>
      <w:r w:rsidR="00270346">
        <w:rPr>
          <w:lang w:val="ru-RU"/>
        </w:rPr>
        <w:fldChar w:fldCharType="end"/>
      </w:r>
      <w:r w:rsidRPr="007A630F">
        <w:rPr>
          <w:lang w:val="ru-RU"/>
        </w:rPr>
        <w:t>, оно наблюдается и изучается разными коллективами учёных</w:t>
      </w:r>
      <w:r w:rsidR="00270346" w:rsidRPr="0075779D">
        <w:rPr>
          <w:lang w:val="ru-RU"/>
        </w:rPr>
        <w:t xml:space="preserve"> </w:t>
      </w:r>
      <w:r w:rsidR="00270346">
        <w:rPr>
          <w:lang w:val="ru-RU"/>
        </w:rPr>
        <w:fldChar w:fldCharType="begin"/>
      </w:r>
      <w:r w:rsidR="00270346">
        <w:rPr>
          <w:lang w:val="ru-RU"/>
        </w:rPr>
        <w:instrText xml:space="preserve"> ADDIN ZOTERO_ITEM CSL_CITATION {"citationID":"LbKWVSoq","properties":{"formattedCitation":"[44\\uc0\\u8211{}48]","plainCitation":"[44–48]","noteIndex":0},"citationItems":[{"id":108,"uris":["http://zotero.org/users/10071278/items/UL2G2GEU"],"itemData":{"id":108,"type":"article-journal","container-title":"Journal of Biological Chemistry","DOI":"10.1074/jbc.R117.807560","ISSN":"00219258","issue":"51","journalAbbreviation":"Journal of Biological Chemistry","language":"en","page":"21170-21179","source":"DOI.org (Crossref)","title":"Peptide splicing by the proteasome","volume":"292","author":[{"family":"Vigneron","given":"Nathalie"},{"family":"Ferrari","given":"Violette"},{"family":"Stroobant","given":"Vincent"},{"family":"Abi Habib","given":"Joanna"},{"family":"Van den Eynde","given":"Benoit J."}],"issued":{"date-parts":[["2017",12]]}}},{"id":81,"uris":["http://zotero.org/users/10071278/items/N9TZSQKU"],"itemData":{"id":81,"type":"article-journal","abstract":"The human immune system relies on the capability of CD8+ T cells to patrol body cells, spot infected cells and eliminate them. This cytotoxic response is supposed to be limited to infected cells to avoid killing of healthy cells. To enable this, CD8+ T cells have T Cell Receptors (TCRs) which should discriminate between self and non-self through the recognition of antigenic peptides bound to Human Leukocyte Antigen class I (HLA-I) complexes—i.e., HLA-I immunopeptidomes—of patrolled cells. The majority of these antigenic peptides are produced by proteasomes through either peptide hydrolysis or peptide splicing. Proteasome-generated cis-spliced peptides derive from a given antigen, are immunogenic and frequently presented by HLA-I complexes. Theoretically, they also have a very large sequence variability, which might impinge upon our model of self/non-self discrimination and central and peripheral CD8+ T cell tolerance. Indeed, a large variety of cis-spliced epitopes might enlarge the pool of viral-human zwitter epitopes, i.e., peptides that may be generated with the exact same sequence from both self (human) and non-self (viral) antigens. Antigenic viral-human zwitter peptides may be recognized by CD8+ thymocytes and T cells, induce clonal deletion or other tolerance processes, thereby restraining CD8+ T cell response against viruses. To test this hypothesis, we computed in silico the theoretical frequency of zwitter non-spliced and cis-spliced epitope candidates derived from human proteome (self) and from the proteomes of a large pool of viruses (non-self). We considered their binding afﬁnity to the representative HLA-A</w:instrText>
      </w:r>
      <w:r w:rsidR="00270346">
        <w:rPr>
          <w:rFonts w:ascii="Cambria Math" w:hAnsi="Cambria Math" w:cs="Cambria Math"/>
          <w:lang w:val="ru-RU"/>
        </w:rPr>
        <w:instrText>∗</w:instrText>
      </w:r>
      <w:r w:rsidR="00270346">
        <w:rPr>
          <w:lang w:val="ru-RU"/>
        </w:rPr>
        <w:instrText>02:01 complex, self-antigen expression in Medullary Thymic Epithelial cells (mTECs) and the relative frequency of non-spliced and cis-spliced peptides in HLA-I immunopeptidomes. Based on the present knowledge of proteasome-catalyzed peptide splicing and neglecting CD8+ TCR degeneracy, our study suggests that, despite their frequency, the portion of the cis-spliced peptides we investigated could only marginally impinge upon the variety of functional CD8+ cytotoxic T cells (CTLs) involved in anti-viral response.","container-title":"Frontiers in Immunology","DOI":"10.3389/fimmu.2021.614276","ISSN":"1664-3224","journalAbbreviation":"Front. Immunol.","language":"en","page":"614276","source":"DOI.org (Crossref)","title":"Proteasome-Generated cis-Spliced Peptides and Their Potential Role in CD8+ T Cell Tolerance","volume":"12","author":[{"family":"Mansurkhodzhaev","given":"Artem"},{"family":"Barbosa","given":"Camila R. R."},{"family":"Mishto","given":"Michele"},{"family":"Liepe","given":"Juliane"}],"issued":{"date-parts":[["2021",2,24]]}}},{"id":88,"uris":["http://zotero.org/users/10071278/items/U2VFIAWP"],"itemData":{"id":88,"type":"article-journal","abstract":"Targeting CD8+ T cells to recurrent tumor-speciﬁc mutations can profoundly contribute to cancer treatment. Some of these mutations are potential tumor antigens although they can be displayed by non-spliced epitopes only in a few patients, because of the low afﬁnity of the mutated non-spliced peptides for the predominant HLA class I alleles. Here, we describe a pipeline that uses the large sequence variety of proteasome-generated spliced peptides and identiﬁes spliced epitope candidates, which carry the mutations and bind the predominant HLA-I alleles with high afﬁnity. They could be used in adoptive T cell therapy and other anti-cancer immunotherapies for large cohorts of cancer patients. As a proof of principle, the application of this pipeline led to the identiﬁcation of a KRAS G12V mutation-carrying spliced epitope candidate, which is produced by proteasomes, transported by TAPs and efﬁciently presented by the most prevalent HLA class I molecules, HLA-A</w:instrText>
      </w:r>
      <w:r w:rsidR="00270346">
        <w:rPr>
          <w:rFonts w:ascii="Cambria Math" w:hAnsi="Cambria Math" w:cs="Cambria Math"/>
          <w:lang w:val="ru-RU"/>
        </w:rPr>
        <w:instrText>∗</w:instrText>
      </w:r>
      <w:r w:rsidR="00270346">
        <w:rPr>
          <w:lang w:val="ru-RU"/>
        </w:rPr>
        <w:instrText xml:space="preserve">02:01 complexes.","container-title":"Frontiers in Immunology","DOI":"10.3389/fimmu.2019.02572","ISSN":"1664-3224","journalAbbreviation":"Front. Immunol.","language":"en","page":"2572","source":"DOI.org (Crossref)","title":"An in silico—in vitro Pipeline Identifying an HLA-A*02:01+ KRAS G12V+ Spliced Epitope Candidate for a Broad Tumor-Immune Response in Cancer Patients","title-short":"An in silico—in vitro Pipeline Identifying an HLA-A*02","volume":"10","author":[{"family":"Mishto","given":"Michele"},{"family":"Mansurkhodzhaev","given":"Artem"},{"family":"Ying","given":"Ge"},{"family":"Bitra","given":"Aruna"},{"family":"Cordfunke","given":"Robert A."},{"family":"Henze","given":"Sarah"},{"family":"Paul","given":"Debdas"},{"family":"Sidney","given":"John"},{"family":"Urlaub","given":"Henning"},{"family":"Neefjes","given":"Jacques"},{"family":"Sette","given":"Alessandro"},{"family":"Zajonc","given":"Dirk M."},{"family":"Liepe","given":"Juliane"}],"issued":{"date-parts":[["2019",11,15]]}}},{"id":366,"uris":["http://zotero.org/users/10071278/items/T5CT7YXK"],"itemData":{"id":366,"type":"article-journal","abstract":"Abstract\n            CD8+ T cells recognize peptides displayed by HLA class I molecules and monitor intracellular peptide pools. It is known that the proteasome splices two short peptide fragments. Recent studies using mass spectrometry (MS) and bioinformatics analysis have suggested that proteasome-generated spliced peptides (PSPs) may account for a substantial proportion of HLA class I ligands. However, the authenticity of the PSPs identified using bioinformatics approaches remain ambiguous. In this study, we employed MS-based de novo sequencing to directly capture cryptic HLA ligands that were not templated in the genome. We identified two PSPs originating from the same protein in a human colorectal cancer line with microsatellite instability. Healthy donor-derived CD8+ T cells readily responded to the two PSPs, showing their natural HLA presentation and antigenicity. Experiments using minigene constructs demonstrated proteasome-dependent processing of two PSPs generated by standard and reverse cis splicing, respectively. Our results suggest a broader diversity of HLA class I Ag repertoires generated by proteasomal splicing, supporting the advantage of MS-based approaches for the comprehensive identification of PSPs.","container-title":"The Journal of Immunology","DOI":"10.4049/jimmunol.2100717","ISSN":"0022-1767, 1550-6606","issue":"12","language":"en","page":"2856-2865","source":"DOI.org (Crossref)","title":"Characterization of Proteasome-Generated Spliced Peptides Detected by Mass Spectrometry","volume":"208","author":[{"family":"Kato","given":"Koji"},{"family":"Nakatsugawa","given":"Munehide"},{"family":"Tokita","given":"Serina"},{"family":"Hirohashi","given":"Yoshihiko"},{"family":"Kubo","given":"Terufumi"},{"family":"Tsukahara","given":"Tomohide"},{"family":"Murata","given":"Kenji"},{"family":"Chiba","given":"Hirofumi"},{"family":"Takahashi","given":"Hiroki"},{"family":"Hirano","given":"Naoto"},{"family":"Kanaseki","given":"Takayuki"},{"family":"Torigoe","given":"Toshihiko"}],"issued":{"date-parts":[["2022",6,15]]}}},{"id":109,"uris":["http://zotero.org/users/10071278/items/FVFX4GJL"],"itemData":{"id":109,"type":"article-journal","abstract":"Abstract\n            Within the tumor immunology community, the topic of proteasomal spliced peptides (PSP) has generated a great deal of controversy. In the earliest reports, careful biological validation led to the conclusion that proteasome-catalyzed peptide splicing was a rare event. To date, six PSPs have been validated biologically. However, the advent of algorithms to identify candidate PSPs in mass spectrometry data challenged this notion, with several studies concluding that the frequency of spliced peptides binding to MHC class I was quite high. Since this time, much debate has centered around the methodologies used in these studies. Several reanalyses of data from these studies have led to questions about the validity of the conclusions. Furthermore, the biological and technical validation that should be necessary for verifying PSP assignments was often lacking. It has been suggested therefore that the research community should unite around a common set of standards for validating candidate PSPs. In this review, we propose and highlight the necessary steps for validation of proteasomal splicing at both the mass spectrometry and biological levels. We hope that these guidelines will serve as a foundation for critical assessment of results from proteasomal splicing studies.","container-title":"Cancer Immunology Research","DOI":"10.1158/2326-6066.CIR-21-0727","ISSN":"2326-6066, 2326-6074","issue":"3","language":"en","page":"275-284","source":"DOI.org (Crossref)","title":"Navigating Critical Challenges Associated with Immunopeptidomics-Based Detection of Proteasomal Spliced Peptide Candidates","volume":"10","author":[{"family":"Lichti","given":"Cheryl F."},{"family":"Vigneron","given":"Nathalie"},{"family":"Clauser","given":"Karl R."},{"family":"Van den Eynde","given":"Benoit J."},{"family":"Bassani-Sternberg","given":"Michal"}],"issued":{"date-parts":[["2022",3,1]]}}}],"schema":"https://github.com/citation-style-language/schema/raw/master/csl-citation.json"} </w:instrText>
      </w:r>
      <w:r w:rsidR="00270346">
        <w:rPr>
          <w:lang w:val="ru-RU"/>
        </w:rPr>
        <w:fldChar w:fldCharType="separate"/>
      </w:r>
      <w:r w:rsidR="00270346" w:rsidRPr="00270346">
        <w:rPr>
          <w:rFonts w:cs="Times New Roman"/>
          <w:lang w:val="ru-RU"/>
        </w:rPr>
        <w:t>[44–48]</w:t>
      </w:r>
      <w:r w:rsidR="00270346">
        <w:rPr>
          <w:lang w:val="ru-RU"/>
        </w:rPr>
        <w:fldChar w:fldCharType="end"/>
      </w:r>
      <w:r w:rsidRPr="007A630F">
        <w:rPr>
          <w:lang w:val="ru-RU"/>
        </w:rPr>
        <w:t xml:space="preserve">, и большая часть </w:t>
      </w:r>
      <w:proofErr w:type="spellStart"/>
      <w:r w:rsidRPr="007A630F">
        <w:rPr>
          <w:lang w:val="ru-RU"/>
        </w:rPr>
        <w:t>иммунопептидома</w:t>
      </w:r>
      <w:proofErr w:type="spellEnd"/>
      <w:r w:rsidRPr="007A630F">
        <w:rPr>
          <w:lang w:val="ru-RU"/>
        </w:rPr>
        <w:t xml:space="preserve">, который </w:t>
      </w:r>
      <w:proofErr w:type="spellStart"/>
      <w:r w:rsidRPr="007A630F">
        <w:rPr>
          <w:lang w:val="ru-RU"/>
        </w:rPr>
        <w:t>презентируется</w:t>
      </w:r>
      <w:proofErr w:type="spellEnd"/>
      <w:r w:rsidRPr="007A630F">
        <w:rPr>
          <w:lang w:val="ru-RU"/>
        </w:rPr>
        <w:t xml:space="preserve"> на </w:t>
      </w:r>
      <w:r>
        <w:t>HLA</w:t>
      </w:r>
      <w:r w:rsidRPr="007A630F">
        <w:rPr>
          <w:lang w:val="ru-RU"/>
        </w:rPr>
        <w:t xml:space="preserve"> </w:t>
      </w:r>
      <w:r>
        <w:t>I</w:t>
      </w:r>
      <w:r w:rsidRPr="007A630F">
        <w:rPr>
          <w:lang w:val="ru-RU"/>
        </w:rPr>
        <w:t xml:space="preserve"> класса, до 35% в некоторых клеточных линиях, может быть представлен </w:t>
      </w:r>
      <w:proofErr w:type="spellStart"/>
      <w:r w:rsidRPr="007A630F">
        <w:rPr>
          <w:lang w:val="ru-RU"/>
        </w:rPr>
        <w:t>сплайсированными</w:t>
      </w:r>
      <w:proofErr w:type="spellEnd"/>
      <w:r w:rsidRPr="007A630F">
        <w:rPr>
          <w:lang w:val="ru-RU"/>
        </w:rPr>
        <w:t xml:space="preserve"> пептидами</w:t>
      </w:r>
      <w:r w:rsidR="00270346" w:rsidRPr="0075779D">
        <w:rPr>
          <w:lang w:val="ru-RU"/>
        </w:rPr>
        <w:t xml:space="preserve"> </w:t>
      </w:r>
      <w:r w:rsidR="00270346">
        <w:rPr>
          <w:lang w:val="ru-RU"/>
        </w:rPr>
        <w:fldChar w:fldCharType="begin"/>
      </w:r>
      <w:r w:rsidR="00270346">
        <w:rPr>
          <w:lang w:val="ru-RU"/>
        </w:rPr>
        <w:instrText xml:space="preserve"> ADDIN ZOTERO_ITEM CSL_CITATION {"citationID":"8hMvmGQT","properties":{"formattedCitation":"[49]","plainCitation":"[49]","noteIndex":0},"citationItems":[{"id":74,"uris":["http://zotero.org/users/10071278/items/2E3HUUN2"],"itemData":{"id":74,"type":"article-journal","container-title":"Science","DOI":"10.1126/science.aaf4384","ISSN":"0036-8075, 1095-9203","issue":"6310","journalAbbreviation":"Science","language":"en","page":"354-358","source":"DOI.org (Crossref)","title":"A large fraction of HLA class I ligands are proteasome-generated spliced peptides","volume":"354","author":[{"family":"Liepe","given":"Juliane"},{"family":"Marino","given":"Fabio"},{"family":"Sidney","given":"John"},{"family":"Jeko","given":"Anita"},{"family":"Bunting","given":"Daniel E."},{"family":"Sette","given":"Alessandro"},{"family":"Kloetzel","given":"Peter M."},{"family":"Stumpf","given":"Michael P. H."},{"family":"Heck","given":"Albert J. R."},{"family":"Mishto","given":"Michele"}],"issued":{"date-parts":[["2016",10,21]]}}}],"schema":"https://github.com/citation-style-language/schema/raw/master/csl-citation.json"} </w:instrText>
      </w:r>
      <w:r w:rsidR="00270346">
        <w:rPr>
          <w:lang w:val="ru-RU"/>
        </w:rPr>
        <w:fldChar w:fldCharType="separate"/>
      </w:r>
      <w:r w:rsidR="00270346" w:rsidRPr="00270346">
        <w:rPr>
          <w:rFonts w:cs="Times New Roman"/>
          <w:lang w:val="ru-RU"/>
        </w:rPr>
        <w:t>[49]</w:t>
      </w:r>
      <w:r w:rsidR="00270346">
        <w:rPr>
          <w:lang w:val="ru-RU"/>
        </w:rPr>
        <w:fldChar w:fldCharType="end"/>
      </w:r>
      <w:r w:rsidRPr="007A630F">
        <w:rPr>
          <w:lang w:val="ru-RU"/>
        </w:rPr>
        <w:t xml:space="preserve">. </w:t>
      </w:r>
      <w:r>
        <w:t>PCPS</w:t>
      </w:r>
      <w:r w:rsidRPr="007A630F">
        <w:rPr>
          <w:lang w:val="ru-RU"/>
        </w:rPr>
        <w:t xml:space="preserve"> - процесс соедин</w:t>
      </w:r>
      <w:r w:rsidR="000B7CEC">
        <w:rPr>
          <w:lang w:val="ru-RU"/>
        </w:rPr>
        <w:t>ени</w:t>
      </w:r>
      <w:r w:rsidRPr="007A630F">
        <w:rPr>
          <w:lang w:val="ru-RU"/>
        </w:rPr>
        <w:t>я двух пептидов, продуцированных проте</w:t>
      </w:r>
      <w:r w:rsidR="000B7CEC">
        <w:rPr>
          <w:lang w:val="ru-RU"/>
        </w:rPr>
        <w:t>а</w:t>
      </w:r>
      <w:r w:rsidRPr="007A630F">
        <w:rPr>
          <w:lang w:val="ru-RU"/>
        </w:rPr>
        <w:t>сомой. Она же и кат</w:t>
      </w:r>
      <w:r w:rsidR="000B7CEC">
        <w:rPr>
          <w:lang w:val="ru-RU"/>
        </w:rPr>
        <w:t>а</w:t>
      </w:r>
      <w:r w:rsidRPr="007A630F">
        <w:rPr>
          <w:lang w:val="ru-RU"/>
        </w:rPr>
        <w:t xml:space="preserve">лизирует реакцию сплайсинга. Механизм реакции заключается в атаке свободной аминогруппой одного пептида </w:t>
      </w:r>
      <w:proofErr w:type="spellStart"/>
      <w:r w:rsidRPr="007A630F">
        <w:rPr>
          <w:lang w:val="ru-RU"/>
        </w:rPr>
        <w:t>ацил</w:t>
      </w:r>
      <w:proofErr w:type="spellEnd"/>
      <w:r w:rsidRPr="007A630F">
        <w:rPr>
          <w:lang w:val="ru-RU"/>
        </w:rPr>
        <w:t>-ферментного интермедиата</w:t>
      </w:r>
      <w:r w:rsidR="000B7CEC">
        <w:rPr>
          <w:lang w:val="ru-RU"/>
        </w:rPr>
        <w:t xml:space="preserve"> </w:t>
      </w:r>
      <w:r w:rsidR="00270346">
        <w:rPr>
          <w:lang w:val="ru-RU"/>
        </w:rPr>
        <w:fldChar w:fldCharType="begin"/>
      </w:r>
      <w:r w:rsidR="00270346">
        <w:rPr>
          <w:lang w:val="ru-RU"/>
        </w:rPr>
        <w:instrText xml:space="preserve"> ADDIN ZOTERO_ITEM CSL_CITATION {"citationID":"6slICCCW","properties":{"formattedCitation":"[50]","plainCitation":"[50]","noteIndex":0},"citationItems":[{"id":107,"uris":["http://zotero.org/users/10071278/items/PGECVUQK"],"itemData":{"id":107,"type":"article-journal","abstract":"CD8+ cytolytic T lymphocytes are essential players of anti-tumor immune responses. On tumors, they recognize peptides of about 8-to-10 amino acids that generally result from the degradation of cellular proteins by the proteasome. Until a decade ago, these peptides were thought to solely correspond to linear fragments of proteins that were liberated after the hydrolysis of the peptide bonds located at their extremities. However, several examples of peptides containing two fragments originally distant in the protein sequence challenged this concept and demonstrated that proteasome could also splice peptides together by creating a new peptide bond between two distant fragments. Unexpectedly, peptide splicing emerges as an essential way to increase the peptide repertoire diversity as these spliced peptides were shown to represent up to 25% of the peptides presented on a cell by MHC class I. Here, we review the diﬀerent steps that led to the discovery of peptide splicing by the proteasome as well as the lightening oﬀered by the recent progresses of mass spectrometry and bioinformatics in the analysis of the spliced peptide repertoire.","container-title":"Molecular Immunology","DOI":"10.1016/j.molimm.2018.03.030","ISSN":"01615890","journalAbbreviation":"Molecular Immunology","language":"en","page":"93-102","source":"DOI.org (Crossref)","title":"Production of spliced peptides by the proteasome","volume":"113","author":[{"family":"Vigneron","given":"Nathalie"},{"family":"Stroobant","given":"Vincent"},{"family":"Ferrari","given":"Violette"},{"family":"Abi Habib","given":"Joanna"},{"family":"Van den Eynde","given":"Benoit J."}],"issued":{"date-parts":[["2019",9]]}}}],"schema":"https://github.com/citation-style-language/schema/raw/master/csl-citation.json"} </w:instrText>
      </w:r>
      <w:r w:rsidR="00270346">
        <w:rPr>
          <w:lang w:val="ru-RU"/>
        </w:rPr>
        <w:fldChar w:fldCharType="separate"/>
      </w:r>
      <w:r w:rsidR="00270346" w:rsidRPr="0075779D">
        <w:rPr>
          <w:rFonts w:cs="Times New Roman"/>
          <w:lang w:val="ru-RU"/>
          <w:rPrChange w:id="307" w:author="Антон Смирнов" w:date="2023-05-23T22:37:00Z">
            <w:rPr>
              <w:rFonts w:cs="Times New Roman"/>
            </w:rPr>
          </w:rPrChange>
        </w:rPr>
        <w:t>[50]</w:t>
      </w:r>
      <w:r w:rsidR="00270346">
        <w:rPr>
          <w:lang w:val="ru-RU"/>
        </w:rPr>
        <w:fldChar w:fldCharType="end"/>
      </w:r>
      <w:r w:rsidRPr="007A630F">
        <w:rPr>
          <w:lang w:val="ru-RU"/>
        </w:rPr>
        <w:t xml:space="preserve">. Присоединение возможно в трех вариантах в зависимости </w:t>
      </w:r>
      <w:r w:rsidRPr="007A630F">
        <w:rPr>
          <w:lang w:val="ru-RU"/>
        </w:rPr>
        <w:lastRenderedPageBreak/>
        <w:t xml:space="preserve">от происхождения пептидов и порядка присоединения. Когда два пептида происходят из одного белка, говорят о </w:t>
      </w:r>
      <w:proofErr w:type="spellStart"/>
      <w:r w:rsidRPr="007A630F">
        <w:rPr>
          <w:lang w:val="ru-RU"/>
        </w:rPr>
        <w:t>цис</w:t>
      </w:r>
      <w:proofErr w:type="spellEnd"/>
      <w:r w:rsidRPr="007A630F">
        <w:rPr>
          <w:lang w:val="ru-RU"/>
        </w:rPr>
        <w:t xml:space="preserve">-сплайсинге, если из двух разных белков, то о транс-сплайсинге. При </w:t>
      </w:r>
      <w:proofErr w:type="spellStart"/>
      <w:r w:rsidRPr="007A630F">
        <w:rPr>
          <w:lang w:val="ru-RU"/>
        </w:rPr>
        <w:t>цис</w:t>
      </w:r>
      <w:proofErr w:type="spellEnd"/>
      <w:r w:rsidRPr="007A630F">
        <w:rPr>
          <w:lang w:val="ru-RU"/>
        </w:rPr>
        <w:t xml:space="preserve">-сплайсинге возможно два варианта. В первом случае пептиды присоединяются в том же порядке, как они идут в исходной последовательности, во втором случае же в обратном: пептид, который был ближе к С-концу исходного белка формирует </w:t>
      </w:r>
      <w:r>
        <w:t>N</w:t>
      </w:r>
      <w:r w:rsidRPr="007A630F">
        <w:rPr>
          <w:lang w:val="ru-RU"/>
        </w:rPr>
        <w:t xml:space="preserve">-конец </w:t>
      </w:r>
      <w:proofErr w:type="spellStart"/>
      <w:r w:rsidRPr="007A630F">
        <w:rPr>
          <w:lang w:val="ru-RU"/>
        </w:rPr>
        <w:t>сплайсированного</w:t>
      </w:r>
      <w:proofErr w:type="spellEnd"/>
      <w:r w:rsidRPr="007A630F">
        <w:rPr>
          <w:lang w:val="ru-RU"/>
        </w:rPr>
        <w:t xml:space="preserve"> пептида.</w:t>
      </w:r>
    </w:p>
    <w:p w14:paraId="22D0A3FF" w14:textId="446CC66E" w:rsidR="005C4AD5" w:rsidRPr="007A630F" w:rsidRDefault="00BF5734">
      <w:pPr>
        <w:pStyle w:val="a0"/>
        <w:rPr>
          <w:lang w:val="ru-RU"/>
        </w:rPr>
      </w:pPr>
      <w:r w:rsidRPr="007A630F">
        <w:rPr>
          <w:lang w:val="ru-RU"/>
        </w:rPr>
        <w:t>После выхода из проте</w:t>
      </w:r>
      <w:r w:rsidR="000B7CEC">
        <w:rPr>
          <w:lang w:val="ru-RU"/>
        </w:rPr>
        <w:t>а</w:t>
      </w:r>
      <w:r w:rsidRPr="007A630F">
        <w:rPr>
          <w:lang w:val="ru-RU"/>
        </w:rPr>
        <w:t>сомы, пептиды достаточно дли</w:t>
      </w:r>
      <w:r w:rsidR="000B7CEC">
        <w:rPr>
          <w:lang w:val="ru-RU"/>
        </w:rPr>
        <w:t>н</w:t>
      </w:r>
      <w:r w:rsidRPr="007A630F">
        <w:rPr>
          <w:lang w:val="ru-RU"/>
        </w:rPr>
        <w:t xml:space="preserve">ные, чтобы не помещаться в </w:t>
      </w:r>
      <w:proofErr w:type="spellStart"/>
      <w:r w:rsidRPr="007A630F">
        <w:rPr>
          <w:lang w:val="ru-RU"/>
        </w:rPr>
        <w:t>пептидсвязывающую</w:t>
      </w:r>
      <w:proofErr w:type="spellEnd"/>
      <w:r w:rsidRPr="007A630F">
        <w:rPr>
          <w:lang w:val="ru-RU"/>
        </w:rPr>
        <w:t xml:space="preserve"> бороздку, могут дальше разрушаться с </w:t>
      </w:r>
      <w:r>
        <w:t>N</w:t>
      </w:r>
      <w:r w:rsidRPr="007A630F">
        <w:rPr>
          <w:lang w:val="ru-RU"/>
        </w:rPr>
        <w:t xml:space="preserve">-конца </w:t>
      </w:r>
      <w:proofErr w:type="spellStart"/>
      <w:r w:rsidRPr="007A630F">
        <w:rPr>
          <w:lang w:val="ru-RU"/>
        </w:rPr>
        <w:t>цитозольными</w:t>
      </w:r>
      <w:proofErr w:type="spellEnd"/>
      <w:r w:rsidRPr="007A630F">
        <w:rPr>
          <w:lang w:val="ru-RU"/>
        </w:rPr>
        <w:t xml:space="preserve"> протеазами. Есть убедительные доказательства, что после выхода из </w:t>
      </w:r>
      <w:proofErr w:type="spellStart"/>
      <w:r w:rsidRPr="007A630F">
        <w:rPr>
          <w:lang w:val="ru-RU"/>
        </w:rPr>
        <w:t>протеосомы</w:t>
      </w:r>
      <w:proofErr w:type="spellEnd"/>
      <w:r w:rsidRPr="007A630F">
        <w:rPr>
          <w:lang w:val="ru-RU"/>
        </w:rPr>
        <w:t>, процессинг с С-конца не происходит в клетках</w:t>
      </w:r>
      <w:r w:rsidR="00270346" w:rsidRPr="0075779D">
        <w:rPr>
          <w:lang w:val="ru-RU"/>
        </w:rPr>
        <w:t xml:space="preserve"> </w:t>
      </w:r>
      <w:r w:rsidR="00270346">
        <w:rPr>
          <w:lang w:val="ru-RU"/>
        </w:rPr>
        <w:fldChar w:fldCharType="begin"/>
      </w:r>
      <w:r w:rsidR="00270346">
        <w:rPr>
          <w:lang w:val="ru-RU"/>
        </w:rPr>
        <w:instrText xml:space="preserve"> ADDIN ZOTERO_ITEM CSL_CITATION {"citationID":"RRbRrQo8","properties":{"formattedCitation":"[51, 52]","plainCitation":"[51, 52]","noteIndex":0},"citationItems":[{"id":364,"uris":["http://zotero.org/users/10071278/items/PCYLIWM7"],"itemData":{"id":364,"type":"chapter","container-title":"Advances in Immunology","ISBN":"978-0-12-022480-7","language":"en","note":"DOI: 10.1016/S0065-2776(02)80012-8","page":"1-70","publisher":"Elsevier","source":"DOI.org (Crossref)","title":"Protein degradation and the generation of MHC class I-presented peptides","URL":"https://linkinghub.elsevier.com/retrieve/pii/S0065277602800128","volume":"80","author":[{"family":"Rock","given":"Kenneth L"},{"family":"York","given":"Ian A"},{"family":"Saric","given":"Tomo"},{"family":"Goldberg","given":"Alfred L"}],"accessed":{"date-parts":[["2023",4,8]]},"issued":{"date-parts":[["2002"]]}}},{"id":363,"uris":["http://zotero.org/users/10071278/items/85XQ4E28"],"itemData":{"id":363,"type":"article-journal","abstract":"Although cellular proteins degraded by proteasomes are the source of most antigenic peptides presented on major histocompatibility complex class I molecules, it is unknown whether the eight- to nine-residue peptides that fit in the binding groove of class I molecules are directly produced by proteasomes alone\n              in vivo\n              . If the eight-residue peptide SIINFEKL from chicken ovalbumin is extended by one or several residues at its C terminus and microinjected into cells or expressed from a minigene, it is processed and presented on major histocompatibility complex class I. However, processing and presentation are inhibited by proteasome inhibitors, such as lactacystin. In contrast, when SIINFEKL is extended by 2 to 25 residues at its N terminus, its presentation is not blocked by proteasome inhibitors. N-terminal processing also can occur when the extended peptide is cotranslationally inserted into the endoplasmic reticulum. Thus, two different proteolytic steps in the generation of an chicken ovalbumin-presented peptide can be distinguished. Cleavage by the proteasome defines the proper C terminus, whereas distinct peptidase(s) in the cytosol or endoplasmic reticulum may generate the appropriate N terminus from extended peptides.","container-title":"Proceedings of the National Academy of Sciences","DOI":"10.1073/pnas.94.20.10850","ISSN":"0027-8424, 1091-6490","issue":"20","journalAbbreviation":"Proc. Natl. Acad. Sci. U.S.A.","language":"en","page":"10850-10855","source":"DOI.org (Crossref)","title":"Two distinct proteolytic processes in the generation of a major histocompatibility complex class I-presented peptide","volume":"94","author":[{"family":"Craiu","given":"Abie"},{"family":"Akopian","given":"Tatos"},{"family":"Goldberg","given":"Alfred"},{"family":"Rock","given":"Kenneth L."}],"issued":{"date-parts":[["1997",9,30]]}}}],"schema":"https://github.com/citation-style-language/schema/raw/master/csl-citation.json"} </w:instrText>
      </w:r>
      <w:r w:rsidR="00270346">
        <w:rPr>
          <w:lang w:val="ru-RU"/>
        </w:rPr>
        <w:fldChar w:fldCharType="separate"/>
      </w:r>
      <w:r w:rsidR="00270346" w:rsidRPr="00270346">
        <w:rPr>
          <w:rFonts w:cs="Times New Roman"/>
          <w:lang w:val="ru-RU"/>
        </w:rPr>
        <w:t>[51, 52]</w:t>
      </w:r>
      <w:r w:rsidR="00270346">
        <w:rPr>
          <w:lang w:val="ru-RU"/>
        </w:rPr>
        <w:fldChar w:fldCharType="end"/>
      </w:r>
      <w:r w:rsidRPr="007A630F">
        <w:rPr>
          <w:lang w:val="ru-RU"/>
        </w:rPr>
        <w:t xml:space="preserve">. Показано, что участие в дальнейшем укорочении пептидов могут принимать участие </w:t>
      </w:r>
      <w:proofErr w:type="spellStart"/>
      <w:r w:rsidRPr="007A630F">
        <w:rPr>
          <w:lang w:val="ru-RU"/>
        </w:rPr>
        <w:t>пуромицин</w:t>
      </w:r>
      <w:proofErr w:type="spellEnd"/>
      <w:r w:rsidRPr="007A630F">
        <w:rPr>
          <w:lang w:val="ru-RU"/>
        </w:rPr>
        <w:t xml:space="preserve">-чувствительная </w:t>
      </w:r>
      <w:proofErr w:type="spellStart"/>
      <w:r w:rsidRPr="007A630F">
        <w:rPr>
          <w:lang w:val="ru-RU"/>
        </w:rPr>
        <w:t>аминопептидаза</w:t>
      </w:r>
      <w:proofErr w:type="spellEnd"/>
      <w:r w:rsidRPr="007A630F">
        <w:rPr>
          <w:lang w:val="ru-RU"/>
        </w:rPr>
        <w:t xml:space="preserve">, </w:t>
      </w:r>
      <w:proofErr w:type="spellStart"/>
      <w:r w:rsidRPr="007A630F">
        <w:rPr>
          <w:lang w:val="ru-RU"/>
        </w:rPr>
        <w:t>блеомуцингидролаза</w:t>
      </w:r>
      <w:proofErr w:type="spellEnd"/>
      <w:r w:rsidRPr="007A630F">
        <w:rPr>
          <w:lang w:val="ru-RU"/>
        </w:rPr>
        <w:t>, анти-</w:t>
      </w:r>
      <w:proofErr w:type="spellStart"/>
      <w:r w:rsidRPr="007A630F">
        <w:rPr>
          <w:lang w:val="ru-RU"/>
        </w:rPr>
        <w:t>трипептидилпептидаза</w:t>
      </w:r>
      <w:proofErr w:type="spellEnd"/>
      <w:r w:rsidRPr="007A630F">
        <w:rPr>
          <w:lang w:val="ru-RU"/>
        </w:rPr>
        <w:t xml:space="preserve"> </w:t>
      </w:r>
      <w:r>
        <w:t>II</w:t>
      </w:r>
      <w:r w:rsidRPr="007A630F">
        <w:rPr>
          <w:lang w:val="ru-RU"/>
        </w:rPr>
        <w:t xml:space="preserve"> </w:t>
      </w:r>
      <w:r w:rsidR="00270346">
        <w:rPr>
          <w:lang w:val="ru-RU"/>
        </w:rPr>
        <w:fldChar w:fldCharType="begin"/>
      </w:r>
      <w:r w:rsidR="00270346">
        <w:rPr>
          <w:lang w:val="ru-RU"/>
        </w:rPr>
        <w:instrText xml:space="preserve"> ADDIN ZOTERO_ITEM CSL_CITATION {"citationID":"Q03t0g0T","properties":{"formattedCitation":"[53, 54]","plainCitation":"[53, 54]","noteIndex":0},"citationItems":[{"id":361,"uris":["http://zotero.org/users/10071278/items/BQ3HNH5Q"],"itemData":{"id":361,"type":"article-journal","container-title":"Nature Immunology","DOI":"10.1038/80852","ISSN":"1529-2908, 1529-2916","issue":"5","journalAbbreviation":"Nat Immunol","language":"en","page":"413-418","source":"DOI.org (Crossref)","title":"Two new proteases in the MHC class I processing pathway","volume":"1","author":[{"family":"Stoltze","given":"Lars"},{"family":"Schirle","given":"Markus"},{"family":"Schwarz","given":"Gerold"},{"family":"Schröter","given":"Christian"},{"family":"Thompson","given":"Michael W."},{"family":"Hersh","given":"Louis B."},{"family":"Kalbacher","given":"Hubert"},{"family":"Stevanovic","given":"Stefan"},{"family":"Rammensee","given":"Hans-Georg"},{"family":"Schild","given":"Hansjörg"}],"issued":{"date-parts":[["2000",11]]}}},{"id":362,"uris":["http://zotero.org/users/10071278/items/FQLSHQ2C"],"itemData":{"id":362,"type":"article-journal","abstract":"Abstract\n            Cells that have mutated their genes or are virally infected are a potential threat to a host. Consequently, the immune system has evolved mechanisms for CD8 T lymphocytes to identify such cells and eliminate them. The generation of CD8 T cell responses occurs in two phases, both of which critically involve the process of Ag presentation. In the first phase, sentinel cells gather Ags present in tissues and then present them to naive CD8 T cells in ways that stimulate their maturation into effectors. In the second phase, these effector cells seek out and eliminate the pathological cells. The abnormal cells are identified through their presentation of immunogenic Ags that they are producing. The Ag presentation mechanisms used by the sentinel cells can be different from those in other cells. This article will review these mechanisms with a focus in each case on how antigenic peptides are generated for presentation.","container-title":"The Journal of Immunology","DOI":"10.4049/jimmunol.0903399","ISSN":"0022-1767, 1550-6606","issue":"1","language":"en","page":"9-15","source":"DOI.org (Crossref)","title":"Proteases in MHC Class I Presentation and Cross-Presentation","volume":"184","author":[{"family":"Rock","given":"Kenneth L."},{"family":"Farfán-Arribas","given":"Diego J."},{"family":"Shen","given":"Lianjun"}],"issued":{"date-parts":[["2010",1,1]]}}}],"schema":"https://github.com/citation-style-language/schema/raw/master/csl-citation.json"} </w:instrText>
      </w:r>
      <w:r w:rsidR="00270346">
        <w:rPr>
          <w:lang w:val="ru-RU"/>
        </w:rPr>
        <w:fldChar w:fldCharType="separate"/>
      </w:r>
      <w:r w:rsidR="00270346" w:rsidRPr="00270346">
        <w:rPr>
          <w:rFonts w:cs="Times New Roman"/>
          <w:lang w:val="ru-RU"/>
        </w:rPr>
        <w:t>[53, 54]</w:t>
      </w:r>
      <w:r w:rsidR="00270346">
        <w:rPr>
          <w:lang w:val="ru-RU"/>
        </w:rPr>
        <w:fldChar w:fldCharType="end"/>
      </w:r>
      <w:r w:rsidRPr="007A630F">
        <w:rPr>
          <w:lang w:val="ru-RU"/>
        </w:rPr>
        <w:t xml:space="preserve">. От полного разрушения пептиды защищены </w:t>
      </w:r>
      <w:proofErr w:type="spellStart"/>
      <w:r w:rsidRPr="007A630F">
        <w:rPr>
          <w:lang w:val="ru-RU"/>
        </w:rPr>
        <w:t>шаперонами</w:t>
      </w:r>
      <w:proofErr w:type="spellEnd"/>
      <w:r w:rsidRPr="007A630F">
        <w:rPr>
          <w:lang w:val="ru-RU"/>
        </w:rPr>
        <w:t>, например, кольцевым комплексом (</w:t>
      </w:r>
      <w:r>
        <w:t>TCP</w:t>
      </w:r>
      <w:r w:rsidRPr="007A630F">
        <w:rPr>
          <w:lang w:val="ru-RU"/>
        </w:rPr>
        <w:t xml:space="preserve">-1 </w:t>
      </w:r>
      <w:r>
        <w:t>ring</w:t>
      </w:r>
      <w:r w:rsidRPr="007A630F">
        <w:rPr>
          <w:lang w:val="ru-RU"/>
        </w:rPr>
        <w:t xml:space="preserve"> </w:t>
      </w:r>
      <w:r>
        <w:t>complex</w:t>
      </w:r>
      <w:r w:rsidRPr="007A630F">
        <w:rPr>
          <w:lang w:val="ru-RU"/>
        </w:rPr>
        <w:t xml:space="preserve">, </w:t>
      </w:r>
      <w:proofErr w:type="spellStart"/>
      <w:r>
        <w:t>TRiC</w:t>
      </w:r>
      <w:proofErr w:type="spellEnd"/>
      <w:r w:rsidRPr="007A630F">
        <w:rPr>
          <w:lang w:val="ru-RU"/>
        </w:rPr>
        <w:t>)</w:t>
      </w:r>
      <w:r w:rsidR="000B7CEC">
        <w:rPr>
          <w:lang w:val="ru-RU"/>
        </w:rPr>
        <w:t xml:space="preserve"> </w:t>
      </w:r>
      <w:r w:rsidR="00270346">
        <w:rPr>
          <w:lang w:val="ru-RU"/>
        </w:rPr>
        <w:fldChar w:fldCharType="begin"/>
      </w:r>
      <w:r w:rsidR="00270346">
        <w:rPr>
          <w:lang w:val="ru-RU"/>
        </w:rPr>
        <w:instrText xml:space="preserve"> ADDIN ZOTERO_ITEM CSL_CITATION {"citationID":"sRx0ix6y","properties":{"formattedCitation":"[55]","plainCitation":"[55]","noteIndex":0},"citationItems":[{"id":360,"uris":["http://zotero.org/users/10071278/items/EQI5LS85"],"itemData":{"id":360,"type":"article-journal","container-title":"Molecular Cell","DOI":"10.1016/j.molcel.2003.08.009","ISSN":"10972765","issue":"3","journalAbbreviation":"Molecular Cell","language":"en","page":"565-576","source":"DOI.org (Crossref)","title":"The Group II Chaperonin TRiC Protects Proteolytic Intermediates from Degradation in the MHC Class I Antigen Processing Pathway","volume":"12","author":[{"family":"Kunisawa","given":"Jun"},{"family":"Shastri","given":"Nilabh"}],"issued":{"date-parts":[["2003",9]]}}}],"schema":"https://github.com/citation-style-language/schema/raw/master/csl-citation.json"} </w:instrText>
      </w:r>
      <w:r w:rsidR="00270346">
        <w:rPr>
          <w:lang w:val="ru-RU"/>
        </w:rPr>
        <w:fldChar w:fldCharType="separate"/>
      </w:r>
      <w:r w:rsidR="00270346" w:rsidRPr="00270346">
        <w:rPr>
          <w:rFonts w:cs="Times New Roman"/>
          <w:lang w:val="ru-RU"/>
        </w:rPr>
        <w:t>[55]</w:t>
      </w:r>
      <w:r w:rsidR="00270346">
        <w:rPr>
          <w:lang w:val="ru-RU"/>
        </w:rPr>
        <w:fldChar w:fldCharType="end"/>
      </w:r>
      <w:r w:rsidRPr="007A630F">
        <w:rPr>
          <w:lang w:val="ru-RU"/>
        </w:rPr>
        <w:t>.</w:t>
      </w:r>
    </w:p>
    <w:p w14:paraId="3930387E" w14:textId="093D1246" w:rsidR="005C4AD5" w:rsidRPr="007A630F" w:rsidRDefault="00BF5734">
      <w:pPr>
        <w:pStyle w:val="a0"/>
        <w:rPr>
          <w:lang w:val="ru-RU"/>
        </w:rPr>
      </w:pPr>
      <w:r w:rsidRPr="007A630F">
        <w:rPr>
          <w:lang w:val="ru-RU"/>
        </w:rPr>
        <w:t>Далее пептиды подлежат транспорту в Э</w:t>
      </w:r>
      <w:r w:rsidR="00F13542">
        <w:rPr>
          <w:lang w:val="ru-RU"/>
        </w:rPr>
        <w:t>П</w:t>
      </w:r>
      <w:r w:rsidRPr="007A630F">
        <w:rPr>
          <w:lang w:val="ru-RU"/>
        </w:rPr>
        <w:t xml:space="preserve">Р, где должно произойти их встраивание в МНС </w:t>
      </w:r>
      <w:r>
        <w:t>I</w:t>
      </w:r>
      <w:r w:rsidRPr="007A630F">
        <w:rPr>
          <w:lang w:val="ru-RU"/>
        </w:rPr>
        <w:t>. Их транслокацию обеспечивают специальные транспортеры, ассоциированные с антигенным процессингом (</w:t>
      </w:r>
      <w:r>
        <w:t>transporters</w:t>
      </w:r>
      <w:r w:rsidRPr="007A630F">
        <w:rPr>
          <w:lang w:val="ru-RU"/>
        </w:rPr>
        <w:t xml:space="preserve"> </w:t>
      </w:r>
      <w:r>
        <w:t>associated</w:t>
      </w:r>
      <w:r w:rsidRPr="007A630F">
        <w:rPr>
          <w:lang w:val="ru-RU"/>
        </w:rPr>
        <w:t xml:space="preserve"> </w:t>
      </w:r>
      <w:r>
        <w:t>with</w:t>
      </w:r>
      <w:r w:rsidRPr="007A630F">
        <w:rPr>
          <w:lang w:val="ru-RU"/>
        </w:rPr>
        <w:t xml:space="preserve"> </w:t>
      </w:r>
      <w:r>
        <w:t>antigen</w:t>
      </w:r>
      <w:r w:rsidRPr="007A630F">
        <w:rPr>
          <w:lang w:val="ru-RU"/>
        </w:rPr>
        <w:t xml:space="preserve"> </w:t>
      </w:r>
      <w:r>
        <w:t>processing</w:t>
      </w:r>
      <w:r w:rsidRPr="007A630F">
        <w:rPr>
          <w:lang w:val="ru-RU"/>
        </w:rPr>
        <w:t xml:space="preserve">, </w:t>
      </w:r>
      <w:r>
        <w:t>TAP</w:t>
      </w:r>
      <w:r w:rsidRPr="007A630F">
        <w:rPr>
          <w:lang w:val="ru-RU"/>
        </w:rPr>
        <w:t>). Это два белка, ТАР-1 и ТАР-2, из семейства АТФ-связывающих кассет (</w:t>
      </w:r>
      <w:r>
        <w:t>ATP</w:t>
      </w:r>
      <w:r w:rsidRPr="007A630F">
        <w:rPr>
          <w:lang w:val="ru-RU"/>
        </w:rPr>
        <w:t>-</w:t>
      </w:r>
      <w:r>
        <w:t>binding</w:t>
      </w:r>
      <w:r w:rsidRPr="007A630F">
        <w:rPr>
          <w:lang w:val="ru-RU"/>
        </w:rPr>
        <w:t xml:space="preserve"> </w:t>
      </w:r>
      <w:r>
        <w:t>cassette</w:t>
      </w:r>
      <w:r w:rsidRPr="007A630F">
        <w:rPr>
          <w:lang w:val="ru-RU"/>
        </w:rPr>
        <w:t xml:space="preserve">, </w:t>
      </w:r>
      <w:r>
        <w:t>ABC</w:t>
      </w:r>
      <w:r w:rsidRPr="007A630F">
        <w:rPr>
          <w:lang w:val="ru-RU"/>
        </w:rPr>
        <w:t xml:space="preserve">), состоящие из </w:t>
      </w:r>
      <w:r>
        <w:t>N</w:t>
      </w:r>
      <w:r w:rsidRPr="007A630F">
        <w:rPr>
          <w:lang w:val="ru-RU"/>
        </w:rPr>
        <w:t xml:space="preserve">-концевого </w:t>
      </w:r>
      <w:proofErr w:type="spellStart"/>
      <w:r w:rsidRPr="007A630F">
        <w:rPr>
          <w:lang w:val="ru-RU"/>
        </w:rPr>
        <w:t>трансмембраного</w:t>
      </w:r>
      <w:proofErr w:type="spellEnd"/>
      <w:r w:rsidRPr="007A630F">
        <w:rPr>
          <w:lang w:val="ru-RU"/>
        </w:rPr>
        <w:t xml:space="preserve"> домена и С-концевого нуклеотид-связывающего домена</w:t>
      </w:r>
      <w:r w:rsidR="00270346" w:rsidRPr="0075779D">
        <w:rPr>
          <w:lang w:val="ru-RU"/>
        </w:rPr>
        <w:t xml:space="preserve"> </w:t>
      </w:r>
      <w:r w:rsidR="00270346">
        <w:rPr>
          <w:lang w:val="ru-RU"/>
        </w:rPr>
        <w:fldChar w:fldCharType="begin"/>
      </w:r>
      <w:r w:rsidR="00270346">
        <w:rPr>
          <w:lang w:val="ru-RU"/>
        </w:rPr>
        <w:instrText xml:space="preserve"> ADDIN ZOTERO_ITEM CSL_CITATION {"citationID":"0HlhT0li","properties":{"formattedCitation":"[56]","plainCitation":"[56]","noteIndex":0},"citationItems":[{"id":359,"uris":["http://zotero.org/users/10071278/items/UESZHAG7"],"itemData":{"id":359,"type":"article-journal","container-title":"European Journal of Biochemistry","DOI":"10.1046/j.1432-1327.2001.02406.x","ISSN":"00142956","issue":"17","language":"en","page":"4776-4786","source":"DOI.org (Crossref)","title":"Functional asymmetry of the ATP-binding-cassettes of the ABC transporter TAP is determined by intrinsic properties of the nucleotide binding domains: Modular function of TAP domains","title-short":"Functional asymmetry of the ATP-binding-cassettes of the ABC transporter TAP is determined by intrinsic properties of the nucleotide binding domains","volume":"268","author":[{"family":"Daumke","given":"Oliver"},{"family":"Knittler","given":"Michael R."}],"issued":{"date-parts":[["2001",9,1]]}}}],"schema":"https://github.com/citation-style-language/schema/raw/master/csl-citation.json"} </w:instrText>
      </w:r>
      <w:r w:rsidR="00270346">
        <w:rPr>
          <w:lang w:val="ru-RU"/>
        </w:rPr>
        <w:fldChar w:fldCharType="separate"/>
      </w:r>
      <w:r w:rsidR="00270346" w:rsidRPr="00270346">
        <w:rPr>
          <w:rFonts w:cs="Times New Roman"/>
          <w:lang w:val="ru-RU"/>
        </w:rPr>
        <w:t>[56]</w:t>
      </w:r>
      <w:r w:rsidR="00270346">
        <w:rPr>
          <w:lang w:val="ru-RU"/>
        </w:rPr>
        <w:fldChar w:fldCharType="end"/>
      </w:r>
      <w:r w:rsidRPr="007A630F">
        <w:rPr>
          <w:lang w:val="ru-RU"/>
        </w:rPr>
        <w:t xml:space="preserve">. </w:t>
      </w:r>
      <w:proofErr w:type="spellStart"/>
      <w:r w:rsidRPr="007A630F">
        <w:rPr>
          <w:lang w:val="ru-RU"/>
        </w:rPr>
        <w:t>Гомодимеры</w:t>
      </w:r>
      <w:proofErr w:type="spellEnd"/>
      <w:r w:rsidRPr="007A630F">
        <w:rPr>
          <w:lang w:val="ru-RU"/>
        </w:rPr>
        <w:t xml:space="preserve"> этих белков не имеют функциональной активности</w:t>
      </w:r>
      <w:r w:rsidR="00270346" w:rsidRPr="0075779D">
        <w:rPr>
          <w:lang w:val="ru-RU"/>
        </w:rPr>
        <w:t xml:space="preserve"> </w:t>
      </w:r>
      <w:r w:rsidR="00270346">
        <w:fldChar w:fldCharType="begin"/>
      </w:r>
      <w:r w:rsidR="00270346" w:rsidRPr="0075779D">
        <w:rPr>
          <w:lang w:val="ru-RU"/>
        </w:rPr>
        <w:instrText xml:space="preserve"> </w:instrText>
      </w:r>
      <w:r w:rsidR="00270346">
        <w:instrText>ADDIN</w:instrText>
      </w:r>
      <w:r w:rsidR="00270346" w:rsidRPr="0075779D">
        <w:rPr>
          <w:lang w:val="ru-RU"/>
        </w:rPr>
        <w:instrText xml:space="preserve"> </w:instrText>
      </w:r>
      <w:r w:rsidR="00270346">
        <w:instrText>ZOTERO</w:instrText>
      </w:r>
      <w:r w:rsidR="00270346" w:rsidRPr="0075779D">
        <w:rPr>
          <w:lang w:val="ru-RU"/>
        </w:rPr>
        <w:instrText>_</w:instrText>
      </w:r>
      <w:r w:rsidR="00270346">
        <w:instrText>ITEM</w:instrText>
      </w:r>
      <w:r w:rsidR="00270346" w:rsidRPr="0075779D">
        <w:rPr>
          <w:lang w:val="ru-RU"/>
        </w:rPr>
        <w:instrText xml:space="preserve"> </w:instrText>
      </w:r>
      <w:r w:rsidR="00270346">
        <w:instrText>CSL</w:instrText>
      </w:r>
      <w:r w:rsidR="00270346" w:rsidRPr="0075779D">
        <w:rPr>
          <w:lang w:val="ru-RU"/>
        </w:rPr>
        <w:instrText>_</w:instrText>
      </w:r>
      <w:r w:rsidR="00270346">
        <w:instrText>CITATION</w:instrText>
      </w:r>
      <w:r w:rsidR="00270346" w:rsidRPr="0075779D">
        <w:rPr>
          <w:lang w:val="ru-RU"/>
        </w:rPr>
        <w:instrText xml:space="preserve"> {"</w:instrText>
      </w:r>
      <w:r w:rsidR="00270346">
        <w:instrText>citationID</w:instrText>
      </w:r>
      <w:r w:rsidR="00270346" w:rsidRPr="0075779D">
        <w:rPr>
          <w:lang w:val="ru-RU"/>
        </w:rPr>
        <w:instrText>":"</w:instrText>
      </w:r>
      <w:r w:rsidR="00270346">
        <w:instrText>Fcd</w:instrText>
      </w:r>
      <w:r w:rsidR="00270346" w:rsidRPr="0075779D">
        <w:rPr>
          <w:lang w:val="ru-RU"/>
        </w:rPr>
        <w:instrText>7</w:instrText>
      </w:r>
      <w:r w:rsidR="00270346">
        <w:instrText>yftd</w:instrText>
      </w:r>
      <w:r w:rsidR="00270346" w:rsidRPr="0075779D">
        <w:rPr>
          <w:lang w:val="ru-RU"/>
        </w:rPr>
        <w:instrText>","</w:instrText>
      </w:r>
      <w:r w:rsidR="00270346">
        <w:instrText>properties</w:instrText>
      </w:r>
      <w:r w:rsidR="00270346" w:rsidRPr="0075779D">
        <w:rPr>
          <w:lang w:val="ru-RU"/>
        </w:rPr>
        <w:instrText>":{"</w:instrText>
      </w:r>
      <w:r w:rsidR="00270346">
        <w:instrText>formattedCitation</w:instrText>
      </w:r>
      <w:r w:rsidR="00270346" w:rsidRPr="0075779D">
        <w:rPr>
          <w:lang w:val="ru-RU"/>
        </w:rPr>
        <w:instrText>":"[57]","</w:instrText>
      </w:r>
      <w:r w:rsidR="00270346">
        <w:instrText>plainCitation</w:instrText>
      </w:r>
      <w:r w:rsidR="00270346" w:rsidRPr="0075779D">
        <w:rPr>
          <w:lang w:val="ru-RU"/>
        </w:rPr>
        <w:instrText>":"[57]","</w:instrText>
      </w:r>
      <w:r w:rsidR="00270346">
        <w:instrText>noteIndex</w:instrText>
      </w:r>
      <w:r w:rsidR="00270346" w:rsidRPr="0075779D">
        <w:rPr>
          <w:lang w:val="ru-RU"/>
        </w:rPr>
        <w:instrText>":0},"</w:instrText>
      </w:r>
      <w:r w:rsidR="00270346">
        <w:instrText>citationItems</w:instrText>
      </w:r>
      <w:r w:rsidR="00270346" w:rsidRPr="0075779D">
        <w:rPr>
          <w:lang w:val="ru-RU"/>
        </w:rPr>
        <w:instrText>":[{"</w:instrText>
      </w:r>
      <w:r w:rsidR="00270346">
        <w:instrText>id</w:instrText>
      </w:r>
      <w:r w:rsidR="00270346" w:rsidRPr="0075779D">
        <w:rPr>
          <w:lang w:val="ru-RU"/>
        </w:rPr>
        <w:instrText>":358,"</w:instrText>
      </w:r>
      <w:r w:rsidR="00270346">
        <w:instrText>uris</w:instrText>
      </w:r>
      <w:r w:rsidR="00270346" w:rsidRPr="0075779D">
        <w:rPr>
          <w:lang w:val="ru-RU"/>
        </w:rPr>
        <w:instrText>":["</w:instrText>
      </w:r>
      <w:r w:rsidR="00270346">
        <w:instrText>http</w:instrText>
      </w:r>
      <w:r w:rsidR="00270346" w:rsidRPr="0075779D">
        <w:rPr>
          <w:lang w:val="ru-RU"/>
        </w:rPr>
        <w:instrText>://</w:instrText>
      </w:r>
      <w:r w:rsidR="00270346">
        <w:instrText>zotero</w:instrText>
      </w:r>
      <w:r w:rsidR="00270346" w:rsidRPr="0075779D">
        <w:rPr>
          <w:lang w:val="ru-RU"/>
        </w:rPr>
        <w:instrText>.</w:instrText>
      </w:r>
      <w:r w:rsidR="00270346">
        <w:instrText>org</w:instrText>
      </w:r>
      <w:r w:rsidR="00270346" w:rsidRPr="0075779D">
        <w:rPr>
          <w:lang w:val="ru-RU"/>
        </w:rPr>
        <w:instrText>/</w:instrText>
      </w:r>
      <w:r w:rsidR="00270346">
        <w:instrText>users</w:instrText>
      </w:r>
      <w:r w:rsidR="00270346" w:rsidRPr="0075779D">
        <w:rPr>
          <w:lang w:val="ru-RU"/>
        </w:rPr>
        <w:instrText>/10071278/</w:instrText>
      </w:r>
      <w:r w:rsidR="00270346">
        <w:instrText>items</w:instrText>
      </w:r>
      <w:r w:rsidR="00270346" w:rsidRPr="0075779D">
        <w:rPr>
          <w:lang w:val="ru-RU"/>
        </w:rPr>
        <w:instrText>/5</w:instrText>
      </w:r>
      <w:r w:rsidR="00270346">
        <w:instrText>WVX</w:instrText>
      </w:r>
      <w:r w:rsidR="00270346" w:rsidRPr="0075779D">
        <w:rPr>
          <w:lang w:val="ru-RU"/>
        </w:rPr>
        <w:instrText>2</w:instrText>
      </w:r>
      <w:r w:rsidR="00270346">
        <w:instrText>YSH</w:instrText>
      </w:r>
      <w:r w:rsidR="00270346" w:rsidRPr="0075779D">
        <w:rPr>
          <w:lang w:val="ru-RU"/>
        </w:rPr>
        <w:instrText>"],"</w:instrText>
      </w:r>
      <w:r w:rsidR="00270346">
        <w:instrText>itemData</w:instrText>
      </w:r>
      <w:r w:rsidR="00270346" w:rsidRPr="0075779D">
        <w:rPr>
          <w:lang w:val="ru-RU"/>
        </w:rPr>
        <w:instrText>":{"</w:instrText>
      </w:r>
      <w:r w:rsidR="00270346">
        <w:instrText>id</w:instrText>
      </w:r>
      <w:r w:rsidR="00270346" w:rsidRPr="0075779D">
        <w:rPr>
          <w:lang w:val="ru-RU"/>
        </w:rPr>
        <w:instrText>":358,"</w:instrText>
      </w:r>
      <w:r w:rsidR="00270346">
        <w:instrText>type</w:instrText>
      </w:r>
      <w:r w:rsidR="00270346" w:rsidRPr="0075779D">
        <w:rPr>
          <w:lang w:val="ru-RU"/>
        </w:rPr>
        <w:instrText>":"</w:instrText>
      </w:r>
      <w:r w:rsidR="00270346">
        <w:instrText>article</w:instrText>
      </w:r>
      <w:r w:rsidR="00270346" w:rsidRPr="0075779D">
        <w:rPr>
          <w:lang w:val="ru-RU"/>
        </w:rPr>
        <w:instrText>-</w:instrText>
      </w:r>
      <w:r w:rsidR="00270346">
        <w:instrText>journal</w:instrText>
      </w:r>
      <w:r w:rsidR="00270346" w:rsidRPr="0075779D">
        <w:rPr>
          <w:lang w:val="ru-RU"/>
        </w:rPr>
        <w:instrText>","</w:instrText>
      </w:r>
      <w:r w:rsidR="00270346">
        <w:instrText>container</w:instrText>
      </w:r>
      <w:r w:rsidR="00270346" w:rsidRPr="0075779D">
        <w:rPr>
          <w:lang w:val="ru-RU"/>
        </w:rPr>
        <w:instrText>-</w:instrText>
      </w:r>
      <w:r w:rsidR="00270346">
        <w:instrText>title</w:instrText>
      </w:r>
      <w:r w:rsidR="00270346" w:rsidRPr="0075779D">
        <w:rPr>
          <w:lang w:val="ru-RU"/>
        </w:rPr>
        <w:instrText>":"</w:instrText>
      </w:r>
      <w:r w:rsidR="00270346">
        <w:instrText>European</w:instrText>
      </w:r>
      <w:r w:rsidR="00270346" w:rsidRPr="0075779D">
        <w:rPr>
          <w:lang w:val="ru-RU"/>
        </w:rPr>
        <w:instrText xml:space="preserve"> </w:instrText>
      </w:r>
      <w:r w:rsidR="00270346">
        <w:instrText>Journal</w:instrText>
      </w:r>
      <w:r w:rsidR="00270346" w:rsidRPr="0075779D">
        <w:rPr>
          <w:lang w:val="ru-RU"/>
        </w:rPr>
        <w:instrText xml:space="preserve"> </w:instrText>
      </w:r>
      <w:r w:rsidR="00270346">
        <w:instrText>of</w:instrText>
      </w:r>
      <w:r w:rsidR="00270346" w:rsidRPr="0075779D">
        <w:rPr>
          <w:lang w:val="ru-RU"/>
        </w:rPr>
        <w:instrText xml:space="preserve"> </w:instrText>
      </w:r>
      <w:r w:rsidR="00270346">
        <w:instrText>Biochemistry</w:instrText>
      </w:r>
      <w:r w:rsidR="00270346" w:rsidRPr="0075779D">
        <w:rPr>
          <w:lang w:val="ru-RU"/>
        </w:rPr>
        <w:instrText>","</w:instrText>
      </w:r>
      <w:r w:rsidR="00270346">
        <w:instrText>DOI</w:instrText>
      </w:r>
      <w:r w:rsidR="00270346" w:rsidRPr="0075779D">
        <w:rPr>
          <w:lang w:val="ru-RU"/>
        </w:rPr>
        <w:instrText>":"10.1111/</w:instrText>
      </w:r>
      <w:r w:rsidR="00270346">
        <w:instrText>j</w:instrText>
      </w:r>
      <w:r w:rsidR="00270346" w:rsidRPr="0075779D">
        <w:rPr>
          <w:lang w:val="ru-RU"/>
        </w:rPr>
        <w:instrText>.1432-1033.1997.00266.</w:instrText>
      </w:r>
      <w:r w:rsidR="00270346">
        <w:instrText>x</w:instrText>
      </w:r>
      <w:r w:rsidR="00270346" w:rsidRPr="0075779D">
        <w:rPr>
          <w:lang w:val="ru-RU"/>
        </w:rPr>
        <w:instrText>","</w:instrText>
      </w:r>
      <w:r w:rsidR="00270346">
        <w:instrText>ISSN</w:instrText>
      </w:r>
      <w:r w:rsidR="00270346" w:rsidRPr="0075779D">
        <w:rPr>
          <w:lang w:val="ru-RU"/>
        </w:rPr>
        <w:instrText>":"0014-2956, 1432-1033","</w:instrText>
      </w:r>
      <w:r w:rsidR="00270346">
        <w:instrText>issue</w:instrText>
      </w:r>
      <w:r w:rsidR="00270346" w:rsidRPr="0075779D">
        <w:rPr>
          <w:lang w:val="ru-RU"/>
        </w:rPr>
        <w:instrText>":"2","</w:instrText>
      </w:r>
      <w:r w:rsidR="00270346">
        <w:instrText>journalAbbreviation</w:instrText>
      </w:r>
      <w:r w:rsidR="00270346" w:rsidRPr="0075779D">
        <w:rPr>
          <w:lang w:val="ru-RU"/>
        </w:rPr>
        <w:instrText>":"</w:instrText>
      </w:r>
      <w:r w:rsidR="00270346">
        <w:instrText>Eur</w:instrText>
      </w:r>
      <w:r w:rsidR="00270346" w:rsidRPr="0075779D">
        <w:rPr>
          <w:lang w:val="ru-RU"/>
        </w:rPr>
        <w:instrText xml:space="preserve"> </w:instrText>
      </w:r>
      <w:r w:rsidR="00270346">
        <w:instrText>J</w:instrText>
      </w:r>
      <w:r w:rsidR="00270346" w:rsidRPr="0075779D">
        <w:rPr>
          <w:lang w:val="ru-RU"/>
        </w:rPr>
        <w:instrText xml:space="preserve"> </w:instrText>
      </w:r>
      <w:r w:rsidR="00270346">
        <w:instrText>Biochem</w:instrText>
      </w:r>
      <w:r w:rsidR="00270346" w:rsidRPr="0075779D">
        <w:rPr>
          <w:lang w:val="ru-RU"/>
        </w:rPr>
        <w:instrText>","</w:instrText>
      </w:r>
      <w:r w:rsidR="00270346">
        <w:instrText>language</w:instrText>
      </w:r>
      <w:r w:rsidR="00270346" w:rsidRPr="0075779D">
        <w:rPr>
          <w:lang w:val="ru-RU"/>
        </w:rPr>
        <w:instrText>":"</w:instrText>
      </w:r>
      <w:r w:rsidR="00270346">
        <w:instrText>en</w:instrText>
      </w:r>
      <w:r w:rsidR="00270346" w:rsidRPr="0075779D">
        <w:rPr>
          <w:lang w:val="ru-RU"/>
        </w:rPr>
        <w:instrText>","</w:instrText>
      </w:r>
      <w:r w:rsidR="00270346">
        <w:instrText>page</w:instrText>
      </w:r>
      <w:r w:rsidR="00270346" w:rsidRPr="0075779D">
        <w:rPr>
          <w:lang w:val="ru-RU"/>
        </w:rPr>
        <w:instrText>":"266-272","</w:instrText>
      </w:r>
      <w:r w:rsidR="00270346">
        <w:instrText>source</w:instrText>
      </w:r>
      <w:r w:rsidR="00270346" w:rsidRPr="0075779D">
        <w:rPr>
          <w:lang w:val="ru-RU"/>
        </w:rPr>
        <w:instrText>":"</w:instrText>
      </w:r>
      <w:r w:rsidR="00270346">
        <w:instrText>DOI</w:instrText>
      </w:r>
      <w:r w:rsidR="00270346" w:rsidRPr="0075779D">
        <w:rPr>
          <w:lang w:val="ru-RU"/>
        </w:rPr>
        <w:instrText>.</w:instrText>
      </w:r>
      <w:r w:rsidR="00270346">
        <w:instrText>org</w:instrText>
      </w:r>
      <w:r w:rsidR="00270346" w:rsidRPr="0075779D">
        <w:rPr>
          <w:lang w:val="ru-RU"/>
        </w:rPr>
        <w:instrText xml:space="preserve"> (</w:instrText>
      </w:r>
      <w:r w:rsidR="00270346">
        <w:instrText>Crossref</w:instrText>
      </w:r>
      <w:r w:rsidR="00270346" w:rsidRPr="0075779D">
        <w:rPr>
          <w:lang w:val="ru-RU"/>
        </w:rPr>
        <w:instrText>)","</w:instrText>
      </w:r>
      <w:r w:rsidR="00270346">
        <w:instrText>title</w:instrText>
      </w:r>
      <w:r w:rsidR="00270346" w:rsidRPr="0075779D">
        <w:rPr>
          <w:lang w:val="ru-RU"/>
        </w:rPr>
        <w:instrText>":"</w:instrText>
      </w:r>
      <w:r w:rsidR="00270346">
        <w:instrText>Intracellular</w:instrText>
      </w:r>
      <w:r w:rsidR="00270346" w:rsidRPr="0075779D">
        <w:rPr>
          <w:lang w:val="ru-RU"/>
        </w:rPr>
        <w:instrText xml:space="preserve"> </w:instrText>
      </w:r>
      <w:r w:rsidR="00270346">
        <w:instrText>Location</w:instrText>
      </w:r>
      <w:r w:rsidR="00270346" w:rsidRPr="0075779D">
        <w:rPr>
          <w:lang w:val="ru-RU"/>
        </w:rPr>
        <w:instrText xml:space="preserve">, </w:instrText>
      </w:r>
      <w:r w:rsidR="00270346">
        <w:instrText>Complex</w:instrText>
      </w:r>
      <w:r w:rsidR="00270346" w:rsidRPr="0075779D">
        <w:rPr>
          <w:lang w:val="ru-RU"/>
        </w:rPr>
        <w:instrText xml:space="preserve"> </w:instrText>
      </w:r>
      <w:r w:rsidR="00270346">
        <w:instrText>Formation</w:instrText>
      </w:r>
      <w:r w:rsidR="00270346" w:rsidRPr="0075779D">
        <w:rPr>
          <w:lang w:val="ru-RU"/>
        </w:rPr>
        <w:instrText xml:space="preserve">, </w:instrText>
      </w:r>
      <w:r w:rsidR="00270346">
        <w:instrText>and</w:instrText>
      </w:r>
      <w:r w:rsidR="00270346" w:rsidRPr="0075779D">
        <w:rPr>
          <w:lang w:val="ru-RU"/>
        </w:rPr>
        <w:instrText xml:space="preserve"> </w:instrText>
      </w:r>
      <w:r w:rsidR="00270346">
        <w:instrText>Function</w:instrText>
      </w:r>
      <w:r w:rsidR="00270346" w:rsidRPr="0075779D">
        <w:rPr>
          <w:lang w:val="ru-RU"/>
        </w:rPr>
        <w:instrText xml:space="preserve"> </w:instrText>
      </w:r>
      <w:r w:rsidR="00270346">
        <w:instrText>of</w:instrText>
      </w:r>
      <w:r w:rsidR="00270346" w:rsidRPr="0075779D">
        <w:rPr>
          <w:lang w:val="ru-RU"/>
        </w:rPr>
        <w:instrText xml:space="preserve"> </w:instrText>
      </w:r>
      <w:r w:rsidR="00270346">
        <w:instrText>the</w:instrText>
      </w:r>
      <w:r w:rsidR="00270346" w:rsidRPr="0075779D">
        <w:rPr>
          <w:lang w:val="ru-RU"/>
        </w:rPr>
        <w:instrText xml:space="preserve"> </w:instrText>
      </w:r>
      <w:r w:rsidR="00270346">
        <w:instrText>Transporter</w:instrText>
      </w:r>
      <w:r w:rsidR="00270346" w:rsidRPr="0075779D">
        <w:rPr>
          <w:lang w:val="ru-RU"/>
        </w:rPr>
        <w:instrText xml:space="preserve"> </w:instrText>
      </w:r>
      <w:r w:rsidR="00270346">
        <w:instrText>Associated</w:instrText>
      </w:r>
      <w:r w:rsidR="00270346" w:rsidRPr="0075779D">
        <w:rPr>
          <w:lang w:val="ru-RU"/>
        </w:rPr>
        <w:instrText xml:space="preserve"> </w:instrText>
      </w:r>
      <w:r w:rsidR="00270346">
        <w:instrText>with</w:instrText>
      </w:r>
      <w:r w:rsidR="00270346" w:rsidRPr="0075779D">
        <w:rPr>
          <w:lang w:val="ru-RU"/>
        </w:rPr>
        <w:instrText xml:space="preserve"> </w:instrText>
      </w:r>
      <w:r w:rsidR="00270346">
        <w:instrText>Antigen</w:instrText>
      </w:r>
      <w:r w:rsidR="00270346" w:rsidRPr="0075779D">
        <w:rPr>
          <w:lang w:val="ru-RU"/>
        </w:rPr>
        <w:instrText xml:space="preserve"> </w:instrText>
      </w:r>
      <w:r w:rsidR="00270346">
        <w:instrText>Processing</w:instrText>
      </w:r>
      <w:r w:rsidR="00270346" w:rsidRPr="0075779D">
        <w:rPr>
          <w:lang w:val="ru-RU"/>
        </w:rPr>
        <w:instrText xml:space="preserve"> </w:instrText>
      </w:r>
      <w:r w:rsidR="00270346">
        <w:instrText>in</w:instrText>
      </w:r>
      <w:r w:rsidR="00270346" w:rsidRPr="0075779D">
        <w:rPr>
          <w:lang w:val="ru-RU"/>
        </w:rPr>
        <w:instrText xml:space="preserve"> </w:instrText>
      </w:r>
      <w:r w:rsidR="00270346">
        <w:instrText>Yeast</w:instrText>
      </w:r>
      <w:r w:rsidR="00270346" w:rsidRPr="0075779D">
        <w:rPr>
          <w:lang w:val="ru-RU"/>
        </w:rPr>
        <w:instrText>","</w:instrText>
      </w:r>
      <w:r w:rsidR="00270346">
        <w:instrText>volume</w:instrText>
      </w:r>
      <w:r w:rsidR="00270346" w:rsidRPr="0075779D">
        <w:rPr>
          <w:lang w:val="ru-RU"/>
        </w:rPr>
        <w:instrText>":"245","</w:instrText>
      </w:r>
      <w:r w:rsidR="00270346">
        <w:instrText>author</w:instrText>
      </w:r>
      <w:r w:rsidR="00270346" w:rsidRPr="0075779D">
        <w:rPr>
          <w:lang w:val="ru-RU"/>
        </w:rPr>
        <w:instrText>":[{"</w:instrText>
      </w:r>
      <w:r w:rsidR="00270346">
        <w:instrText>family</w:instrText>
      </w:r>
      <w:r w:rsidR="00270346" w:rsidRPr="0075779D">
        <w:rPr>
          <w:lang w:val="ru-RU"/>
        </w:rPr>
        <w:instrText>":"</w:instrText>
      </w:r>
      <w:r w:rsidR="00270346">
        <w:instrText>Urlinger</w:instrText>
      </w:r>
      <w:r w:rsidR="00270346" w:rsidRPr="0075779D">
        <w:rPr>
          <w:lang w:val="ru-RU"/>
        </w:rPr>
        <w:instrText>","</w:instrText>
      </w:r>
      <w:r w:rsidR="00270346">
        <w:instrText>given</w:instrText>
      </w:r>
      <w:r w:rsidR="00270346" w:rsidRPr="0075779D">
        <w:rPr>
          <w:lang w:val="ru-RU"/>
        </w:rPr>
        <w:instrText>":"</w:instrText>
      </w:r>
      <w:r w:rsidR="00270346">
        <w:instrText>Stefanie</w:instrText>
      </w:r>
      <w:r w:rsidR="00270346" w:rsidRPr="0075779D">
        <w:rPr>
          <w:lang w:val="ru-RU"/>
        </w:rPr>
        <w:instrText>"},{"</w:instrText>
      </w:r>
      <w:r w:rsidR="00270346">
        <w:instrText>family</w:instrText>
      </w:r>
      <w:r w:rsidR="00270346" w:rsidRPr="0075779D">
        <w:rPr>
          <w:lang w:val="ru-RU"/>
        </w:rPr>
        <w:instrText>":"</w:instrText>
      </w:r>
      <w:r w:rsidR="00270346">
        <w:instrText>Kuchler</w:instrText>
      </w:r>
      <w:r w:rsidR="00270346" w:rsidRPr="0075779D">
        <w:rPr>
          <w:lang w:val="ru-RU"/>
        </w:rPr>
        <w:instrText>","</w:instrText>
      </w:r>
      <w:r w:rsidR="00270346">
        <w:instrText>given</w:instrText>
      </w:r>
      <w:r w:rsidR="00270346" w:rsidRPr="0075779D">
        <w:rPr>
          <w:lang w:val="ru-RU"/>
        </w:rPr>
        <w:instrText>":"</w:instrText>
      </w:r>
      <w:r w:rsidR="00270346">
        <w:instrText>Karl</w:instrText>
      </w:r>
      <w:r w:rsidR="00270346" w:rsidRPr="0075779D">
        <w:rPr>
          <w:lang w:val="ru-RU"/>
        </w:rPr>
        <w:instrText>"},{"</w:instrText>
      </w:r>
      <w:r w:rsidR="00270346">
        <w:instrText>family</w:instrText>
      </w:r>
      <w:r w:rsidR="00270346" w:rsidRPr="0075779D">
        <w:rPr>
          <w:lang w:val="ru-RU"/>
        </w:rPr>
        <w:instrText>":"</w:instrText>
      </w:r>
      <w:r w:rsidR="00270346">
        <w:instrText>Meyer</w:instrText>
      </w:r>
      <w:r w:rsidR="00270346" w:rsidRPr="0075779D">
        <w:rPr>
          <w:lang w:val="ru-RU"/>
        </w:rPr>
        <w:instrText>","</w:instrText>
      </w:r>
      <w:r w:rsidR="00270346">
        <w:instrText>given</w:instrText>
      </w:r>
      <w:r w:rsidR="00270346" w:rsidRPr="0075779D">
        <w:rPr>
          <w:lang w:val="ru-RU"/>
        </w:rPr>
        <w:instrText>":"</w:instrText>
      </w:r>
      <w:r w:rsidR="00270346">
        <w:instrText>Thomas</w:instrText>
      </w:r>
      <w:r w:rsidR="00270346" w:rsidRPr="0075779D">
        <w:rPr>
          <w:lang w:val="ru-RU"/>
        </w:rPr>
        <w:instrText xml:space="preserve"> </w:instrText>
      </w:r>
      <w:r w:rsidR="00270346">
        <w:instrText>H</w:instrText>
      </w:r>
      <w:r w:rsidR="00270346" w:rsidRPr="0075779D">
        <w:rPr>
          <w:lang w:val="ru-RU"/>
        </w:rPr>
        <w:instrText>."},{"</w:instrText>
      </w:r>
      <w:r w:rsidR="00270346">
        <w:instrText>family</w:instrText>
      </w:r>
      <w:r w:rsidR="00270346" w:rsidRPr="0075779D">
        <w:rPr>
          <w:lang w:val="ru-RU"/>
        </w:rPr>
        <w:instrText>":"</w:instrText>
      </w:r>
      <w:r w:rsidR="00270346">
        <w:instrText>Uebel</w:instrText>
      </w:r>
      <w:r w:rsidR="00270346" w:rsidRPr="0075779D">
        <w:rPr>
          <w:lang w:val="ru-RU"/>
        </w:rPr>
        <w:instrText>","</w:instrText>
      </w:r>
      <w:r w:rsidR="00270346">
        <w:instrText>given</w:instrText>
      </w:r>
      <w:r w:rsidR="00270346" w:rsidRPr="0075779D">
        <w:rPr>
          <w:lang w:val="ru-RU"/>
        </w:rPr>
        <w:instrText>":"</w:instrText>
      </w:r>
      <w:r w:rsidR="00270346">
        <w:instrText>Stephan</w:instrText>
      </w:r>
      <w:r w:rsidR="00270346" w:rsidRPr="0075779D">
        <w:rPr>
          <w:lang w:val="ru-RU"/>
        </w:rPr>
        <w:instrText>"},{"</w:instrText>
      </w:r>
      <w:r w:rsidR="00270346">
        <w:instrText>family</w:instrText>
      </w:r>
      <w:r w:rsidR="00270346" w:rsidRPr="0075779D">
        <w:rPr>
          <w:lang w:val="ru-RU"/>
        </w:rPr>
        <w:instrText>":"</w:instrText>
      </w:r>
      <w:r w:rsidR="00270346">
        <w:instrText>Tampe</w:instrText>
      </w:r>
      <w:r w:rsidR="00270346" w:rsidRPr="0075779D">
        <w:rPr>
          <w:lang w:val="ru-RU"/>
        </w:rPr>
        <w:instrText>","</w:instrText>
      </w:r>
      <w:r w:rsidR="00270346">
        <w:instrText>given</w:instrText>
      </w:r>
      <w:r w:rsidR="00270346" w:rsidRPr="0075779D">
        <w:rPr>
          <w:lang w:val="ru-RU"/>
        </w:rPr>
        <w:instrText>":"</w:instrText>
      </w:r>
      <w:r w:rsidR="00270346">
        <w:instrText>Robert</w:instrText>
      </w:r>
      <w:r w:rsidR="00270346" w:rsidRPr="0075779D">
        <w:rPr>
          <w:lang w:val="ru-RU"/>
        </w:rPr>
        <w:instrText>"}],"</w:instrText>
      </w:r>
      <w:r w:rsidR="00270346">
        <w:instrText>issued</w:instrText>
      </w:r>
      <w:r w:rsidR="00270346" w:rsidRPr="0075779D">
        <w:rPr>
          <w:lang w:val="ru-RU"/>
        </w:rPr>
        <w:instrText>":{"</w:instrText>
      </w:r>
      <w:r w:rsidR="00270346">
        <w:instrText>date</w:instrText>
      </w:r>
      <w:r w:rsidR="00270346" w:rsidRPr="0075779D">
        <w:rPr>
          <w:lang w:val="ru-RU"/>
        </w:rPr>
        <w:instrText>-</w:instrText>
      </w:r>
      <w:r w:rsidR="00270346">
        <w:instrText>parts</w:instrText>
      </w:r>
      <w:r w:rsidR="00270346" w:rsidRPr="0075779D">
        <w:rPr>
          <w:lang w:val="ru-RU"/>
        </w:rPr>
        <w:instrText>":[["1997",4,15]]}}}],"</w:instrText>
      </w:r>
      <w:r w:rsidR="00270346">
        <w:instrText>schema</w:instrText>
      </w:r>
      <w:r w:rsidR="00270346" w:rsidRPr="0075779D">
        <w:rPr>
          <w:lang w:val="ru-RU"/>
        </w:rPr>
        <w:instrText>":"</w:instrText>
      </w:r>
      <w:r w:rsidR="00270346">
        <w:instrText>https</w:instrText>
      </w:r>
      <w:r w:rsidR="00270346" w:rsidRPr="0075779D">
        <w:rPr>
          <w:lang w:val="ru-RU"/>
        </w:rPr>
        <w:instrText>://</w:instrText>
      </w:r>
      <w:r w:rsidR="00270346">
        <w:instrText>github</w:instrText>
      </w:r>
      <w:r w:rsidR="00270346" w:rsidRPr="0075779D">
        <w:rPr>
          <w:lang w:val="ru-RU"/>
        </w:rPr>
        <w:instrText>.</w:instrText>
      </w:r>
      <w:r w:rsidR="00270346">
        <w:instrText>com</w:instrText>
      </w:r>
      <w:r w:rsidR="00270346" w:rsidRPr="0075779D">
        <w:rPr>
          <w:lang w:val="ru-RU"/>
        </w:rPr>
        <w:instrText>/</w:instrText>
      </w:r>
      <w:r w:rsidR="00270346">
        <w:instrText>citation</w:instrText>
      </w:r>
      <w:r w:rsidR="00270346" w:rsidRPr="0075779D">
        <w:rPr>
          <w:lang w:val="ru-RU"/>
        </w:rPr>
        <w:instrText>-</w:instrText>
      </w:r>
      <w:r w:rsidR="00270346">
        <w:instrText>style</w:instrText>
      </w:r>
      <w:r w:rsidR="00270346" w:rsidRPr="0075779D">
        <w:rPr>
          <w:lang w:val="ru-RU"/>
        </w:rPr>
        <w:instrText>-</w:instrText>
      </w:r>
      <w:r w:rsidR="00270346">
        <w:instrText>language</w:instrText>
      </w:r>
      <w:r w:rsidR="00270346" w:rsidRPr="0075779D">
        <w:rPr>
          <w:lang w:val="ru-RU"/>
        </w:rPr>
        <w:instrText>/</w:instrText>
      </w:r>
      <w:r w:rsidR="00270346">
        <w:instrText>schema</w:instrText>
      </w:r>
      <w:r w:rsidR="00270346" w:rsidRPr="0075779D">
        <w:rPr>
          <w:lang w:val="ru-RU"/>
        </w:rPr>
        <w:instrText>/</w:instrText>
      </w:r>
      <w:r w:rsidR="00270346">
        <w:instrText>raw</w:instrText>
      </w:r>
      <w:r w:rsidR="00270346" w:rsidRPr="0075779D">
        <w:rPr>
          <w:lang w:val="ru-RU"/>
        </w:rPr>
        <w:instrText>/</w:instrText>
      </w:r>
      <w:r w:rsidR="00270346">
        <w:instrText>master</w:instrText>
      </w:r>
      <w:r w:rsidR="00270346" w:rsidRPr="0075779D">
        <w:rPr>
          <w:lang w:val="ru-RU"/>
        </w:rPr>
        <w:instrText>/</w:instrText>
      </w:r>
      <w:r w:rsidR="00270346">
        <w:instrText>csl</w:instrText>
      </w:r>
      <w:r w:rsidR="00270346" w:rsidRPr="0075779D">
        <w:rPr>
          <w:lang w:val="ru-RU"/>
        </w:rPr>
        <w:instrText>-</w:instrText>
      </w:r>
      <w:r w:rsidR="00270346">
        <w:instrText>citation</w:instrText>
      </w:r>
      <w:r w:rsidR="00270346" w:rsidRPr="0075779D">
        <w:rPr>
          <w:lang w:val="ru-RU"/>
        </w:rPr>
        <w:instrText>.</w:instrText>
      </w:r>
      <w:r w:rsidR="00270346">
        <w:instrText>json</w:instrText>
      </w:r>
      <w:r w:rsidR="00270346" w:rsidRPr="0075779D">
        <w:rPr>
          <w:lang w:val="ru-RU"/>
        </w:rPr>
        <w:instrText xml:space="preserve">"} </w:instrText>
      </w:r>
      <w:r w:rsidR="00270346">
        <w:fldChar w:fldCharType="separate"/>
      </w:r>
      <w:r w:rsidR="00270346" w:rsidRPr="0075779D">
        <w:rPr>
          <w:rFonts w:cs="Times New Roman"/>
          <w:lang w:val="ru-RU"/>
        </w:rPr>
        <w:t>[57]</w:t>
      </w:r>
      <w:r w:rsidR="00270346">
        <w:fldChar w:fldCharType="end"/>
      </w:r>
      <w:r w:rsidRPr="007A630F">
        <w:rPr>
          <w:lang w:val="ru-RU"/>
        </w:rPr>
        <w:t xml:space="preserve">. Между трансмембранным доменом </w:t>
      </w:r>
      <w:r>
        <w:t>TAP</w:t>
      </w:r>
      <w:r w:rsidRPr="007A630F">
        <w:rPr>
          <w:lang w:val="ru-RU"/>
        </w:rPr>
        <w:t xml:space="preserve">-белков и белком </w:t>
      </w:r>
      <w:proofErr w:type="spellStart"/>
      <w:r w:rsidRPr="007A630F">
        <w:rPr>
          <w:lang w:val="ru-RU"/>
        </w:rPr>
        <w:t>тапасином</w:t>
      </w:r>
      <w:proofErr w:type="spellEnd"/>
      <w:r w:rsidRPr="007A630F">
        <w:rPr>
          <w:lang w:val="ru-RU"/>
        </w:rPr>
        <w:t xml:space="preserve"> есть солевой мостик, который важен для сборки пептид-загружающего комплекса (</w:t>
      </w:r>
      <w:r>
        <w:t>peptide</w:t>
      </w:r>
      <w:r w:rsidRPr="007A630F">
        <w:rPr>
          <w:lang w:val="ru-RU"/>
        </w:rPr>
        <w:t>-</w:t>
      </w:r>
      <w:r>
        <w:t>loading</w:t>
      </w:r>
      <w:r w:rsidRPr="007A630F">
        <w:rPr>
          <w:lang w:val="ru-RU"/>
        </w:rPr>
        <w:t xml:space="preserve"> </w:t>
      </w:r>
      <w:r>
        <w:t>complex</w:t>
      </w:r>
      <w:r w:rsidRPr="007A630F">
        <w:rPr>
          <w:lang w:val="ru-RU"/>
        </w:rPr>
        <w:t xml:space="preserve">, </w:t>
      </w:r>
      <w:r>
        <w:t>PLC</w:t>
      </w:r>
      <w:r w:rsidRPr="007A630F">
        <w:rPr>
          <w:lang w:val="ru-RU"/>
        </w:rPr>
        <w:t>)</w:t>
      </w:r>
      <w:r w:rsidR="00270346" w:rsidRPr="0075779D">
        <w:rPr>
          <w:lang w:val="ru-RU"/>
        </w:rPr>
        <w:t xml:space="preserve"> </w:t>
      </w:r>
      <w:r w:rsidR="00270346">
        <w:rPr>
          <w:lang w:val="ru-RU"/>
        </w:rPr>
        <w:fldChar w:fldCharType="begin"/>
      </w:r>
      <w:r w:rsidR="00666376">
        <w:rPr>
          <w:lang w:val="ru-RU"/>
        </w:rPr>
        <w:instrText xml:space="preserve"> ADDIN ZOTERO_ITEM CSL_CITATION {"citationID":"DpNiEZLk","properties":{"formattedCitation":"[58]","plainCitation":"[58]","noteIndex":0},"citationItems":[{"id":357,"uris":["http://zotero.org/users/10071278/items/M6PQIS39"],"itemData":{"id":357,"type":"article-journal","abstract":"Abstract\n            Salt bridges in lipid bilayers play a decisive role in the dynamic assembly and downstream signaling of the natural killer and T-cell receptors. Here, we describe the identification of an inter-subunit salt bridge in the membrane within yet another key component of the immune system, the peptide-loading complex (PLC). The PLC regulates cell surface presentation of self-antigens and antigenic peptides via molecules of the major histocompatibility complex class I. We demonstrate that a single salt bridge in the membrane between the transporter associated with antigen processing TAP and the MHC I-specific chaperone tapasin is essential for the assembly of the PLC and for efficient MHC I antigen presentation. Molecular modeling and all-atom molecular dynamics simulations suggest an ionic lock-switch mechanism for the binding of TAP to tapasin, in which an unfavorable uncompensated charge in the ER-membrane is prevented through complex formation. Our findings not only deepen the understanding of the interaction network within the PLC, but also provide evidence for a general interaction principle of dynamic multiprotein membrane complexes in immunity.","container-title":"Scientific Reports","DOI":"10.1038/srep17341","ISSN":"2045-2322","issue":"1","journalAbbreviation":"Sci Rep","language":"en","page":"17341","source":"DOI.org (Crossref)","title":"Assembly of the MHC I peptide-loading complex determined by a conserved ionic lock-switch","volume":"5","author":[{"family":"Blees","given":"Andreas"},{"family":"Reichel","given":"Katrin"},{"family":"Trowitzsch","given":"Simon"},{"family":"Fisette","given":"Olivier"},{"family":"Bock","given":"Christoph"},{"family":"Abele","given":"Rupert"},{"family":"Hummer","given":"Gerhard"},{"family":"Schäfer","given":"Lars V."},{"family":"Tampé","given":"Robert"}],"issued":{"date-parts":[["2015",11,27]]}}}],"schema":"https://github.com/citation-style-language/schema/raw/master/csl-citation.json"} </w:instrText>
      </w:r>
      <w:r w:rsidR="00270346">
        <w:rPr>
          <w:lang w:val="ru-RU"/>
        </w:rPr>
        <w:fldChar w:fldCharType="separate"/>
      </w:r>
      <w:r w:rsidR="00666376" w:rsidRPr="00666376">
        <w:rPr>
          <w:rFonts w:cs="Times New Roman"/>
          <w:lang w:val="ru-RU"/>
        </w:rPr>
        <w:t>[58]</w:t>
      </w:r>
      <w:r w:rsidR="00270346">
        <w:rPr>
          <w:lang w:val="ru-RU"/>
        </w:rPr>
        <w:fldChar w:fldCharType="end"/>
      </w:r>
      <w:r w:rsidRPr="007A630F">
        <w:rPr>
          <w:lang w:val="ru-RU"/>
        </w:rPr>
        <w:t xml:space="preserve">. Пептид связывается с транспортером, когда он в </w:t>
      </w:r>
      <w:proofErr w:type="spellStart"/>
      <w:r w:rsidRPr="007A630F">
        <w:rPr>
          <w:lang w:val="ru-RU"/>
        </w:rPr>
        <w:t>релаксированном</w:t>
      </w:r>
      <w:proofErr w:type="spellEnd"/>
      <w:r w:rsidRPr="007A630F">
        <w:rPr>
          <w:lang w:val="ru-RU"/>
        </w:rPr>
        <w:t xml:space="preserve"> состоянии, и </w:t>
      </w:r>
      <w:r w:rsidR="00666376" w:rsidRPr="007A630F">
        <w:rPr>
          <w:lang w:val="ru-RU"/>
        </w:rPr>
        <w:t>инициирует</w:t>
      </w:r>
      <w:r w:rsidRPr="007A630F">
        <w:rPr>
          <w:lang w:val="ru-RU"/>
        </w:rPr>
        <w:t xml:space="preserve"> в нем конформационные перестройки, в результате которых попадает в полость Э</w:t>
      </w:r>
      <w:r w:rsidR="00F13542">
        <w:rPr>
          <w:lang w:val="ru-RU"/>
        </w:rPr>
        <w:t>П</w:t>
      </w:r>
      <w:r w:rsidRPr="007A630F">
        <w:rPr>
          <w:lang w:val="ru-RU"/>
        </w:rPr>
        <w:t>Р</w:t>
      </w:r>
      <w:r w:rsidR="00666376">
        <w:rPr>
          <w:lang w:val="ru-RU"/>
        </w:rPr>
        <w:t xml:space="preserve"> </w:t>
      </w:r>
      <w:r w:rsidR="00666376">
        <w:rPr>
          <w:lang w:val="ru-RU"/>
        </w:rPr>
        <w:fldChar w:fldCharType="begin"/>
      </w:r>
      <w:r w:rsidR="00666376">
        <w:rPr>
          <w:lang w:val="ru-RU"/>
        </w:rPr>
        <w:instrText xml:space="preserve"> ADDIN ZOTERO_ITEM CSL_CITATION {"citationID":"1RrF8fdb","properties":{"formattedCitation":"[59]","plainCitation":"[59]","noteIndex":0},"citationItems":[{"id":117,"uris":["http://zotero.org/users/10071278/items/AXK89C5F"],"itemData":{"id":117,"type":"article-journal","abstract":"The transporter associated with antigen processing (TAP) selectively translocates antigenic peptides into the endoplasmic reticulum. Loading onto major histocompatibility complex class I molecules and proofreading of these bound epitopes are orchestrated within the macromolecular peptide-loading complex, which assembles on TAP. This heterodimeric ABC-binding cassette (ABC) transport complex is therefore a major component in the adaptive immune response against virally or malignantly transformed cells. Its pivotal role predestines TAP as a target for infectious diseases and malignant disorders. The development of therapies or drugs therefore requires a detailed comprehension of structure and function of this ABC transporter, but our knowledge about various aspects is still insufficient. This review highlights recent achievements on the structure and dynamics of antigenic peptides in complex with TAP. Understanding the binding mode of antigenic peptides in the TAP complex will crucially impact rational design of inhibitors, drug development, or vaccination strategies.","container-title":"Frontiers in Immunology","DOI":"10.3389/fimmu.2017.00010","ISSN":"1664-3224","journalAbbreviation":"Front. Immunol.","language":"en","source":"DOI.org (Crossref)","title":"Structure and Dynamics of Antigenic Peptides in Complex with TAP","URL":"http://journal.frontiersin.org/article/10.3389/fimmu.2017.00010/full","volume":"8","author":[{"family":"Lehnert","given":"Elisa"},{"family":"Tampé","given":"Robert"}],"accessed":{"date-parts":[["2022",9,15]]},"issued":{"date-parts":[["2017",1,30]]}}}],"schema":"https://github.com/citation-style-language/schema/raw/master/csl-citation.json"} </w:instrText>
      </w:r>
      <w:r w:rsidR="00666376">
        <w:rPr>
          <w:lang w:val="ru-RU"/>
        </w:rPr>
        <w:fldChar w:fldCharType="separate"/>
      </w:r>
      <w:r w:rsidR="00666376" w:rsidRPr="0075779D">
        <w:rPr>
          <w:rFonts w:cs="Times New Roman"/>
          <w:lang w:val="ru-RU"/>
        </w:rPr>
        <w:t>[59]</w:t>
      </w:r>
      <w:r w:rsidR="00666376">
        <w:rPr>
          <w:lang w:val="ru-RU"/>
        </w:rPr>
        <w:fldChar w:fldCharType="end"/>
      </w:r>
      <w:r w:rsidRPr="007A630F">
        <w:rPr>
          <w:lang w:val="ru-RU"/>
        </w:rPr>
        <w:t>. Гидролиз АТФ возвращает транспортер в исходное состояние</w:t>
      </w:r>
      <w:r w:rsidR="00666376" w:rsidRPr="0075779D">
        <w:rPr>
          <w:lang w:val="ru-RU"/>
        </w:rPr>
        <w:t xml:space="preserve"> </w:t>
      </w:r>
      <w:r w:rsidR="00666376">
        <w:fldChar w:fldCharType="begin"/>
      </w:r>
      <w:r w:rsidR="00666376" w:rsidRPr="0075779D">
        <w:rPr>
          <w:lang w:val="ru-RU"/>
        </w:rPr>
        <w:instrText xml:space="preserve"> </w:instrText>
      </w:r>
      <w:r w:rsidR="00666376">
        <w:instrText>ADDIN</w:instrText>
      </w:r>
      <w:r w:rsidR="00666376" w:rsidRPr="0075779D">
        <w:rPr>
          <w:lang w:val="ru-RU"/>
        </w:rPr>
        <w:instrText xml:space="preserve"> </w:instrText>
      </w:r>
      <w:r w:rsidR="00666376">
        <w:instrText>ZOTERO</w:instrText>
      </w:r>
      <w:r w:rsidR="00666376" w:rsidRPr="0075779D">
        <w:rPr>
          <w:lang w:val="ru-RU"/>
        </w:rPr>
        <w:instrText>_</w:instrText>
      </w:r>
      <w:r w:rsidR="00666376">
        <w:instrText>ITEM</w:instrText>
      </w:r>
      <w:r w:rsidR="00666376" w:rsidRPr="0075779D">
        <w:rPr>
          <w:lang w:val="ru-RU"/>
        </w:rPr>
        <w:instrText xml:space="preserve"> </w:instrText>
      </w:r>
      <w:r w:rsidR="00666376">
        <w:instrText>CSL</w:instrText>
      </w:r>
      <w:r w:rsidR="00666376" w:rsidRPr="0075779D">
        <w:rPr>
          <w:lang w:val="ru-RU"/>
        </w:rPr>
        <w:instrText>_</w:instrText>
      </w:r>
      <w:r w:rsidR="00666376">
        <w:instrText>CITATION</w:instrText>
      </w:r>
      <w:r w:rsidR="00666376" w:rsidRPr="0075779D">
        <w:rPr>
          <w:lang w:val="ru-RU"/>
        </w:rPr>
        <w:instrText xml:space="preserve"> {"</w:instrText>
      </w:r>
      <w:r w:rsidR="00666376">
        <w:instrText>citationID</w:instrText>
      </w:r>
      <w:r w:rsidR="00666376" w:rsidRPr="0075779D">
        <w:rPr>
          <w:lang w:val="ru-RU"/>
        </w:rPr>
        <w:instrText>":"0</w:instrText>
      </w:r>
      <w:r w:rsidR="00666376">
        <w:instrText>KFfOQPe</w:instrText>
      </w:r>
      <w:r w:rsidR="00666376" w:rsidRPr="0075779D">
        <w:rPr>
          <w:lang w:val="ru-RU"/>
        </w:rPr>
        <w:instrText>","</w:instrText>
      </w:r>
      <w:r w:rsidR="00666376">
        <w:instrText>properties</w:instrText>
      </w:r>
      <w:r w:rsidR="00666376" w:rsidRPr="0075779D">
        <w:rPr>
          <w:lang w:val="ru-RU"/>
        </w:rPr>
        <w:instrText>":{"</w:instrText>
      </w:r>
      <w:r w:rsidR="00666376">
        <w:instrText>formattedCitation</w:instrText>
      </w:r>
      <w:r w:rsidR="00666376" w:rsidRPr="0075779D">
        <w:rPr>
          <w:lang w:val="ru-RU"/>
        </w:rPr>
        <w:instrText>":"[60]","</w:instrText>
      </w:r>
      <w:r w:rsidR="00666376">
        <w:instrText>plainCitation</w:instrText>
      </w:r>
      <w:r w:rsidR="00666376" w:rsidRPr="0075779D">
        <w:rPr>
          <w:lang w:val="ru-RU"/>
        </w:rPr>
        <w:instrText>":"[60]","</w:instrText>
      </w:r>
      <w:r w:rsidR="00666376">
        <w:instrText>noteIndex</w:instrText>
      </w:r>
      <w:r w:rsidR="00666376" w:rsidRPr="0075779D">
        <w:rPr>
          <w:lang w:val="ru-RU"/>
        </w:rPr>
        <w:instrText>":0},"</w:instrText>
      </w:r>
      <w:r w:rsidR="00666376">
        <w:instrText>citationItems</w:instrText>
      </w:r>
      <w:r w:rsidR="00666376" w:rsidRPr="0075779D">
        <w:rPr>
          <w:lang w:val="ru-RU"/>
        </w:rPr>
        <w:instrText>":[{"</w:instrText>
      </w:r>
      <w:r w:rsidR="00666376">
        <w:instrText>id</w:instrText>
      </w:r>
      <w:r w:rsidR="00666376" w:rsidRPr="0075779D">
        <w:rPr>
          <w:lang w:val="ru-RU"/>
        </w:rPr>
        <w:instrText>":356,"</w:instrText>
      </w:r>
      <w:r w:rsidR="00666376">
        <w:instrText>uris</w:instrText>
      </w:r>
      <w:r w:rsidR="00666376" w:rsidRPr="0075779D">
        <w:rPr>
          <w:lang w:val="ru-RU"/>
        </w:rPr>
        <w:instrText>":["</w:instrText>
      </w:r>
      <w:r w:rsidR="00666376">
        <w:instrText>http</w:instrText>
      </w:r>
      <w:r w:rsidR="00666376" w:rsidRPr="0075779D">
        <w:rPr>
          <w:lang w:val="ru-RU"/>
        </w:rPr>
        <w:instrText>://</w:instrText>
      </w:r>
      <w:r w:rsidR="00666376">
        <w:instrText>zotero</w:instrText>
      </w:r>
      <w:r w:rsidR="00666376" w:rsidRPr="0075779D">
        <w:rPr>
          <w:lang w:val="ru-RU"/>
        </w:rPr>
        <w:instrText>.</w:instrText>
      </w:r>
      <w:r w:rsidR="00666376">
        <w:instrText>org</w:instrText>
      </w:r>
      <w:r w:rsidR="00666376" w:rsidRPr="0075779D">
        <w:rPr>
          <w:lang w:val="ru-RU"/>
        </w:rPr>
        <w:instrText>/</w:instrText>
      </w:r>
      <w:r w:rsidR="00666376">
        <w:instrText>users</w:instrText>
      </w:r>
      <w:r w:rsidR="00666376" w:rsidRPr="0075779D">
        <w:rPr>
          <w:lang w:val="ru-RU"/>
        </w:rPr>
        <w:instrText>/10071278/</w:instrText>
      </w:r>
      <w:r w:rsidR="00666376">
        <w:instrText>items</w:instrText>
      </w:r>
      <w:r w:rsidR="00666376" w:rsidRPr="0075779D">
        <w:rPr>
          <w:lang w:val="ru-RU"/>
        </w:rPr>
        <w:instrText>/</w:instrText>
      </w:r>
      <w:r w:rsidR="00666376">
        <w:instrText>P</w:instrText>
      </w:r>
      <w:r w:rsidR="00666376" w:rsidRPr="0075779D">
        <w:rPr>
          <w:lang w:val="ru-RU"/>
        </w:rPr>
        <w:instrText>9</w:instrText>
      </w:r>
      <w:r w:rsidR="00666376">
        <w:instrText>Q</w:instrText>
      </w:r>
      <w:r w:rsidR="00666376" w:rsidRPr="0075779D">
        <w:rPr>
          <w:lang w:val="ru-RU"/>
        </w:rPr>
        <w:instrText>2</w:instrText>
      </w:r>
      <w:r w:rsidR="00666376">
        <w:instrText>HEIE</w:instrText>
      </w:r>
      <w:r w:rsidR="00666376" w:rsidRPr="0075779D">
        <w:rPr>
          <w:lang w:val="ru-RU"/>
        </w:rPr>
        <w:instrText>"],"</w:instrText>
      </w:r>
      <w:r w:rsidR="00666376">
        <w:instrText>itemData</w:instrText>
      </w:r>
      <w:r w:rsidR="00666376" w:rsidRPr="0075779D">
        <w:rPr>
          <w:lang w:val="ru-RU"/>
        </w:rPr>
        <w:instrText>":{"</w:instrText>
      </w:r>
      <w:r w:rsidR="00666376">
        <w:instrText>id</w:instrText>
      </w:r>
      <w:r w:rsidR="00666376" w:rsidRPr="0075779D">
        <w:rPr>
          <w:lang w:val="ru-RU"/>
        </w:rPr>
        <w:instrText>":356,"</w:instrText>
      </w:r>
      <w:r w:rsidR="00666376">
        <w:instrText>type</w:instrText>
      </w:r>
      <w:r w:rsidR="00666376" w:rsidRPr="0075779D">
        <w:rPr>
          <w:lang w:val="ru-RU"/>
        </w:rPr>
        <w:instrText>":"</w:instrText>
      </w:r>
      <w:r w:rsidR="00666376">
        <w:instrText>article</w:instrText>
      </w:r>
      <w:r w:rsidR="00666376" w:rsidRPr="0075779D">
        <w:rPr>
          <w:lang w:val="ru-RU"/>
        </w:rPr>
        <w:instrText>-</w:instrText>
      </w:r>
      <w:r w:rsidR="00666376">
        <w:instrText>journal</w:instrText>
      </w:r>
      <w:r w:rsidR="00666376" w:rsidRPr="0075779D">
        <w:rPr>
          <w:lang w:val="ru-RU"/>
        </w:rPr>
        <w:instrText>","</w:instrText>
      </w:r>
      <w:r w:rsidR="00666376">
        <w:instrText>abstract</w:instrText>
      </w:r>
      <w:r w:rsidR="00666376" w:rsidRPr="0075779D">
        <w:rPr>
          <w:lang w:val="ru-RU"/>
        </w:rPr>
        <w:instrText>":"</w:instrText>
      </w:r>
      <w:r w:rsidR="00666376">
        <w:instrText>The</w:instrText>
      </w:r>
      <w:r w:rsidR="00666376" w:rsidRPr="0075779D">
        <w:rPr>
          <w:lang w:val="ru-RU"/>
        </w:rPr>
        <w:instrText xml:space="preserve"> </w:instrText>
      </w:r>
      <w:r w:rsidR="00666376">
        <w:instrText>transporter</w:instrText>
      </w:r>
      <w:r w:rsidR="00666376" w:rsidRPr="0075779D">
        <w:rPr>
          <w:lang w:val="ru-RU"/>
        </w:rPr>
        <w:instrText xml:space="preserve"> </w:instrText>
      </w:r>
      <w:r w:rsidR="00666376">
        <w:instrText>associated</w:instrText>
      </w:r>
      <w:r w:rsidR="00666376" w:rsidRPr="0075779D">
        <w:rPr>
          <w:lang w:val="ru-RU"/>
        </w:rPr>
        <w:instrText xml:space="preserve"> </w:instrText>
      </w:r>
      <w:r w:rsidR="00666376">
        <w:instrText>with</w:instrText>
      </w:r>
      <w:r w:rsidR="00666376" w:rsidRPr="0075779D">
        <w:rPr>
          <w:lang w:val="ru-RU"/>
        </w:rPr>
        <w:instrText xml:space="preserve"> </w:instrText>
      </w:r>
      <w:r w:rsidR="00666376">
        <w:instrText>antigen</w:instrText>
      </w:r>
      <w:r w:rsidR="00666376" w:rsidRPr="0075779D">
        <w:rPr>
          <w:lang w:val="ru-RU"/>
        </w:rPr>
        <w:instrText xml:space="preserve"> </w:instrText>
      </w:r>
      <w:r w:rsidR="00666376">
        <w:instrText>processing</w:instrText>
      </w:r>
      <w:r w:rsidR="00666376" w:rsidRPr="0075779D">
        <w:rPr>
          <w:lang w:val="ru-RU"/>
        </w:rPr>
        <w:instrText xml:space="preserve"> (</w:instrText>
      </w:r>
      <w:r w:rsidR="00666376">
        <w:instrText>TAP</w:instrText>
      </w:r>
      <w:r w:rsidR="00666376" w:rsidRPr="0075779D">
        <w:rPr>
          <w:lang w:val="ru-RU"/>
        </w:rPr>
        <w:instrText xml:space="preserve">) </w:instrText>
      </w:r>
      <w:r w:rsidR="00666376">
        <w:instrText>is</w:instrText>
      </w:r>
      <w:r w:rsidR="00666376" w:rsidRPr="0075779D">
        <w:rPr>
          <w:lang w:val="ru-RU"/>
        </w:rPr>
        <w:instrText xml:space="preserve"> </w:instrText>
      </w:r>
      <w:r w:rsidR="00666376">
        <w:instrText>essential</w:instrText>
      </w:r>
      <w:r w:rsidR="00666376" w:rsidRPr="0075779D">
        <w:rPr>
          <w:lang w:val="ru-RU"/>
        </w:rPr>
        <w:instrText xml:space="preserve"> </w:instrText>
      </w:r>
      <w:r w:rsidR="00666376">
        <w:instrText>for</w:instrText>
      </w:r>
      <w:r w:rsidR="00666376" w:rsidRPr="0075779D">
        <w:rPr>
          <w:lang w:val="ru-RU"/>
        </w:rPr>
        <w:instrText xml:space="preserve"> </w:instrText>
      </w:r>
      <w:r w:rsidR="00666376">
        <w:instrText>peptide</w:instrText>
      </w:r>
      <w:r w:rsidR="00666376" w:rsidRPr="0075779D">
        <w:rPr>
          <w:lang w:val="ru-RU"/>
        </w:rPr>
        <w:instrText xml:space="preserve"> </w:instrText>
      </w:r>
      <w:r w:rsidR="00666376">
        <w:instrText>delivery</w:instrText>
      </w:r>
      <w:r w:rsidR="00666376" w:rsidRPr="0075779D">
        <w:rPr>
          <w:lang w:val="ru-RU"/>
        </w:rPr>
        <w:instrText xml:space="preserve"> </w:instrText>
      </w:r>
      <w:r w:rsidR="00666376">
        <w:instrText>from</w:instrText>
      </w:r>
      <w:r w:rsidR="00666376" w:rsidRPr="0075779D">
        <w:rPr>
          <w:lang w:val="ru-RU"/>
        </w:rPr>
        <w:instrText xml:space="preserve"> </w:instrText>
      </w:r>
      <w:r w:rsidR="00666376">
        <w:instrText>the</w:instrText>
      </w:r>
      <w:r w:rsidR="00666376" w:rsidRPr="0075779D">
        <w:rPr>
          <w:lang w:val="ru-RU"/>
        </w:rPr>
        <w:instrText xml:space="preserve"> </w:instrText>
      </w:r>
      <w:r w:rsidR="00666376">
        <w:instrText>cytosol</w:instrText>
      </w:r>
      <w:r w:rsidR="00666376" w:rsidRPr="0075779D">
        <w:rPr>
          <w:lang w:val="ru-RU"/>
        </w:rPr>
        <w:instrText xml:space="preserve"> </w:instrText>
      </w:r>
      <w:r w:rsidR="00666376">
        <w:instrText>into</w:instrText>
      </w:r>
      <w:r w:rsidR="00666376" w:rsidRPr="0075779D">
        <w:rPr>
          <w:lang w:val="ru-RU"/>
        </w:rPr>
        <w:instrText xml:space="preserve"> </w:instrText>
      </w:r>
      <w:r w:rsidR="00666376">
        <w:instrText>the</w:instrText>
      </w:r>
      <w:r w:rsidR="00666376" w:rsidRPr="0075779D">
        <w:rPr>
          <w:lang w:val="ru-RU"/>
        </w:rPr>
        <w:instrText xml:space="preserve"> </w:instrText>
      </w:r>
      <w:r w:rsidR="00666376">
        <w:instrText>lumen</w:instrText>
      </w:r>
      <w:r w:rsidR="00666376" w:rsidRPr="0075779D">
        <w:rPr>
          <w:lang w:val="ru-RU"/>
        </w:rPr>
        <w:instrText xml:space="preserve"> </w:instrText>
      </w:r>
      <w:r w:rsidR="00666376">
        <w:instrText>of</w:instrText>
      </w:r>
      <w:r w:rsidR="00666376" w:rsidRPr="0075779D">
        <w:rPr>
          <w:lang w:val="ru-RU"/>
        </w:rPr>
        <w:instrText xml:space="preserve"> </w:instrText>
      </w:r>
      <w:r w:rsidR="00666376">
        <w:instrText>the</w:instrText>
      </w:r>
      <w:r w:rsidR="00666376" w:rsidRPr="0075779D">
        <w:rPr>
          <w:lang w:val="ru-RU"/>
        </w:rPr>
        <w:instrText xml:space="preserve"> </w:instrText>
      </w:r>
      <w:r w:rsidR="00666376">
        <w:instrText>endoplasmic</w:instrText>
      </w:r>
      <w:r w:rsidR="00666376" w:rsidRPr="0075779D">
        <w:rPr>
          <w:lang w:val="ru-RU"/>
        </w:rPr>
        <w:instrText xml:space="preserve"> </w:instrText>
      </w:r>
      <w:r w:rsidR="00666376">
        <w:instrText>reticulum</w:instrText>
      </w:r>
      <w:r w:rsidR="00666376" w:rsidRPr="0075779D">
        <w:rPr>
          <w:lang w:val="ru-RU"/>
        </w:rPr>
        <w:instrText xml:space="preserve"> (</w:instrText>
      </w:r>
      <w:r w:rsidR="00666376">
        <w:instrText>ER</w:instrText>
      </w:r>
      <w:r w:rsidR="00666376" w:rsidRPr="0075779D">
        <w:rPr>
          <w:lang w:val="ru-RU"/>
        </w:rPr>
        <w:instrText xml:space="preserve">), </w:instrText>
      </w:r>
      <w:r w:rsidR="00666376">
        <w:instrText>where</w:instrText>
      </w:r>
      <w:r w:rsidR="00666376" w:rsidRPr="0075779D">
        <w:rPr>
          <w:lang w:val="ru-RU"/>
        </w:rPr>
        <w:instrText xml:space="preserve"> </w:instrText>
      </w:r>
      <w:r w:rsidR="00666376">
        <w:instrText>these</w:instrText>
      </w:r>
      <w:r w:rsidR="00666376" w:rsidRPr="0075779D">
        <w:rPr>
          <w:lang w:val="ru-RU"/>
        </w:rPr>
        <w:instrText xml:space="preserve"> </w:instrText>
      </w:r>
      <w:r w:rsidR="00666376">
        <w:instrText>peptides</w:instrText>
      </w:r>
      <w:r w:rsidR="00666376" w:rsidRPr="0075779D">
        <w:rPr>
          <w:lang w:val="ru-RU"/>
        </w:rPr>
        <w:instrText xml:space="preserve"> </w:instrText>
      </w:r>
      <w:r w:rsidR="00666376">
        <w:instrText>are</w:instrText>
      </w:r>
      <w:r w:rsidR="00666376" w:rsidRPr="0075779D">
        <w:rPr>
          <w:lang w:val="ru-RU"/>
        </w:rPr>
        <w:instrText xml:space="preserve"> </w:instrText>
      </w:r>
      <w:r w:rsidR="00666376">
        <w:instrText>loaded</w:instrText>
      </w:r>
      <w:r w:rsidR="00666376" w:rsidRPr="0075779D">
        <w:rPr>
          <w:lang w:val="ru-RU"/>
        </w:rPr>
        <w:instrText xml:space="preserve"> </w:instrText>
      </w:r>
      <w:r w:rsidR="00666376">
        <w:instrText>on</w:instrText>
      </w:r>
      <w:r w:rsidR="00666376" w:rsidRPr="0075779D">
        <w:rPr>
          <w:lang w:val="ru-RU"/>
        </w:rPr>
        <w:instrText xml:space="preserve"> </w:instrText>
      </w:r>
      <w:r w:rsidR="00666376">
        <w:instrText>major</w:instrText>
      </w:r>
      <w:r w:rsidR="00666376" w:rsidRPr="0075779D">
        <w:rPr>
          <w:lang w:val="ru-RU"/>
        </w:rPr>
        <w:instrText xml:space="preserve"> </w:instrText>
      </w:r>
      <w:r w:rsidR="00666376">
        <w:instrText>histocompatibility</w:instrText>
      </w:r>
      <w:r w:rsidR="00666376" w:rsidRPr="0075779D">
        <w:rPr>
          <w:lang w:val="ru-RU"/>
        </w:rPr>
        <w:instrText xml:space="preserve"> </w:instrText>
      </w:r>
      <w:r w:rsidR="00666376">
        <w:instrText>complex</w:instrText>
      </w:r>
      <w:r w:rsidR="00666376" w:rsidRPr="0075779D">
        <w:rPr>
          <w:lang w:val="ru-RU"/>
        </w:rPr>
        <w:instrText xml:space="preserve"> (</w:instrText>
      </w:r>
      <w:r w:rsidR="00666376">
        <w:instrText>MHC</w:instrText>
      </w:r>
      <w:r w:rsidR="00666376" w:rsidRPr="0075779D">
        <w:rPr>
          <w:lang w:val="ru-RU"/>
        </w:rPr>
        <w:instrText xml:space="preserve">) </w:instrText>
      </w:r>
      <w:r w:rsidR="00666376">
        <w:instrText>I</w:instrText>
      </w:r>
      <w:r w:rsidR="00666376" w:rsidRPr="0075779D">
        <w:rPr>
          <w:lang w:val="ru-RU"/>
        </w:rPr>
        <w:instrText xml:space="preserve"> </w:instrText>
      </w:r>
      <w:r w:rsidR="00666376">
        <w:instrText>molecules</w:instrText>
      </w:r>
      <w:r w:rsidR="00666376" w:rsidRPr="0075779D">
        <w:rPr>
          <w:lang w:val="ru-RU"/>
        </w:rPr>
        <w:instrText xml:space="preserve">. </w:instrText>
      </w:r>
      <w:r w:rsidR="00666376">
        <w:instrText>Loaded</w:instrText>
      </w:r>
      <w:r w:rsidR="00666376" w:rsidRPr="0075779D">
        <w:rPr>
          <w:lang w:val="ru-RU"/>
        </w:rPr>
        <w:instrText xml:space="preserve"> </w:instrText>
      </w:r>
      <w:r w:rsidR="00666376">
        <w:instrText>MHC</w:instrText>
      </w:r>
      <w:r w:rsidR="00666376" w:rsidRPr="0075779D">
        <w:rPr>
          <w:lang w:val="ru-RU"/>
        </w:rPr>
        <w:instrText xml:space="preserve"> </w:instrText>
      </w:r>
      <w:r w:rsidR="00666376">
        <w:instrText>I</w:instrText>
      </w:r>
      <w:r w:rsidR="00666376" w:rsidRPr="0075779D">
        <w:rPr>
          <w:lang w:val="ru-RU"/>
        </w:rPr>
        <w:instrText xml:space="preserve"> </w:instrText>
      </w:r>
      <w:r w:rsidR="00666376">
        <w:instrText>leave</w:instrText>
      </w:r>
      <w:r w:rsidR="00666376" w:rsidRPr="0075779D">
        <w:rPr>
          <w:lang w:val="ru-RU"/>
        </w:rPr>
        <w:instrText xml:space="preserve"> </w:instrText>
      </w:r>
      <w:r w:rsidR="00666376">
        <w:instrText>the</w:instrText>
      </w:r>
      <w:r w:rsidR="00666376" w:rsidRPr="0075779D">
        <w:rPr>
          <w:lang w:val="ru-RU"/>
        </w:rPr>
        <w:instrText xml:space="preserve"> </w:instrText>
      </w:r>
      <w:r w:rsidR="00666376">
        <w:instrText>ER</w:instrText>
      </w:r>
      <w:r w:rsidR="00666376" w:rsidRPr="0075779D">
        <w:rPr>
          <w:lang w:val="ru-RU"/>
        </w:rPr>
        <w:instrText xml:space="preserve"> </w:instrText>
      </w:r>
      <w:r w:rsidR="00666376">
        <w:instrText>and</w:instrText>
      </w:r>
      <w:r w:rsidR="00666376" w:rsidRPr="0075779D">
        <w:rPr>
          <w:lang w:val="ru-RU"/>
        </w:rPr>
        <w:instrText xml:space="preserve"> </w:instrText>
      </w:r>
      <w:r w:rsidR="00666376">
        <w:instrText>display</w:instrText>
      </w:r>
      <w:r w:rsidR="00666376" w:rsidRPr="0075779D">
        <w:rPr>
          <w:lang w:val="ru-RU"/>
        </w:rPr>
        <w:instrText xml:space="preserve"> </w:instrText>
      </w:r>
      <w:r w:rsidR="00666376">
        <w:instrText>their</w:instrText>
      </w:r>
      <w:r w:rsidR="00666376" w:rsidRPr="0075779D">
        <w:rPr>
          <w:lang w:val="ru-RU"/>
        </w:rPr>
        <w:instrText xml:space="preserve"> </w:instrText>
      </w:r>
      <w:r w:rsidR="00666376">
        <w:instrText>antigenic</w:instrText>
      </w:r>
      <w:r w:rsidR="00666376" w:rsidRPr="0075779D">
        <w:rPr>
          <w:lang w:val="ru-RU"/>
        </w:rPr>
        <w:instrText xml:space="preserve"> </w:instrText>
      </w:r>
      <w:r w:rsidR="00666376">
        <w:instrText>cargo</w:instrText>
      </w:r>
      <w:r w:rsidR="00666376" w:rsidRPr="0075779D">
        <w:rPr>
          <w:lang w:val="ru-RU"/>
        </w:rPr>
        <w:instrText xml:space="preserve"> </w:instrText>
      </w:r>
      <w:r w:rsidR="00666376">
        <w:instrText>on</w:instrText>
      </w:r>
      <w:r w:rsidR="00666376" w:rsidRPr="0075779D">
        <w:rPr>
          <w:lang w:val="ru-RU"/>
        </w:rPr>
        <w:instrText xml:space="preserve"> </w:instrText>
      </w:r>
      <w:r w:rsidR="00666376">
        <w:instrText>the</w:instrText>
      </w:r>
      <w:r w:rsidR="00666376" w:rsidRPr="0075779D">
        <w:rPr>
          <w:lang w:val="ru-RU"/>
        </w:rPr>
        <w:instrText xml:space="preserve"> </w:instrText>
      </w:r>
      <w:r w:rsidR="00666376">
        <w:instrText>cell</w:instrText>
      </w:r>
      <w:r w:rsidR="00666376" w:rsidRPr="0075779D">
        <w:rPr>
          <w:lang w:val="ru-RU"/>
        </w:rPr>
        <w:instrText xml:space="preserve"> </w:instrText>
      </w:r>
      <w:r w:rsidR="00666376">
        <w:instrText>surface</w:instrText>
      </w:r>
      <w:r w:rsidR="00666376" w:rsidRPr="0075779D">
        <w:rPr>
          <w:lang w:val="ru-RU"/>
        </w:rPr>
        <w:instrText xml:space="preserve"> </w:instrText>
      </w:r>
      <w:r w:rsidR="00666376">
        <w:instrText>to</w:instrText>
      </w:r>
      <w:r w:rsidR="00666376" w:rsidRPr="0075779D">
        <w:rPr>
          <w:lang w:val="ru-RU"/>
        </w:rPr>
        <w:instrText xml:space="preserve"> </w:instrText>
      </w:r>
      <w:r w:rsidR="00666376">
        <w:instrText>cytotoxic</w:instrText>
      </w:r>
      <w:r w:rsidR="00666376" w:rsidRPr="0075779D">
        <w:rPr>
          <w:lang w:val="ru-RU"/>
        </w:rPr>
        <w:instrText xml:space="preserve"> </w:instrText>
      </w:r>
      <w:r w:rsidR="00666376">
        <w:instrText>T</w:instrText>
      </w:r>
      <w:r w:rsidR="00666376" w:rsidRPr="0075779D">
        <w:rPr>
          <w:lang w:val="ru-RU"/>
        </w:rPr>
        <w:instrText xml:space="preserve"> </w:instrText>
      </w:r>
      <w:r w:rsidR="00666376">
        <w:instrText>cells</w:instrText>
      </w:r>
      <w:r w:rsidR="00666376" w:rsidRPr="0075779D">
        <w:rPr>
          <w:lang w:val="ru-RU"/>
        </w:rPr>
        <w:instrText xml:space="preserve">. </w:instrText>
      </w:r>
      <w:r w:rsidR="00666376">
        <w:instrText>Subsequently</w:instrText>
      </w:r>
      <w:r w:rsidR="00666376" w:rsidRPr="0075779D">
        <w:rPr>
          <w:lang w:val="ru-RU"/>
        </w:rPr>
        <w:instrText xml:space="preserve">, </w:instrText>
      </w:r>
      <w:r w:rsidR="00666376">
        <w:instrText>virus</w:instrText>
      </w:r>
      <w:r w:rsidR="00666376" w:rsidRPr="0075779D">
        <w:rPr>
          <w:lang w:val="ru-RU"/>
        </w:rPr>
        <w:instrText>-</w:instrText>
      </w:r>
      <w:r w:rsidR="00666376">
        <w:instrText>infected</w:instrText>
      </w:r>
      <w:r w:rsidR="00666376" w:rsidRPr="0075779D">
        <w:rPr>
          <w:lang w:val="ru-RU"/>
        </w:rPr>
        <w:instrText xml:space="preserve"> </w:instrText>
      </w:r>
      <w:r w:rsidR="00666376">
        <w:instrText>or</w:instrText>
      </w:r>
      <w:r w:rsidR="00666376" w:rsidRPr="0075779D">
        <w:rPr>
          <w:lang w:val="ru-RU"/>
        </w:rPr>
        <w:instrText xml:space="preserve"> </w:instrText>
      </w:r>
      <w:r w:rsidR="00666376">
        <w:instrText>malignantly</w:instrText>
      </w:r>
      <w:r w:rsidR="00666376" w:rsidRPr="0075779D">
        <w:rPr>
          <w:lang w:val="ru-RU"/>
        </w:rPr>
        <w:instrText xml:space="preserve"> </w:instrText>
      </w:r>
      <w:r w:rsidR="00666376">
        <w:instrText>transformed</w:instrText>
      </w:r>
      <w:r w:rsidR="00666376" w:rsidRPr="0075779D">
        <w:rPr>
          <w:lang w:val="ru-RU"/>
        </w:rPr>
        <w:instrText xml:space="preserve"> </w:instrText>
      </w:r>
      <w:r w:rsidR="00666376">
        <w:instrText>cells</w:instrText>
      </w:r>
      <w:r w:rsidR="00666376" w:rsidRPr="0075779D">
        <w:rPr>
          <w:lang w:val="ru-RU"/>
        </w:rPr>
        <w:instrText xml:space="preserve"> </w:instrText>
      </w:r>
      <w:r w:rsidR="00666376">
        <w:instrText>can</w:instrText>
      </w:r>
      <w:r w:rsidR="00666376" w:rsidRPr="0075779D">
        <w:rPr>
          <w:lang w:val="ru-RU"/>
        </w:rPr>
        <w:instrText xml:space="preserve"> </w:instrText>
      </w:r>
      <w:r w:rsidR="00666376">
        <w:instrText>be</w:instrText>
      </w:r>
      <w:r w:rsidR="00666376" w:rsidRPr="0075779D">
        <w:rPr>
          <w:lang w:val="ru-RU"/>
        </w:rPr>
        <w:instrText xml:space="preserve"> </w:instrText>
      </w:r>
      <w:r w:rsidR="00666376">
        <w:instrText>eliminated</w:instrText>
      </w:r>
      <w:r w:rsidR="00666376" w:rsidRPr="0075779D">
        <w:rPr>
          <w:lang w:val="ru-RU"/>
        </w:rPr>
        <w:instrText xml:space="preserve">. </w:instrText>
      </w:r>
      <w:r w:rsidR="00666376">
        <w:instrText>Here</w:instrText>
      </w:r>
      <w:r w:rsidR="00666376" w:rsidRPr="0075779D">
        <w:rPr>
          <w:lang w:val="ru-RU"/>
        </w:rPr>
        <w:instrText xml:space="preserve"> </w:instrText>
      </w:r>
      <w:r w:rsidR="00666376">
        <w:instrText>we</w:instrText>
      </w:r>
      <w:r w:rsidR="00666376" w:rsidRPr="0075779D">
        <w:rPr>
          <w:lang w:val="ru-RU"/>
        </w:rPr>
        <w:instrText xml:space="preserve"> </w:instrText>
      </w:r>
      <w:r w:rsidR="00666376">
        <w:instrText>discuss</w:instrText>
      </w:r>
      <w:r w:rsidR="00666376" w:rsidRPr="0075779D">
        <w:rPr>
          <w:lang w:val="ru-RU"/>
        </w:rPr>
        <w:instrText xml:space="preserve"> </w:instrText>
      </w:r>
      <w:r w:rsidR="00666376">
        <w:instrText>the</w:instrText>
      </w:r>
      <w:r w:rsidR="00666376" w:rsidRPr="0075779D">
        <w:rPr>
          <w:lang w:val="ru-RU"/>
        </w:rPr>
        <w:instrText xml:space="preserve"> </w:instrText>
      </w:r>
      <w:r w:rsidR="00666376">
        <w:instrText>structure</w:instrText>
      </w:r>
      <w:r w:rsidR="00666376" w:rsidRPr="0075779D">
        <w:rPr>
          <w:lang w:val="ru-RU"/>
        </w:rPr>
        <w:instrText xml:space="preserve">, </w:instrText>
      </w:r>
      <w:r w:rsidR="00666376">
        <w:instrText>function</w:instrText>
      </w:r>
      <w:r w:rsidR="00666376" w:rsidRPr="0075779D">
        <w:rPr>
          <w:lang w:val="ru-RU"/>
        </w:rPr>
        <w:instrText xml:space="preserve">, </w:instrText>
      </w:r>
      <w:r w:rsidR="00666376">
        <w:instrText>and</w:instrText>
      </w:r>
      <w:r w:rsidR="00666376" w:rsidRPr="0075779D">
        <w:rPr>
          <w:lang w:val="ru-RU"/>
        </w:rPr>
        <w:instrText xml:space="preserve"> </w:instrText>
      </w:r>
      <w:r w:rsidR="00666376">
        <w:instrText>mechanism</w:instrText>
      </w:r>
      <w:r w:rsidR="00666376" w:rsidRPr="0075779D">
        <w:rPr>
          <w:lang w:val="ru-RU"/>
        </w:rPr>
        <w:instrText xml:space="preserve"> </w:instrText>
      </w:r>
      <w:r w:rsidR="00666376">
        <w:instrText>of</w:instrText>
      </w:r>
      <w:r w:rsidR="00666376" w:rsidRPr="0075779D">
        <w:rPr>
          <w:lang w:val="ru-RU"/>
        </w:rPr>
        <w:instrText xml:space="preserve"> </w:instrText>
      </w:r>
      <w:r w:rsidR="00666376">
        <w:instrText>TAP</w:instrText>
      </w:r>
      <w:r w:rsidR="00666376" w:rsidRPr="0075779D">
        <w:rPr>
          <w:lang w:val="ru-RU"/>
        </w:rPr>
        <w:instrText xml:space="preserve"> </w:instrText>
      </w:r>
      <w:r w:rsidR="00666376">
        <w:instrText>as</w:instrText>
      </w:r>
      <w:r w:rsidR="00666376" w:rsidRPr="0075779D">
        <w:rPr>
          <w:lang w:val="ru-RU"/>
        </w:rPr>
        <w:instrText xml:space="preserve"> </w:instrText>
      </w:r>
      <w:r w:rsidR="00666376">
        <w:instrText>a</w:instrText>
      </w:r>
      <w:r w:rsidR="00666376" w:rsidRPr="0075779D">
        <w:rPr>
          <w:lang w:val="ru-RU"/>
        </w:rPr>
        <w:instrText xml:space="preserve"> </w:instrText>
      </w:r>
      <w:r w:rsidR="00666376">
        <w:instrText>central</w:instrText>
      </w:r>
      <w:r w:rsidR="00666376" w:rsidRPr="0075779D">
        <w:rPr>
          <w:lang w:val="ru-RU"/>
        </w:rPr>
        <w:instrText xml:space="preserve"> </w:instrText>
      </w:r>
      <w:r w:rsidR="00666376">
        <w:instrText>part</w:instrText>
      </w:r>
      <w:r w:rsidR="00666376" w:rsidRPr="0075779D">
        <w:rPr>
          <w:lang w:val="ru-RU"/>
        </w:rPr>
        <w:instrText xml:space="preserve"> </w:instrText>
      </w:r>
      <w:r w:rsidR="00666376">
        <w:instrText>of</w:instrText>
      </w:r>
      <w:r w:rsidR="00666376" w:rsidRPr="0075779D">
        <w:rPr>
          <w:lang w:val="ru-RU"/>
        </w:rPr>
        <w:instrText xml:space="preserve"> </w:instrText>
      </w:r>
      <w:r w:rsidR="00666376">
        <w:instrText>the</w:instrText>
      </w:r>
      <w:r w:rsidR="00666376" w:rsidRPr="0075779D">
        <w:rPr>
          <w:lang w:val="ru-RU"/>
        </w:rPr>
        <w:instrText xml:space="preserve"> </w:instrText>
      </w:r>
      <w:r w:rsidR="00666376">
        <w:instrText>peptide</w:instrText>
      </w:r>
      <w:r w:rsidR="00666376" w:rsidRPr="0075779D">
        <w:rPr>
          <w:lang w:val="ru-RU"/>
        </w:rPr>
        <w:instrText>-</w:instrText>
      </w:r>
      <w:r w:rsidR="00666376">
        <w:instrText>loading</w:instrText>
      </w:r>
      <w:r w:rsidR="00666376" w:rsidRPr="0075779D">
        <w:rPr>
          <w:lang w:val="ru-RU"/>
        </w:rPr>
        <w:instrText xml:space="preserve"> </w:instrText>
      </w:r>
      <w:r w:rsidR="00666376">
        <w:instrText>complex</w:instrText>
      </w:r>
      <w:r w:rsidR="00666376" w:rsidRPr="0075779D">
        <w:rPr>
          <w:lang w:val="ru-RU"/>
        </w:rPr>
        <w:instrText xml:space="preserve">. </w:instrText>
      </w:r>
      <w:r w:rsidR="00666376">
        <w:instrText>Furthermore</w:instrText>
      </w:r>
      <w:r w:rsidR="00666376" w:rsidRPr="0075779D">
        <w:rPr>
          <w:lang w:val="ru-RU"/>
        </w:rPr>
        <w:instrText xml:space="preserve">, </w:instrText>
      </w:r>
      <w:r w:rsidR="00666376">
        <w:instrText>aspects</w:instrText>
      </w:r>
      <w:r w:rsidR="00666376" w:rsidRPr="0075779D">
        <w:rPr>
          <w:lang w:val="ru-RU"/>
        </w:rPr>
        <w:instrText xml:space="preserve"> </w:instrText>
      </w:r>
      <w:r w:rsidR="00666376">
        <w:instrText>of</w:instrText>
      </w:r>
      <w:r w:rsidR="00666376" w:rsidRPr="0075779D">
        <w:rPr>
          <w:lang w:val="ru-RU"/>
        </w:rPr>
        <w:instrText xml:space="preserve"> </w:instrText>
      </w:r>
      <w:r w:rsidR="00666376">
        <w:instrText>virus</w:instrText>
      </w:r>
      <w:r w:rsidR="00666376" w:rsidRPr="0075779D">
        <w:rPr>
          <w:lang w:val="ru-RU"/>
        </w:rPr>
        <w:instrText xml:space="preserve"> </w:instrText>
      </w:r>
      <w:r w:rsidR="00666376">
        <w:instrText>and</w:instrText>
      </w:r>
      <w:r w:rsidR="00666376" w:rsidRPr="0075779D">
        <w:rPr>
          <w:lang w:val="ru-RU"/>
        </w:rPr>
        <w:instrText xml:space="preserve"> </w:instrText>
      </w:r>
      <w:r w:rsidR="00666376">
        <w:instrText>tumor</w:instrText>
      </w:r>
      <w:r w:rsidR="00666376" w:rsidRPr="0075779D">
        <w:rPr>
          <w:lang w:val="ru-RU"/>
        </w:rPr>
        <w:instrText xml:space="preserve"> </w:instrText>
      </w:r>
      <w:r w:rsidR="00666376">
        <w:instrText>escape</w:instrText>
      </w:r>
      <w:r w:rsidR="00666376" w:rsidRPr="0075779D">
        <w:rPr>
          <w:lang w:val="ru-RU"/>
        </w:rPr>
        <w:instrText xml:space="preserve"> </w:instrText>
      </w:r>
      <w:r w:rsidR="00666376">
        <w:instrText>strategies</w:instrText>
      </w:r>
      <w:r w:rsidR="00666376" w:rsidRPr="0075779D">
        <w:rPr>
          <w:lang w:val="ru-RU"/>
        </w:rPr>
        <w:instrText xml:space="preserve"> </w:instrText>
      </w:r>
      <w:r w:rsidR="00666376">
        <w:instrText>are</w:instrText>
      </w:r>
      <w:r w:rsidR="00666376" w:rsidRPr="0075779D">
        <w:rPr>
          <w:lang w:val="ru-RU"/>
        </w:rPr>
        <w:instrText xml:space="preserve"> </w:instrText>
      </w:r>
      <w:r w:rsidR="00666376">
        <w:instrText>presented</w:instrText>
      </w:r>
      <w:r w:rsidR="00666376" w:rsidRPr="0075779D">
        <w:rPr>
          <w:lang w:val="ru-RU"/>
        </w:rPr>
        <w:instrText>.","</w:instrText>
      </w:r>
      <w:r w:rsidR="00666376">
        <w:instrText>container</w:instrText>
      </w:r>
      <w:r w:rsidR="00666376" w:rsidRPr="0075779D">
        <w:rPr>
          <w:lang w:val="ru-RU"/>
        </w:rPr>
        <w:instrText>-</w:instrText>
      </w:r>
      <w:r w:rsidR="00666376">
        <w:instrText>title</w:instrText>
      </w:r>
      <w:r w:rsidR="00666376" w:rsidRPr="0075779D">
        <w:rPr>
          <w:lang w:val="ru-RU"/>
        </w:rPr>
        <w:instrText>":"</w:instrText>
      </w:r>
      <w:r w:rsidR="00666376">
        <w:instrText>Physiology</w:instrText>
      </w:r>
      <w:r w:rsidR="00666376" w:rsidRPr="0075779D">
        <w:rPr>
          <w:lang w:val="ru-RU"/>
        </w:rPr>
        <w:instrText>","</w:instrText>
      </w:r>
      <w:r w:rsidR="00666376">
        <w:instrText>DOI</w:instrText>
      </w:r>
      <w:r w:rsidR="00666376" w:rsidRPr="0075779D">
        <w:rPr>
          <w:lang w:val="ru-RU"/>
        </w:rPr>
        <w:instrText>":"10.1152/</w:instrText>
      </w:r>
      <w:r w:rsidR="00666376">
        <w:instrText>physiol</w:instrText>
      </w:r>
      <w:r w:rsidR="00666376" w:rsidRPr="0075779D">
        <w:rPr>
          <w:lang w:val="ru-RU"/>
        </w:rPr>
        <w:instrText>.00002.2004","</w:instrText>
      </w:r>
      <w:r w:rsidR="00666376">
        <w:instrText>ISSN</w:instrText>
      </w:r>
      <w:r w:rsidR="00666376" w:rsidRPr="0075779D">
        <w:rPr>
          <w:lang w:val="ru-RU"/>
        </w:rPr>
        <w:instrText>":"1548-9213, 1548-9221","</w:instrText>
      </w:r>
      <w:r w:rsidR="00666376">
        <w:instrText>issue</w:instrText>
      </w:r>
      <w:r w:rsidR="00666376" w:rsidRPr="0075779D">
        <w:rPr>
          <w:lang w:val="ru-RU"/>
        </w:rPr>
        <w:instrText>":"4","</w:instrText>
      </w:r>
      <w:r w:rsidR="00666376">
        <w:instrText>journalAbbreviation</w:instrText>
      </w:r>
      <w:r w:rsidR="00666376" w:rsidRPr="0075779D">
        <w:rPr>
          <w:lang w:val="ru-RU"/>
        </w:rPr>
        <w:instrText>":"</w:instrText>
      </w:r>
      <w:r w:rsidR="00666376">
        <w:instrText>Physiology</w:instrText>
      </w:r>
      <w:r w:rsidR="00666376" w:rsidRPr="0075779D">
        <w:rPr>
          <w:lang w:val="ru-RU"/>
        </w:rPr>
        <w:instrText>","</w:instrText>
      </w:r>
      <w:r w:rsidR="00666376">
        <w:instrText>language</w:instrText>
      </w:r>
      <w:r w:rsidR="00666376" w:rsidRPr="0075779D">
        <w:rPr>
          <w:lang w:val="ru-RU"/>
        </w:rPr>
        <w:instrText>":"</w:instrText>
      </w:r>
      <w:r w:rsidR="00666376">
        <w:instrText>en</w:instrText>
      </w:r>
      <w:r w:rsidR="00666376" w:rsidRPr="0075779D">
        <w:rPr>
          <w:lang w:val="ru-RU"/>
        </w:rPr>
        <w:instrText>","</w:instrText>
      </w:r>
      <w:r w:rsidR="00666376">
        <w:instrText>page</w:instrText>
      </w:r>
      <w:r w:rsidR="00666376" w:rsidRPr="0075779D">
        <w:rPr>
          <w:lang w:val="ru-RU"/>
        </w:rPr>
        <w:instrText>":"216-224","</w:instrText>
      </w:r>
      <w:r w:rsidR="00666376">
        <w:instrText>source</w:instrText>
      </w:r>
      <w:r w:rsidR="00666376" w:rsidRPr="0075779D">
        <w:rPr>
          <w:lang w:val="ru-RU"/>
        </w:rPr>
        <w:instrText>":"</w:instrText>
      </w:r>
      <w:r w:rsidR="00666376">
        <w:instrText>DOI</w:instrText>
      </w:r>
      <w:r w:rsidR="00666376" w:rsidRPr="0075779D">
        <w:rPr>
          <w:lang w:val="ru-RU"/>
        </w:rPr>
        <w:instrText>.</w:instrText>
      </w:r>
      <w:r w:rsidR="00666376">
        <w:instrText>org</w:instrText>
      </w:r>
      <w:r w:rsidR="00666376" w:rsidRPr="0075779D">
        <w:rPr>
          <w:lang w:val="ru-RU"/>
        </w:rPr>
        <w:instrText xml:space="preserve"> (</w:instrText>
      </w:r>
      <w:r w:rsidR="00666376">
        <w:instrText>Crossref</w:instrText>
      </w:r>
      <w:r w:rsidR="00666376" w:rsidRPr="0075779D">
        <w:rPr>
          <w:lang w:val="ru-RU"/>
        </w:rPr>
        <w:instrText>)","</w:instrText>
      </w:r>
      <w:r w:rsidR="00666376">
        <w:instrText>title</w:instrText>
      </w:r>
      <w:r w:rsidR="00666376" w:rsidRPr="0075779D">
        <w:rPr>
          <w:lang w:val="ru-RU"/>
        </w:rPr>
        <w:instrText>":"</w:instrText>
      </w:r>
      <w:r w:rsidR="00666376">
        <w:instrText>The</w:instrText>
      </w:r>
      <w:r w:rsidR="00666376" w:rsidRPr="0075779D">
        <w:rPr>
          <w:lang w:val="ru-RU"/>
        </w:rPr>
        <w:instrText xml:space="preserve"> </w:instrText>
      </w:r>
      <w:r w:rsidR="00666376">
        <w:instrText>ABCs</w:instrText>
      </w:r>
      <w:r w:rsidR="00666376" w:rsidRPr="0075779D">
        <w:rPr>
          <w:lang w:val="ru-RU"/>
        </w:rPr>
        <w:instrText xml:space="preserve"> </w:instrText>
      </w:r>
      <w:r w:rsidR="00666376">
        <w:instrText>of</w:instrText>
      </w:r>
      <w:r w:rsidR="00666376" w:rsidRPr="0075779D">
        <w:rPr>
          <w:lang w:val="ru-RU"/>
        </w:rPr>
        <w:instrText xml:space="preserve"> </w:instrText>
      </w:r>
      <w:r w:rsidR="00666376">
        <w:instrText>Immunology</w:instrText>
      </w:r>
      <w:r w:rsidR="00666376" w:rsidRPr="0075779D">
        <w:rPr>
          <w:lang w:val="ru-RU"/>
        </w:rPr>
        <w:instrText xml:space="preserve">: </w:instrText>
      </w:r>
      <w:r w:rsidR="00666376">
        <w:instrText>Structure</w:instrText>
      </w:r>
      <w:r w:rsidR="00666376" w:rsidRPr="0075779D">
        <w:rPr>
          <w:lang w:val="ru-RU"/>
        </w:rPr>
        <w:instrText xml:space="preserve"> </w:instrText>
      </w:r>
      <w:r w:rsidR="00666376">
        <w:instrText>and</w:instrText>
      </w:r>
      <w:r w:rsidR="00666376" w:rsidRPr="0075779D">
        <w:rPr>
          <w:lang w:val="ru-RU"/>
        </w:rPr>
        <w:instrText xml:space="preserve"> </w:instrText>
      </w:r>
      <w:r w:rsidR="00666376">
        <w:instrText>Function</w:instrText>
      </w:r>
      <w:r w:rsidR="00666376" w:rsidRPr="0075779D">
        <w:rPr>
          <w:lang w:val="ru-RU"/>
        </w:rPr>
        <w:instrText xml:space="preserve"> </w:instrText>
      </w:r>
      <w:r w:rsidR="00666376">
        <w:instrText>of</w:instrText>
      </w:r>
      <w:r w:rsidR="00666376" w:rsidRPr="0075779D">
        <w:rPr>
          <w:lang w:val="ru-RU"/>
        </w:rPr>
        <w:instrText xml:space="preserve"> </w:instrText>
      </w:r>
      <w:r w:rsidR="00666376">
        <w:instrText>TAP</w:instrText>
      </w:r>
      <w:r w:rsidR="00666376" w:rsidRPr="0075779D">
        <w:rPr>
          <w:lang w:val="ru-RU"/>
        </w:rPr>
        <w:instrText xml:space="preserve">, </w:instrText>
      </w:r>
      <w:r w:rsidR="00666376">
        <w:instrText>the</w:instrText>
      </w:r>
      <w:r w:rsidR="00666376" w:rsidRPr="0075779D">
        <w:rPr>
          <w:lang w:val="ru-RU"/>
        </w:rPr>
        <w:instrText xml:space="preserve"> </w:instrText>
      </w:r>
      <w:r w:rsidR="00666376">
        <w:instrText>Transporter</w:instrText>
      </w:r>
      <w:r w:rsidR="00666376" w:rsidRPr="0075779D">
        <w:rPr>
          <w:lang w:val="ru-RU"/>
        </w:rPr>
        <w:instrText xml:space="preserve"> </w:instrText>
      </w:r>
      <w:r w:rsidR="00666376">
        <w:instrText>Associated</w:instrText>
      </w:r>
      <w:r w:rsidR="00666376" w:rsidRPr="0075779D">
        <w:rPr>
          <w:lang w:val="ru-RU"/>
        </w:rPr>
        <w:instrText xml:space="preserve"> </w:instrText>
      </w:r>
      <w:r w:rsidR="00666376">
        <w:instrText>with</w:instrText>
      </w:r>
      <w:r w:rsidR="00666376" w:rsidRPr="0075779D">
        <w:rPr>
          <w:lang w:val="ru-RU"/>
        </w:rPr>
        <w:instrText xml:space="preserve"> </w:instrText>
      </w:r>
      <w:r w:rsidR="00666376">
        <w:instrText>Antigen</w:instrText>
      </w:r>
      <w:r w:rsidR="00666376" w:rsidRPr="0075779D">
        <w:rPr>
          <w:lang w:val="ru-RU"/>
        </w:rPr>
        <w:instrText xml:space="preserve"> </w:instrText>
      </w:r>
      <w:r w:rsidR="00666376">
        <w:instrText>Processing</w:instrText>
      </w:r>
      <w:r w:rsidR="00666376" w:rsidRPr="0075779D">
        <w:rPr>
          <w:lang w:val="ru-RU"/>
        </w:rPr>
        <w:instrText>","</w:instrText>
      </w:r>
      <w:r w:rsidR="00666376">
        <w:instrText>title</w:instrText>
      </w:r>
      <w:r w:rsidR="00666376" w:rsidRPr="0075779D">
        <w:rPr>
          <w:lang w:val="ru-RU"/>
        </w:rPr>
        <w:instrText>-</w:instrText>
      </w:r>
      <w:r w:rsidR="00666376">
        <w:instrText>short</w:instrText>
      </w:r>
      <w:r w:rsidR="00666376" w:rsidRPr="0075779D">
        <w:rPr>
          <w:lang w:val="ru-RU"/>
        </w:rPr>
        <w:instrText>":"</w:instrText>
      </w:r>
      <w:r w:rsidR="00666376">
        <w:instrText>The</w:instrText>
      </w:r>
      <w:r w:rsidR="00666376" w:rsidRPr="0075779D">
        <w:rPr>
          <w:lang w:val="ru-RU"/>
        </w:rPr>
        <w:instrText xml:space="preserve"> </w:instrText>
      </w:r>
      <w:r w:rsidR="00666376">
        <w:instrText>ABCs</w:instrText>
      </w:r>
      <w:r w:rsidR="00666376" w:rsidRPr="0075779D">
        <w:rPr>
          <w:lang w:val="ru-RU"/>
        </w:rPr>
        <w:instrText xml:space="preserve"> </w:instrText>
      </w:r>
      <w:r w:rsidR="00666376">
        <w:instrText>of</w:instrText>
      </w:r>
      <w:r w:rsidR="00666376" w:rsidRPr="0075779D">
        <w:rPr>
          <w:lang w:val="ru-RU"/>
        </w:rPr>
        <w:instrText xml:space="preserve"> </w:instrText>
      </w:r>
      <w:r w:rsidR="00666376">
        <w:instrText>Immunology</w:instrText>
      </w:r>
      <w:r w:rsidR="00666376" w:rsidRPr="0075779D">
        <w:rPr>
          <w:lang w:val="ru-RU"/>
        </w:rPr>
        <w:instrText>","</w:instrText>
      </w:r>
      <w:r w:rsidR="00666376">
        <w:instrText>volume</w:instrText>
      </w:r>
      <w:r w:rsidR="00666376" w:rsidRPr="0075779D">
        <w:rPr>
          <w:lang w:val="ru-RU"/>
        </w:rPr>
        <w:instrText>":"19","</w:instrText>
      </w:r>
      <w:r w:rsidR="00666376">
        <w:instrText>author</w:instrText>
      </w:r>
      <w:r w:rsidR="00666376" w:rsidRPr="0075779D">
        <w:rPr>
          <w:lang w:val="ru-RU"/>
        </w:rPr>
        <w:instrText>":[{"</w:instrText>
      </w:r>
      <w:r w:rsidR="00666376">
        <w:instrText>family</w:instrText>
      </w:r>
      <w:r w:rsidR="00666376" w:rsidRPr="0075779D">
        <w:rPr>
          <w:lang w:val="ru-RU"/>
        </w:rPr>
        <w:instrText>":"</w:instrText>
      </w:r>
      <w:r w:rsidR="00666376">
        <w:instrText>Abele</w:instrText>
      </w:r>
      <w:r w:rsidR="00666376" w:rsidRPr="0075779D">
        <w:rPr>
          <w:lang w:val="ru-RU"/>
        </w:rPr>
        <w:instrText>","</w:instrText>
      </w:r>
      <w:r w:rsidR="00666376">
        <w:instrText>given</w:instrText>
      </w:r>
      <w:r w:rsidR="00666376" w:rsidRPr="0075779D">
        <w:rPr>
          <w:lang w:val="ru-RU"/>
        </w:rPr>
        <w:instrText>":"</w:instrText>
      </w:r>
      <w:r w:rsidR="00666376">
        <w:instrText>Rupert</w:instrText>
      </w:r>
      <w:r w:rsidR="00666376" w:rsidRPr="0075779D">
        <w:rPr>
          <w:lang w:val="ru-RU"/>
        </w:rPr>
        <w:instrText>"},{"</w:instrText>
      </w:r>
      <w:r w:rsidR="00666376">
        <w:instrText>family</w:instrText>
      </w:r>
      <w:r w:rsidR="00666376" w:rsidRPr="0075779D">
        <w:rPr>
          <w:lang w:val="ru-RU"/>
        </w:rPr>
        <w:instrText>":"</w:instrText>
      </w:r>
      <w:r w:rsidR="00666376">
        <w:instrText>Tamp</w:instrText>
      </w:r>
      <w:r w:rsidR="00666376" w:rsidRPr="0075779D">
        <w:rPr>
          <w:lang w:val="ru-RU"/>
        </w:rPr>
        <w:instrText>é","</w:instrText>
      </w:r>
      <w:r w:rsidR="00666376">
        <w:instrText>given</w:instrText>
      </w:r>
      <w:r w:rsidR="00666376" w:rsidRPr="0075779D">
        <w:rPr>
          <w:lang w:val="ru-RU"/>
        </w:rPr>
        <w:instrText>":"</w:instrText>
      </w:r>
      <w:r w:rsidR="00666376">
        <w:instrText>Robert</w:instrText>
      </w:r>
      <w:r w:rsidR="00666376" w:rsidRPr="0075779D">
        <w:rPr>
          <w:lang w:val="ru-RU"/>
        </w:rPr>
        <w:instrText>"}],"</w:instrText>
      </w:r>
      <w:r w:rsidR="00666376">
        <w:instrText>issued</w:instrText>
      </w:r>
      <w:r w:rsidR="00666376" w:rsidRPr="0075779D">
        <w:rPr>
          <w:lang w:val="ru-RU"/>
        </w:rPr>
        <w:instrText>":{"</w:instrText>
      </w:r>
      <w:r w:rsidR="00666376">
        <w:instrText>date</w:instrText>
      </w:r>
      <w:r w:rsidR="00666376" w:rsidRPr="0075779D">
        <w:rPr>
          <w:lang w:val="ru-RU"/>
        </w:rPr>
        <w:instrText>-</w:instrText>
      </w:r>
      <w:r w:rsidR="00666376">
        <w:instrText>parts</w:instrText>
      </w:r>
      <w:r w:rsidR="00666376" w:rsidRPr="0075779D">
        <w:rPr>
          <w:lang w:val="ru-RU"/>
        </w:rPr>
        <w:instrText>":[["2004",8]]}}}],"</w:instrText>
      </w:r>
      <w:r w:rsidR="00666376">
        <w:instrText>schema</w:instrText>
      </w:r>
      <w:r w:rsidR="00666376" w:rsidRPr="0075779D">
        <w:rPr>
          <w:lang w:val="ru-RU"/>
        </w:rPr>
        <w:instrText>":"</w:instrText>
      </w:r>
      <w:r w:rsidR="00666376">
        <w:instrText>https</w:instrText>
      </w:r>
      <w:r w:rsidR="00666376" w:rsidRPr="0075779D">
        <w:rPr>
          <w:lang w:val="ru-RU"/>
        </w:rPr>
        <w:instrText>://</w:instrText>
      </w:r>
      <w:r w:rsidR="00666376">
        <w:instrText>github</w:instrText>
      </w:r>
      <w:r w:rsidR="00666376" w:rsidRPr="0075779D">
        <w:rPr>
          <w:lang w:val="ru-RU"/>
        </w:rPr>
        <w:instrText>.</w:instrText>
      </w:r>
      <w:r w:rsidR="00666376">
        <w:instrText>com</w:instrText>
      </w:r>
      <w:r w:rsidR="00666376" w:rsidRPr="0075779D">
        <w:rPr>
          <w:lang w:val="ru-RU"/>
        </w:rPr>
        <w:instrText>/</w:instrText>
      </w:r>
      <w:r w:rsidR="00666376">
        <w:instrText>citation</w:instrText>
      </w:r>
      <w:r w:rsidR="00666376" w:rsidRPr="0075779D">
        <w:rPr>
          <w:lang w:val="ru-RU"/>
        </w:rPr>
        <w:instrText>-</w:instrText>
      </w:r>
      <w:r w:rsidR="00666376">
        <w:instrText>style</w:instrText>
      </w:r>
      <w:r w:rsidR="00666376" w:rsidRPr="0075779D">
        <w:rPr>
          <w:lang w:val="ru-RU"/>
        </w:rPr>
        <w:instrText>-</w:instrText>
      </w:r>
      <w:r w:rsidR="00666376">
        <w:instrText>language</w:instrText>
      </w:r>
      <w:r w:rsidR="00666376" w:rsidRPr="0075779D">
        <w:rPr>
          <w:lang w:val="ru-RU"/>
        </w:rPr>
        <w:instrText>/</w:instrText>
      </w:r>
      <w:r w:rsidR="00666376">
        <w:instrText>schema</w:instrText>
      </w:r>
      <w:r w:rsidR="00666376" w:rsidRPr="0075779D">
        <w:rPr>
          <w:lang w:val="ru-RU"/>
        </w:rPr>
        <w:instrText>/</w:instrText>
      </w:r>
      <w:r w:rsidR="00666376">
        <w:instrText>raw</w:instrText>
      </w:r>
      <w:r w:rsidR="00666376" w:rsidRPr="0075779D">
        <w:rPr>
          <w:lang w:val="ru-RU"/>
        </w:rPr>
        <w:instrText>/</w:instrText>
      </w:r>
      <w:r w:rsidR="00666376">
        <w:instrText>master</w:instrText>
      </w:r>
      <w:r w:rsidR="00666376" w:rsidRPr="0075779D">
        <w:rPr>
          <w:lang w:val="ru-RU"/>
        </w:rPr>
        <w:instrText>/</w:instrText>
      </w:r>
      <w:r w:rsidR="00666376">
        <w:instrText>csl</w:instrText>
      </w:r>
      <w:r w:rsidR="00666376" w:rsidRPr="0075779D">
        <w:rPr>
          <w:lang w:val="ru-RU"/>
        </w:rPr>
        <w:instrText>-</w:instrText>
      </w:r>
      <w:r w:rsidR="00666376">
        <w:instrText>citation</w:instrText>
      </w:r>
      <w:r w:rsidR="00666376" w:rsidRPr="0075779D">
        <w:rPr>
          <w:lang w:val="ru-RU"/>
        </w:rPr>
        <w:instrText>.</w:instrText>
      </w:r>
      <w:r w:rsidR="00666376">
        <w:instrText>json</w:instrText>
      </w:r>
      <w:r w:rsidR="00666376" w:rsidRPr="0075779D">
        <w:rPr>
          <w:lang w:val="ru-RU"/>
        </w:rPr>
        <w:instrText xml:space="preserve">"} </w:instrText>
      </w:r>
      <w:r w:rsidR="00666376">
        <w:fldChar w:fldCharType="separate"/>
      </w:r>
      <w:r w:rsidR="00666376" w:rsidRPr="0075779D">
        <w:rPr>
          <w:rFonts w:cs="Times New Roman"/>
          <w:lang w:val="ru-RU"/>
        </w:rPr>
        <w:t>[60]</w:t>
      </w:r>
      <w:r w:rsidR="00666376">
        <w:fldChar w:fldCharType="end"/>
      </w:r>
      <w:r w:rsidRPr="007A630F">
        <w:rPr>
          <w:lang w:val="ru-RU"/>
        </w:rPr>
        <w:t xml:space="preserve">. Пептиды </w:t>
      </w:r>
      <w:r w:rsidRPr="007A630F">
        <w:rPr>
          <w:lang w:val="ru-RU"/>
        </w:rPr>
        <w:lastRenderedPageBreak/>
        <w:t>не покидают Э</w:t>
      </w:r>
      <w:r w:rsidR="00F13542">
        <w:rPr>
          <w:lang w:val="ru-RU"/>
        </w:rPr>
        <w:t>П</w:t>
      </w:r>
      <w:r w:rsidRPr="007A630F">
        <w:rPr>
          <w:lang w:val="ru-RU"/>
        </w:rPr>
        <w:t xml:space="preserve">Р через </w:t>
      </w:r>
      <w:r>
        <w:t>TAP</w:t>
      </w:r>
      <w:r w:rsidRPr="007A630F">
        <w:rPr>
          <w:lang w:val="ru-RU"/>
        </w:rPr>
        <w:t>-транспортеры, так как их высокая концентрация в полости Э</w:t>
      </w:r>
      <w:r w:rsidR="00F13542">
        <w:rPr>
          <w:lang w:val="ru-RU"/>
        </w:rPr>
        <w:t>П</w:t>
      </w:r>
      <w:r w:rsidRPr="007A630F">
        <w:rPr>
          <w:lang w:val="ru-RU"/>
        </w:rPr>
        <w:t>Р вызывает транс-ингибирование комплекса</w:t>
      </w:r>
      <w:r w:rsidR="00666376" w:rsidRPr="0075779D">
        <w:rPr>
          <w:lang w:val="ru-RU"/>
        </w:rPr>
        <w:t xml:space="preserve"> </w:t>
      </w:r>
      <w:r w:rsidR="00666376">
        <w:rPr>
          <w:lang w:val="ru-RU"/>
        </w:rPr>
        <w:fldChar w:fldCharType="begin"/>
      </w:r>
      <w:r w:rsidR="00666376">
        <w:rPr>
          <w:lang w:val="ru-RU"/>
        </w:rPr>
        <w:instrText xml:space="preserve"> ADDIN ZOTERO_ITEM CSL_CITATION {"citationID":"egHWFjGw","properties":{"formattedCitation":"[61]","plainCitation":"[61]","noteIndex":0},"citationItems":[{"id":355,"uris":["http://zotero.org/users/10071278/items/2NEE4RCU"],"itemData":{"id":355,"type":"article-journal","abstract":"Abstract\n            \n              The ATP-binding cassette (ABC) transporter associated with antigen processing (TAP) participates in immune surveillance by moving proteasomal products into the endoplasmic reticulum (ER) lumen for major histocompatibility complex class I loading and cell surface presentation to cytotoxic T cells. Here we delineate the mechanistic basis for antigen translocation. Notably, TAP works as a molecular diode, translocating peptide substrates against the gradient in a strict unidirectional way. We reveal the importance of the D-loop at the dimer interface of the two nucleotide-binding domains (NBDs) in coupling substrate translocation with ATP hydrolysis and defining transport vectoriality. Substitution of the conserved aspartate, which coordinates the ATP-binding site, decreases NBD dimerization affinity and turns the unidirectional primary active pump into a passive bidirectional nucleotide-gated facilitator. Thus, ATP hydrolysis is not required for translocation\n              per se\n              , but is essential for both active and unidirectional transport. Our data provide detailed mechanistic insight into how heterodimeric ABC exporters operate.","container-title":"Nature Communications","DOI":"10.1038/ncomms6419","ISSN":"2041-1723","issue":"1","journalAbbreviation":"Nat Commun","language":"en","page":"5419","source":"DOI.org (Crossref)","title":"Mechanistic determinants of the directionality and energetics of active export by a heterodimeric ABC transporter","volume":"5","author":[{"family":"Grossmann","given":"Nina"},{"family":"Vakkasoglu","given":"Ahmet S."},{"family":"Hulpke","given":"Sabine"},{"family":"Abele","given":"Rupert"},{"family":"Gaudet","given":"Rachelle"},{"family":"Tampé","given":"Robert"}],"issued":{"date-parts":[["2014",11,7]]}}}],"schema":"https://github.com/citation-style-language/schema/raw/master/csl-citation.json"} </w:instrText>
      </w:r>
      <w:r w:rsidR="00666376">
        <w:rPr>
          <w:lang w:val="ru-RU"/>
        </w:rPr>
        <w:fldChar w:fldCharType="separate"/>
      </w:r>
      <w:r w:rsidR="00666376" w:rsidRPr="0075779D">
        <w:rPr>
          <w:rFonts w:cs="Times New Roman"/>
          <w:lang w:val="ru-RU"/>
        </w:rPr>
        <w:t>[61]</w:t>
      </w:r>
      <w:r w:rsidR="00666376">
        <w:rPr>
          <w:lang w:val="ru-RU"/>
        </w:rPr>
        <w:fldChar w:fldCharType="end"/>
      </w:r>
      <w:r w:rsidRPr="007A630F">
        <w:rPr>
          <w:lang w:val="ru-RU"/>
        </w:rPr>
        <w:t>. Только один пептид в один момент времени связывается с ТАР-комплексом</w:t>
      </w:r>
      <w:r w:rsidR="00666376" w:rsidRPr="0075779D">
        <w:rPr>
          <w:lang w:val="ru-RU"/>
        </w:rPr>
        <w:t xml:space="preserve"> </w:t>
      </w:r>
      <w:r w:rsidR="00666376">
        <w:rPr>
          <w:lang w:val="ru-RU"/>
        </w:rPr>
        <w:fldChar w:fldCharType="begin"/>
      </w:r>
      <w:r w:rsidR="00666376">
        <w:rPr>
          <w:lang w:val="ru-RU"/>
        </w:rPr>
        <w:instrText xml:space="preserve"> ADDIN ZOTERO_ITEM CSL_CITATION {"citationID":"vsh0QMsQ","properties":{"formattedCitation":"[62]","plainCitation":"[62]","noteIndex":0},"citationItems":[{"id":353,"uris":["http://zotero.org/users/10071278/items/RB2L6XPS"],"itemData":{"id":353,"type":"article-journal","container-title":"Journal of Biological Chemistry","DOI":"10.1074/jbc.M109.047779","ISSN":"00219258","issue":"49","journalAbbreviation":"Journal of Biological Chemistry","language":"en","page":"33740-33749","source":"DOI.org (Crossref)","title":"Purification and Reconstitution of the Antigen Transport Complex TAP","volume":"284","author":[{"family":"Herget","given":"Meike"},{"family":"Kreiβig","given":"Nina"},{"family":"Kolbe","given":"Christian"},{"family":"Schölz","given":"Christian"},{"family":"Tampé","given":"Robert"},{"family":"Abele","given":"Rupert"}],"issued":{"date-parts":[["2009",12]]}}}],"schema":"https://github.com/citation-style-language/schema/raw/master/csl-citation.json"} </w:instrText>
      </w:r>
      <w:r w:rsidR="00666376">
        <w:rPr>
          <w:lang w:val="ru-RU"/>
        </w:rPr>
        <w:fldChar w:fldCharType="separate"/>
      </w:r>
      <w:r w:rsidR="00666376" w:rsidRPr="00666376">
        <w:rPr>
          <w:rFonts w:cs="Times New Roman"/>
          <w:lang w:val="ru-RU"/>
        </w:rPr>
        <w:t>[62]</w:t>
      </w:r>
      <w:r w:rsidR="00666376">
        <w:rPr>
          <w:lang w:val="ru-RU"/>
        </w:rPr>
        <w:fldChar w:fldCharType="end"/>
      </w:r>
      <w:r w:rsidRPr="007A630F">
        <w:rPr>
          <w:lang w:val="ru-RU"/>
        </w:rPr>
        <w:t>. Оптимальная длина пептида для переноса 8-16 аминокислот, хотя ТАР-1/2 способен переносить пептиды до 40 аминокислот</w:t>
      </w:r>
      <w:r w:rsidR="00666376" w:rsidRPr="0075779D">
        <w:rPr>
          <w:lang w:val="ru-RU"/>
        </w:rPr>
        <w:t xml:space="preserve"> </w:t>
      </w:r>
      <w:r w:rsidR="00666376">
        <w:rPr>
          <w:lang w:val="ru-RU"/>
        </w:rPr>
        <w:fldChar w:fldCharType="begin"/>
      </w:r>
      <w:r w:rsidR="00666376">
        <w:rPr>
          <w:lang w:val="ru-RU"/>
        </w:rPr>
        <w:instrText xml:space="preserve"> ADDIN ZOTERO_ITEM CSL_CITATION {"citationID":"w2WldHbB","properties":{"formattedCitation":"[63, 64]","plainCitation":"[63, 64]","noteIndex":0},"citationItems":[{"id":352,"uris":["http://zotero.org/users/10071278/items/I73SFG23"],"itemData":{"id":352,"type":"article-journal","container-title":"Immunity","DOI":"10.1016/1074-7613(94)90091-4","ISSN":"10747613","issue":"6","journalAbbreviation":"Immunity","language":"en","page":"491-500","source":"DOI.org (Crossref)","title":"A sequential model for peptide binding and transport by the transporters associated with antigen processing","volume":"1","author":[{"family":"Endert","given":"Peter M.","non-dropping-particle":"van"},{"family":"Tampé","given":"Robert"},{"family":"Meyer","given":"Thomas H."},{"family":"Tisch","given":"Roland"},{"family":"Bach","given":"Jean-François"},{"family":"McDevitt","given":"Hugh O."}],"issued":{"date-parts":[["1994",9]]}}},{"id":351,"uris":["http://zotero.org/users/10071278/items/RMFW2MQM"],"itemData":{"id":351,"type":"article-journal","abstract":"The transporter associated with antigen processing (TAP) is\n essential for intracellular transport of protein fragments into the\n endoplasmic reticulum for loading of major histocompatibility complex\n (MHC) class I molecules. On the cell surface, these peptide–MHC\n complexes are monitored by cytotoxic T lymphocytes. To study the ATP\n hydrolysis of TAP, we developed an enrichment and reconstitution\n procedure, by which we fully restored TAP function in proteoliposomes.\n A TAP-specific ATPase activity was identified that could be stimulated\n by peptides and blocked by the herpes simplex virus protein ICP47.\n Strikingly, the peptide-binding motif of TAP directly correlates with\n the stimulation of the ATPase activity, demonstrating that the initial\n peptide-binding step is responsible for TAP selectivity. ATP hydrolysis\n follows Michaelis–Menten kinetics with a maximal velocity\n              V\n              max\n              of 2 μmol/min per mg TAP,\n corresponding to a turnover number of approximately 5 ATP per second.\n This turnover rate is sufficient to account for the role of TAP in\n peptide loading of MHC molecules and the overall process of antigen\n presentation. Interestingly, sterically restricted peptides that bind\n but are not transported by TAP do not stimulate ATPase activity. These\n results point to coordinated dialogue between the peptide-binding site,\n the nucleotide-binding domain, and the translocation site via\n conformational changes within the TAP complex.","container-title":"Proceedings of the National Academy of Sciences","DOI":"10.1073/pnas.061467898","ISSN":"0027-8424, 1091-6490","issue":"7","journalAbbreviation":"Proc. Natl. Acad. Sci. U.S.A.","language":"en","page":"3732-3737","source":"DOI.org (Crossref)","title":"Allosteric crosstalk between peptide-binding, transport, and ATP hydrolysis of the ABC transporter TAP","volume":"98","author":[{"family":"Gorbulev","given":"Stanislav"},{"family":"Abele","given":"Rupert"},{"family":"Tampé","given":"Robert"}],"issued":{"date-parts":[["2001",3,27]]}}}],"schema":"https://github.com/citation-style-language/schema/raw/master/csl-citation.json"} </w:instrText>
      </w:r>
      <w:r w:rsidR="00666376">
        <w:rPr>
          <w:lang w:val="ru-RU"/>
        </w:rPr>
        <w:fldChar w:fldCharType="separate"/>
      </w:r>
      <w:r w:rsidR="00666376" w:rsidRPr="0075779D">
        <w:rPr>
          <w:rFonts w:cs="Times New Roman"/>
          <w:lang w:val="ru-RU"/>
        </w:rPr>
        <w:t>[63, 64]</w:t>
      </w:r>
      <w:r w:rsidR="00666376">
        <w:rPr>
          <w:lang w:val="ru-RU"/>
        </w:rPr>
        <w:fldChar w:fldCharType="end"/>
      </w:r>
      <w:r w:rsidRPr="007A630F">
        <w:rPr>
          <w:lang w:val="ru-RU"/>
        </w:rPr>
        <w:t xml:space="preserve">. Важными для связывания с транспортером являются первые три </w:t>
      </w:r>
      <w:r>
        <w:t>N</w:t>
      </w:r>
      <w:r w:rsidRPr="007A630F">
        <w:rPr>
          <w:lang w:val="ru-RU"/>
        </w:rPr>
        <w:t>-концевые и одна С-концевая аминокислота</w:t>
      </w:r>
      <w:r w:rsidR="00666376" w:rsidRPr="0075779D">
        <w:rPr>
          <w:lang w:val="ru-RU"/>
        </w:rPr>
        <w:t xml:space="preserve"> </w:t>
      </w:r>
      <w:r w:rsidR="00666376">
        <w:rPr>
          <w:lang w:val="ru-RU"/>
        </w:rPr>
        <w:fldChar w:fldCharType="begin"/>
      </w:r>
      <w:r w:rsidR="00666376">
        <w:rPr>
          <w:lang w:val="ru-RU"/>
        </w:rPr>
        <w:instrText xml:space="preserve"> ADDIN ZOTERO_ITEM CSL_CITATION {"citationID":"a5AkFoAH","properties":{"formattedCitation":"[65]","plainCitation":"[65]","noteIndex":0},"citationItems":[{"id":350,"uris":["http://zotero.org/users/10071278/items/FY872XNG"],"itemData":{"id":350,"type":"article-journal","abstract":"The ATP-binding cassette transporter associated with antigen processing (TAP) plays a key role in the adaptive immune defense against infected or malignantly transformed cells by translocating proteasomal degradation products into the lumen of the endoplasmic reticulum for loading onto MHC class I molecules. The broad substrate spectrum of TAP, rendering peptides from 8 to 40 residues, including even branched or modified molecules, suggests an unforeseen structural flexibility of the substrate-binding pocket. Here we used EPR spectroscopy to reveal conformational details of the bound peptides. Side-chain dynamics and environmental polarity were derived from covalently attached 2,2,5,5-tetramethylpyrrolidine-1-oxyl spin probes, whereas 2,2,6,6-tetramethylpiperidine-1-oxyl-4-amino-4-carboxylic acid spin-labeled peptides were used to detect backbone properties. Dependent on the spin probe’s position, striking differences in affinity, dynamics, and polarity were found. The side-chains’ mobility was strongly restricted at the ends of the peptide, whereas the central region was flexible, suggesting a central peptide bulge. In the end, double electron electron resonance allowed the determination of intrapeptide distances in doubly labeled peptides bound to TAP. Simulations based on a rotamer library led to the conclusion that peptides bind to TAP in an extended kinked structure, analogous to those bound to MHC class I proteins.","container-title":"Proceedings of the National Academy of Sciences","DOI":"10.1073/pnas.1012355108","ISSN":"0027-8424, 1091-6490","issue":"4","journalAbbreviation":"Proc. Natl. Acad. Sci. U.S.A.","language":"en","page":"1349-1354","source":"DOI.org (Crossref)","title":"Conformation of peptides bound to the transporter associated with antigen processing (TAP)","volume":"108","author":[{"family":"Herget","given":"Meike"},{"family":"Baldauf","given":"Christoph"},{"family":"Schölz","given":"Christian"},{"family":"Parcej","given":"David"},{"family":"Wiesmüller","given":"Karl-Heinz"},{"family":"Tampé","given":"Robert"},{"family":"Abele","given":"Rupert"},{"family":"Bordignon","given":"Enrica"}],"issued":{"date-parts":[["2011",1,25]]}}}],"schema":"https://github.com/citation-style-language/schema/raw/master/csl-citation.json"} </w:instrText>
      </w:r>
      <w:r w:rsidR="00666376">
        <w:rPr>
          <w:lang w:val="ru-RU"/>
        </w:rPr>
        <w:fldChar w:fldCharType="separate"/>
      </w:r>
      <w:r w:rsidR="00666376" w:rsidRPr="0075779D">
        <w:rPr>
          <w:rFonts w:cs="Times New Roman"/>
          <w:lang w:val="ru-RU"/>
        </w:rPr>
        <w:t>[65]</w:t>
      </w:r>
      <w:r w:rsidR="00666376">
        <w:rPr>
          <w:lang w:val="ru-RU"/>
        </w:rPr>
        <w:fldChar w:fldCharType="end"/>
      </w:r>
      <w:r w:rsidRPr="007A630F">
        <w:rPr>
          <w:lang w:val="ru-RU"/>
        </w:rPr>
        <w:t>. Есть некоторые предпочтения по якорным остаткам у ТАР-транспортеров, а между ними участки могут сильно отличаться по длине и физико-химическим свойствам</w:t>
      </w:r>
      <w:r w:rsidR="00666376" w:rsidRPr="0075779D">
        <w:rPr>
          <w:lang w:val="ru-RU"/>
        </w:rPr>
        <w:t xml:space="preserve"> </w:t>
      </w:r>
      <w:r w:rsidR="00666376">
        <w:rPr>
          <w:lang w:val="ru-RU"/>
        </w:rPr>
        <w:fldChar w:fldCharType="begin"/>
      </w:r>
      <w:r w:rsidR="00666376">
        <w:rPr>
          <w:lang w:val="ru-RU"/>
        </w:rPr>
        <w:instrText xml:space="preserve"> ADDIN ZOTERO_ITEM CSL_CITATION {"citationID":"bZWCm1ps","properties":{"formattedCitation":"[59]","plainCitation":"[59]","noteIndex":0},"citationItems":[{"id":117,"uris":["http://zotero.org/users/10071278/items/AXK89C5F"],"itemData":{"id":117,"type":"article-journal","abstract":"The transporter associated with antigen processing (TAP) selectively translocates antigenic peptides into the endoplasmic reticulum. Loading onto major histocompatibility complex class I molecules and proofreading of these bound epitopes are orchestrated within the macromolecular peptide-loading complex, which assembles on TAP. This heterodimeric ABC-binding cassette (ABC) transport complex is therefore a major component in the adaptive immune response against virally or malignantly transformed cells. Its pivotal role predestines TAP as a target for infectious diseases and malignant disorders. The development of therapies or drugs therefore requires a detailed comprehension of structure and function of this ABC transporter, but our knowledge about various aspects is still insufficient. This review highlights recent achievements on the structure and dynamics of antigenic peptides in complex with TAP. Understanding the binding mode of antigenic peptides in the TAP complex will crucially impact rational design of inhibitors, drug development, or vaccination strategies.","container-title":"Frontiers in Immunology","DOI":"10.3389/fimmu.2017.00010","ISSN":"1664-3224","journalAbbreviation":"Front. Immunol.","language":"en","source":"DOI.org (Crossref)","title":"Structure and Dynamics of Antigenic Peptides in Complex with TAP","URL":"http://journal.frontiersin.org/article/10.3389/fimmu.2017.00010/full","volume":"8","author":[{"family":"Lehnert","given":"Elisa"},{"family":"Tampé","given":"Robert"}],"accessed":{"date-parts":[["2022",9,15]]},"issued":{"date-parts":[["2017",1,30]]}}}],"schema":"https://github.com/citation-style-language/schema/raw/master/csl-citation.json"} </w:instrText>
      </w:r>
      <w:r w:rsidR="00666376">
        <w:rPr>
          <w:lang w:val="ru-RU"/>
        </w:rPr>
        <w:fldChar w:fldCharType="separate"/>
      </w:r>
      <w:r w:rsidR="00666376" w:rsidRPr="0075779D">
        <w:rPr>
          <w:rFonts w:cs="Times New Roman"/>
          <w:lang w:val="ru-RU"/>
        </w:rPr>
        <w:t>[59]</w:t>
      </w:r>
      <w:r w:rsidR="00666376">
        <w:rPr>
          <w:lang w:val="ru-RU"/>
        </w:rPr>
        <w:fldChar w:fldCharType="end"/>
      </w:r>
      <w:r w:rsidRPr="007A630F">
        <w:rPr>
          <w:lang w:val="ru-RU"/>
        </w:rPr>
        <w:t xml:space="preserve">. В позиции 1 и 2 </w:t>
      </w:r>
      <w:r>
        <w:t>N</w:t>
      </w:r>
      <w:r w:rsidRPr="007A630F">
        <w:rPr>
          <w:lang w:val="ru-RU"/>
        </w:rPr>
        <w:t xml:space="preserve">-конца предпочтительны положительно заряженные аминокислоты, в позиции 3 предпочтительны ароматические аминокислоты, в первых трех позициях не должно быть </w:t>
      </w:r>
      <w:proofErr w:type="spellStart"/>
      <w:r w:rsidRPr="007A630F">
        <w:rPr>
          <w:lang w:val="ru-RU"/>
        </w:rPr>
        <w:t>пролина</w:t>
      </w:r>
      <w:proofErr w:type="spellEnd"/>
      <w:r w:rsidRPr="007A630F">
        <w:rPr>
          <w:lang w:val="ru-RU"/>
        </w:rPr>
        <w:t xml:space="preserve">, </w:t>
      </w:r>
      <w:proofErr w:type="spellStart"/>
      <w:r w:rsidRPr="007A630F">
        <w:rPr>
          <w:lang w:val="ru-RU"/>
        </w:rPr>
        <w:t>гиброфобные</w:t>
      </w:r>
      <w:proofErr w:type="spellEnd"/>
      <w:r w:rsidRPr="007A630F">
        <w:rPr>
          <w:lang w:val="ru-RU"/>
        </w:rPr>
        <w:t xml:space="preserve"> или основные аминокислоты на С-конце</w:t>
      </w:r>
      <w:r w:rsidR="00666376" w:rsidRPr="0075779D">
        <w:rPr>
          <w:lang w:val="ru-RU"/>
        </w:rPr>
        <w:t xml:space="preserve"> </w:t>
      </w:r>
      <w:r w:rsidR="00666376">
        <w:rPr>
          <w:lang w:val="ru-RU"/>
        </w:rPr>
        <w:fldChar w:fldCharType="begin"/>
      </w:r>
      <w:r w:rsidR="00666376">
        <w:rPr>
          <w:lang w:val="ru-RU"/>
        </w:rPr>
        <w:instrText xml:space="preserve"> ADDIN ZOTERO_ITEM CSL_CITATION {"citationID":"iQr75Sv4","properties":{"formattedCitation":"[12, 66, 67]","plainCitation":"[12, 66, 67]","noteIndex":0},"citationItems":[{"id":406,"uris":["http://zotero.org/users/10071278/items/7JMT9W3G"],"itemData":{"id":406,"type":"book","edition":"9","event-place":"Москва","ISBN":"978-5-98657-070-9","language":"ru","number-of-pages":"1184","publisher":"Логосфера","publisher-place":"Москва","title":"Иммунобиология по Джанвею","author":[{"family":"Мерфи","given":"К."},{"family":"Уивер","given":"К."}],"issued":{"date-parts":[["2020"]]}}},{"id":349,"uris":["http://zotero.org/users/10071278/items/SZ2WV9SB"],"itemData":{"id":349,"type":"article-journal","container-title":"Immunity","DOI":"10.1016/1074-7613(94)90004-3","ISSN":"10747613","issue":"1","journalAbbreviation":"Immunity","language":"en","page":"7-14","source":"DOI.org (Crossref)","title":"Human transporters associated with antigen processing possess a promiscuous peptide-binding site","volume":"1","author":[{"family":"Androlewicz","given":"Matthew J."},{"family":"Cresswell","given":"Peter"}],"issued":{"date-parts":[["1994",4]]}}},{"id":348,"uris":["http://zotero.org/users/10071278/items/GQ2374LL"],"itemData":{"id":348,"type":"article-journal","abstract":"Transport of peptides across the membrane of the endoplasmic reticulum for assembly with MHC class I molecules is an essential step in antigen presentation to cytotoxic T cells. This task is performed by the major histocompatibility complex-encoded transporter associated with antigen processing (TAP). Using a combinatorial approach we have analyzed the substrate specificity of human TAP at high resolution and in the absence of any given sequence context, revealing the contribution of each peptide residue in stabilizing binding to TAP. Human TAP was found to be highly selective with peptide affinities covering at least three orders of magnitude. Interestingly, the selectivity is not equally distributed over the substrate. Only the N-terminal three positions and the C-terminal residue are critical, whereas effects from other peptide positions are negligible. A major influence from the peptide backbone was uncovered by peptide scans and libraries containing\n              d\n              amino acids. Again, independent of peptide length, critical positions were clustered near the peptide termini. These approaches demonstrate that human TAP is selective, with residues determining the affinity located in distinct regions, and point to the role of the peptide backbone in binding to TAP. This binding mode of TAP has implications in an optimized repertoire selection and in a coevolution with the major histocompatibility complex/T cell receptor complex.","container-title":"Proceedings of the National Academy of Sciences","DOI":"10.1073/pnas.94.17.8976","ISSN":"0027-8424, 1091-6490","issue":"17","journalAbbreviation":"Proc. Natl. Acad. Sci. U.S.A.","language":"en","page":"8976-8981","source":"DOI.org (Crossref)","title":"Recognition principle of the TAP transporter disclosed by combinatorial peptide libraries","volume":"94","author":[{"family":"Uebel","given":"Stephan"},{"family":"Kraas","given":"Wolfgang"},{"family":"Kienle","given":"Stefan"},{"family":"Wiesmüller","given":"Karl-Heinz"},{"family":"Jung","given":"Günther"},{"family":"Tampé","given":"Robert"}],"issued":{"date-parts":[["1997",8,19]]}}}],"schema":"https://github.com/citation-style-language/schema/raw/master/csl-citation.json"} </w:instrText>
      </w:r>
      <w:r w:rsidR="00666376">
        <w:rPr>
          <w:lang w:val="ru-RU"/>
        </w:rPr>
        <w:fldChar w:fldCharType="separate"/>
      </w:r>
      <w:r w:rsidR="00666376" w:rsidRPr="0075779D">
        <w:rPr>
          <w:rFonts w:cs="Times New Roman"/>
          <w:lang w:val="ru-RU"/>
          <w:rPrChange w:id="308" w:author="Антон Смирнов" w:date="2023-05-23T22:37:00Z">
            <w:rPr>
              <w:rFonts w:cs="Times New Roman"/>
            </w:rPr>
          </w:rPrChange>
        </w:rPr>
        <w:t>[12, 66, 67]</w:t>
      </w:r>
      <w:r w:rsidR="00666376">
        <w:rPr>
          <w:lang w:val="ru-RU"/>
        </w:rPr>
        <w:fldChar w:fldCharType="end"/>
      </w:r>
      <w:r w:rsidRPr="007A630F">
        <w:rPr>
          <w:lang w:val="ru-RU"/>
        </w:rPr>
        <w:t>.</w:t>
      </w:r>
    </w:p>
    <w:p w14:paraId="09F3FEDC" w14:textId="09759740" w:rsidR="005C4AD5" w:rsidRPr="007A630F" w:rsidRDefault="00BF5734">
      <w:pPr>
        <w:pStyle w:val="a0"/>
        <w:rPr>
          <w:lang w:val="ru-RU"/>
        </w:rPr>
      </w:pPr>
      <w:r w:rsidRPr="007A630F">
        <w:rPr>
          <w:lang w:val="ru-RU"/>
        </w:rPr>
        <w:t>После попадания пептида в Э</w:t>
      </w:r>
      <w:r w:rsidR="00F13542">
        <w:rPr>
          <w:lang w:val="ru-RU"/>
        </w:rPr>
        <w:t>П</w:t>
      </w:r>
      <w:r w:rsidRPr="007A630F">
        <w:rPr>
          <w:lang w:val="ru-RU"/>
        </w:rPr>
        <w:t xml:space="preserve">Р он сразу поступает в </w:t>
      </w:r>
      <w:r>
        <w:t>PLC</w:t>
      </w:r>
      <w:r w:rsidRPr="007A630F">
        <w:rPr>
          <w:lang w:val="ru-RU"/>
        </w:rPr>
        <w:t xml:space="preserve">. </w:t>
      </w:r>
      <w:r>
        <w:t>PLC</w:t>
      </w:r>
      <w:r w:rsidRPr="007A630F">
        <w:rPr>
          <w:lang w:val="ru-RU"/>
        </w:rPr>
        <w:t xml:space="preserve"> состоит из </w:t>
      </w:r>
      <w:r w:rsidR="00F13542" w:rsidRPr="007A630F">
        <w:rPr>
          <w:lang w:val="ru-RU"/>
        </w:rPr>
        <w:t>собранной</w:t>
      </w:r>
      <w:r w:rsidRPr="007A630F">
        <w:rPr>
          <w:lang w:val="ru-RU"/>
        </w:rPr>
        <w:t xml:space="preserve"> молекулы </w:t>
      </w:r>
      <w:r>
        <w:t>HLA</w:t>
      </w:r>
      <w:r w:rsidRPr="007A630F">
        <w:rPr>
          <w:lang w:val="ru-RU"/>
        </w:rPr>
        <w:t xml:space="preserve"> </w:t>
      </w:r>
      <w:r>
        <w:t>I</w:t>
      </w:r>
      <w:r w:rsidRPr="007A630F">
        <w:rPr>
          <w:lang w:val="ru-RU"/>
        </w:rPr>
        <w:t xml:space="preserve">, </w:t>
      </w:r>
      <w:proofErr w:type="spellStart"/>
      <w:r w:rsidRPr="007A630F">
        <w:rPr>
          <w:lang w:val="ru-RU"/>
        </w:rPr>
        <w:t>шаперона</w:t>
      </w:r>
      <w:proofErr w:type="spellEnd"/>
      <w:r w:rsidRPr="007A630F">
        <w:rPr>
          <w:lang w:val="ru-RU"/>
        </w:rPr>
        <w:t xml:space="preserve"> </w:t>
      </w:r>
      <w:proofErr w:type="spellStart"/>
      <w:r w:rsidRPr="007A630F">
        <w:rPr>
          <w:lang w:val="ru-RU"/>
        </w:rPr>
        <w:t>кальретикулина</w:t>
      </w:r>
      <w:proofErr w:type="spellEnd"/>
      <w:r w:rsidRPr="007A630F">
        <w:rPr>
          <w:lang w:val="ru-RU"/>
        </w:rPr>
        <w:t xml:space="preserve">, ТАР-ассоциированного белка </w:t>
      </w:r>
      <w:proofErr w:type="spellStart"/>
      <w:r w:rsidRPr="007A630F">
        <w:rPr>
          <w:lang w:val="ru-RU"/>
        </w:rPr>
        <w:t>тапасина</w:t>
      </w:r>
      <w:proofErr w:type="spellEnd"/>
      <w:r w:rsidRPr="007A630F">
        <w:rPr>
          <w:lang w:val="ru-RU"/>
        </w:rPr>
        <w:t xml:space="preserve"> и </w:t>
      </w:r>
      <w:proofErr w:type="spellStart"/>
      <w:r w:rsidRPr="007A630F">
        <w:rPr>
          <w:lang w:val="ru-RU"/>
        </w:rPr>
        <w:t>тиоловой</w:t>
      </w:r>
      <w:proofErr w:type="spellEnd"/>
      <w:r w:rsidRPr="007A630F">
        <w:rPr>
          <w:lang w:val="ru-RU"/>
        </w:rPr>
        <w:t xml:space="preserve"> редуктазы </w:t>
      </w:r>
      <w:proofErr w:type="spellStart"/>
      <w:r>
        <w:t>ERp</w:t>
      </w:r>
      <w:proofErr w:type="spellEnd"/>
      <w:r w:rsidRPr="007A630F">
        <w:rPr>
          <w:lang w:val="ru-RU"/>
        </w:rPr>
        <w:t>57</w:t>
      </w:r>
      <w:r w:rsidR="00666376" w:rsidRPr="0075779D">
        <w:rPr>
          <w:lang w:val="ru-RU"/>
        </w:rPr>
        <w:t xml:space="preserve"> </w:t>
      </w:r>
      <w:r w:rsidR="00666376">
        <w:rPr>
          <w:lang w:val="ru-RU"/>
        </w:rPr>
        <w:fldChar w:fldCharType="begin"/>
      </w:r>
      <w:r w:rsidR="00666376">
        <w:rPr>
          <w:lang w:val="ru-RU"/>
        </w:rPr>
        <w:instrText xml:space="preserve"> ADDIN ZOTERO_ITEM CSL_CITATION {"citationID":"HW8cIgjJ","properties":{"formattedCitation":"[68]","plainCitation":"[68]","noteIndex":0},"citationItems":[{"id":346,"uris":["http://zotero.org/users/10071278/items/DXAPYUCV"],"itemData":{"id":346,"type":"article-journal","container-title":"Nature","DOI":"10.1038/nature24627","ISSN":"0028-0836, 1476-4687","issue":"7681","journalAbbreviation":"Nature","language":"en","page":"525-528","source":"DOI.org (Crossref)","title":"Structure of the human MHC-I peptide-loading complex","volume":"551","author":[{"family":"Blees","given":"Andreas"},{"family":"Januliene","given":"Dovile"},{"family":"Hofmann","given":"Tommy"},{"family":"Koller","given":"Nicole"},{"family":"Schmidt","given":"Carla"},{"family":"Trowitzsch","given":"Simon"},{"family":"Moeller","given":"Arne"},{"family":"Tampé","given":"Robert"}],"issued":{"date-parts":[["2017",11]]}}}],"schema":"https://github.com/citation-style-language/schema/raw/master/csl-citation.json"} </w:instrText>
      </w:r>
      <w:r w:rsidR="00666376">
        <w:rPr>
          <w:lang w:val="ru-RU"/>
        </w:rPr>
        <w:fldChar w:fldCharType="separate"/>
      </w:r>
      <w:r w:rsidR="00666376" w:rsidRPr="00666376">
        <w:rPr>
          <w:rFonts w:cs="Times New Roman"/>
          <w:lang w:val="ru-RU"/>
        </w:rPr>
        <w:t>[68]</w:t>
      </w:r>
      <w:r w:rsidR="00666376">
        <w:rPr>
          <w:lang w:val="ru-RU"/>
        </w:rPr>
        <w:fldChar w:fldCharType="end"/>
      </w:r>
      <w:r w:rsidRPr="007A630F">
        <w:rPr>
          <w:lang w:val="ru-RU"/>
        </w:rPr>
        <w:t xml:space="preserve">. Этот комплекс ответственен за присоединение эпитопа к молекуле </w:t>
      </w:r>
      <w:r>
        <w:t>HLA</w:t>
      </w:r>
      <w:r w:rsidRPr="007A630F">
        <w:rPr>
          <w:lang w:val="ru-RU"/>
        </w:rPr>
        <w:t xml:space="preserve">. Комплекс не загружает в молекулу </w:t>
      </w:r>
      <w:r>
        <w:t>HLA</w:t>
      </w:r>
      <w:r w:rsidRPr="007A630F">
        <w:rPr>
          <w:lang w:val="ru-RU"/>
        </w:rPr>
        <w:t xml:space="preserve"> первый попавшийся пептид, а подбирает наиболее аффин</w:t>
      </w:r>
      <w:r w:rsidR="00F13542">
        <w:rPr>
          <w:lang w:val="ru-RU"/>
        </w:rPr>
        <w:t>н</w:t>
      </w:r>
      <w:r w:rsidRPr="007A630F">
        <w:rPr>
          <w:lang w:val="ru-RU"/>
        </w:rPr>
        <w:t xml:space="preserve">ый, удаляя </w:t>
      </w:r>
      <w:proofErr w:type="spellStart"/>
      <w:r w:rsidRPr="007A630F">
        <w:rPr>
          <w:lang w:val="ru-RU"/>
        </w:rPr>
        <w:t>низкоафи</w:t>
      </w:r>
      <w:r w:rsidR="00F13542">
        <w:rPr>
          <w:lang w:val="ru-RU"/>
        </w:rPr>
        <w:t>н</w:t>
      </w:r>
      <w:r w:rsidRPr="007A630F">
        <w:rPr>
          <w:lang w:val="ru-RU"/>
        </w:rPr>
        <w:t>ные</w:t>
      </w:r>
      <w:proofErr w:type="spellEnd"/>
      <w:r w:rsidRPr="007A630F">
        <w:rPr>
          <w:lang w:val="ru-RU"/>
        </w:rPr>
        <w:t>. Этот процесс называется пептидным корректированием</w:t>
      </w:r>
      <w:r w:rsidR="00A84A4B" w:rsidRPr="0075779D">
        <w:rPr>
          <w:lang w:val="ru-RU"/>
        </w:rPr>
        <w:t xml:space="preserve"> </w:t>
      </w:r>
      <w:r w:rsidR="00A84A4B">
        <w:fldChar w:fldCharType="begin"/>
      </w:r>
      <w:r w:rsidR="00A84A4B" w:rsidRPr="0075779D">
        <w:rPr>
          <w:lang w:val="ru-RU"/>
        </w:rPr>
        <w:instrText xml:space="preserve"> </w:instrText>
      </w:r>
      <w:r w:rsidR="00A84A4B">
        <w:instrText>ADDIN</w:instrText>
      </w:r>
      <w:r w:rsidR="00A84A4B" w:rsidRPr="0075779D">
        <w:rPr>
          <w:lang w:val="ru-RU"/>
        </w:rPr>
        <w:instrText xml:space="preserve"> </w:instrText>
      </w:r>
      <w:r w:rsidR="00A84A4B">
        <w:instrText>ZOTERO</w:instrText>
      </w:r>
      <w:r w:rsidR="00A84A4B" w:rsidRPr="0075779D">
        <w:rPr>
          <w:lang w:val="ru-RU"/>
        </w:rPr>
        <w:instrText>_</w:instrText>
      </w:r>
      <w:r w:rsidR="00A84A4B">
        <w:instrText>ITEM</w:instrText>
      </w:r>
      <w:r w:rsidR="00A84A4B" w:rsidRPr="0075779D">
        <w:rPr>
          <w:lang w:val="ru-RU"/>
        </w:rPr>
        <w:instrText xml:space="preserve"> </w:instrText>
      </w:r>
      <w:r w:rsidR="00A84A4B">
        <w:instrText>CSL</w:instrText>
      </w:r>
      <w:r w:rsidR="00A84A4B" w:rsidRPr="0075779D">
        <w:rPr>
          <w:lang w:val="ru-RU"/>
        </w:rPr>
        <w:instrText>_</w:instrText>
      </w:r>
      <w:r w:rsidR="00A84A4B">
        <w:instrText>CITATION</w:instrText>
      </w:r>
      <w:r w:rsidR="00A84A4B" w:rsidRPr="0075779D">
        <w:rPr>
          <w:lang w:val="ru-RU"/>
        </w:rPr>
        <w:instrText xml:space="preserve"> {"</w:instrText>
      </w:r>
      <w:r w:rsidR="00A84A4B">
        <w:instrText>citationID</w:instrText>
      </w:r>
      <w:r w:rsidR="00A84A4B" w:rsidRPr="0075779D">
        <w:rPr>
          <w:lang w:val="ru-RU"/>
        </w:rPr>
        <w:instrText>":"</w:instrText>
      </w:r>
      <w:r w:rsidR="00A84A4B">
        <w:instrText>oXHqDSm</w:instrText>
      </w:r>
      <w:r w:rsidR="00A84A4B" w:rsidRPr="0075779D">
        <w:rPr>
          <w:lang w:val="ru-RU"/>
        </w:rPr>
        <w:instrText>8","</w:instrText>
      </w:r>
      <w:r w:rsidR="00A84A4B">
        <w:instrText>properties</w:instrText>
      </w:r>
      <w:r w:rsidR="00A84A4B" w:rsidRPr="0075779D">
        <w:rPr>
          <w:lang w:val="ru-RU"/>
        </w:rPr>
        <w:instrText>":{"</w:instrText>
      </w:r>
      <w:r w:rsidR="00A84A4B">
        <w:instrText>formattedCitation</w:instrText>
      </w:r>
      <w:r w:rsidR="00A84A4B" w:rsidRPr="0075779D">
        <w:rPr>
          <w:lang w:val="ru-RU"/>
        </w:rPr>
        <w:instrText>":"[12]","</w:instrText>
      </w:r>
      <w:r w:rsidR="00A84A4B">
        <w:instrText>plainCitation</w:instrText>
      </w:r>
      <w:r w:rsidR="00A84A4B" w:rsidRPr="0075779D">
        <w:rPr>
          <w:lang w:val="ru-RU"/>
        </w:rPr>
        <w:instrText>":"[12]","</w:instrText>
      </w:r>
      <w:r w:rsidR="00A84A4B">
        <w:instrText>noteIndex</w:instrText>
      </w:r>
      <w:r w:rsidR="00A84A4B" w:rsidRPr="0075779D">
        <w:rPr>
          <w:lang w:val="ru-RU"/>
        </w:rPr>
        <w:instrText>":0},"</w:instrText>
      </w:r>
      <w:r w:rsidR="00A84A4B">
        <w:instrText>citationItems</w:instrText>
      </w:r>
      <w:r w:rsidR="00A84A4B" w:rsidRPr="0075779D">
        <w:rPr>
          <w:lang w:val="ru-RU"/>
        </w:rPr>
        <w:instrText>":[{"</w:instrText>
      </w:r>
      <w:r w:rsidR="00A84A4B">
        <w:instrText>id</w:instrText>
      </w:r>
      <w:r w:rsidR="00A84A4B" w:rsidRPr="0075779D">
        <w:rPr>
          <w:lang w:val="ru-RU"/>
        </w:rPr>
        <w:instrText>":406,"</w:instrText>
      </w:r>
      <w:r w:rsidR="00A84A4B">
        <w:instrText>uris</w:instrText>
      </w:r>
      <w:r w:rsidR="00A84A4B" w:rsidRPr="0075779D">
        <w:rPr>
          <w:lang w:val="ru-RU"/>
        </w:rPr>
        <w:instrText>":["</w:instrText>
      </w:r>
      <w:r w:rsidR="00A84A4B">
        <w:instrText>http</w:instrText>
      </w:r>
      <w:r w:rsidR="00A84A4B" w:rsidRPr="0075779D">
        <w:rPr>
          <w:lang w:val="ru-RU"/>
        </w:rPr>
        <w:instrText>://</w:instrText>
      </w:r>
      <w:r w:rsidR="00A84A4B">
        <w:instrText>zotero</w:instrText>
      </w:r>
      <w:r w:rsidR="00A84A4B" w:rsidRPr="0075779D">
        <w:rPr>
          <w:lang w:val="ru-RU"/>
        </w:rPr>
        <w:instrText>.</w:instrText>
      </w:r>
      <w:r w:rsidR="00A84A4B">
        <w:instrText>org</w:instrText>
      </w:r>
      <w:r w:rsidR="00A84A4B" w:rsidRPr="0075779D">
        <w:rPr>
          <w:lang w:val="ru-RU"/>
        </w:rPr>
        <w:instrText>/</w:instrText>
      </w:r>
      <w:r w:rsidR="00A84A4B">
        <w:instrText>users</w:instrText>
      </w:r>
      <w:r w:rsidR="00A84A4B" w:rsidRPr="0075779D">
        <w:rPr>
          <w:lang w:val="ru-RU"/>
        </w:rPr>
        <w:instrText>/10071278/</w:instrText>
      </w:r>
      <w:r w:rsidR="00A84A4B">
        <w:instrText>items</w:instrText>
      </w:r>
      <w:r w:rsidR="00A84A4B" w:rsidRPr="0075779D">
        <w:rPr>
          <w:lang w:val="ru-RU"/>
        </w:rPr>
        <w:instrText>/7</w:instrText>
      </w:r>
      <w:r w:rsidR="00A84A4B">
        <w:instrText>JMT</w:instrText>
      </w:r>
      <w:r w:rsidR="00A84A4B" w:rsidRPr="0075779D">
        <w:rPr>
          <w:lang w:val="ru-RU"/>
        </w:rPr>
        <w:instrText>9</w:instrText>
      </w:r>
      <w:r w:rsidR="00A84A4B">
        <w:instrText>W</w:instrText>
      </w:r>
      <w:r w:rsidR="00A84A4B" w:rsidRPr="0075779D">
        <w:rPr>
          <w:lang w:val="ru-RU"/>
        </w:rPr>
        <w:instrText>3</w:instrText>
      </w:r>
      <w:r w:rsidR="00A84A4B">
        <w:instrText>G</w:instrText>
      </w:r>
      <w:r w:rsidR="00A84A4B" w:rsidRPr="0075779D">
        <w:rPr>
          <w:lang w:val="ru-RU"/>
        </w:rPr>
        <w:instrText>"],"</w:instrText>
      </w:r>
      <w:r w:rsidR="00A84A4B">
        <w:instrText>itemData</w:instrText>
      </w:r>
      <w:r w:rsidR="00A84A4B" w:rsidRPr="0075779D">
        <w:rPr>
          <w:lang w:val="ru-RU"/>
        </w:rPr>
        <w:instrText>":{"</w:instrText>
      </w:r>
      <w:r w:rsidR="00A84A4B">
        <w:instrText>id</w:instrText>
      </w:r>
      <w:r w:rsidR="00A84A4B" w:rsidRPr="0075779D">
        <w:rPr>
          <w:lang w:val="ru-RU"/>
        </w:rPr>
        <w:instrText>":406,"</w:instrText>
      </w:r>
      <w:r w:rsidR="00A84A4B">
        <w:instrText>type</w:instrText>
      </w:r>
      <w:r w:rsidR="00A84A4B" w:rsidRPr="0075779D">
        <w:rPr>
          <w:lang w:val="ru-RU"/>
        </w:rPr>
        <w:instrText>":"</w:instrText>
      </w:r>
      <w:r w:rsidR="00A84A4B">
        <w:instrText>book</w:instrText>
      </w:r>
      <w:r w:rsidR="00A84A4B" w:rsidRPr="0075779D">
        <w:rPr>
          <w:lang w:val="ru-RU"/>
        </w:rPr>
        <w:instrText>","</w:instrText>
      </w:r>
      <w:r w:rsidR="00A84A4B">
        <w:instrText>edition</w:instrText>
      </w:r>
      <w:r w:rsidR="00A84A4B" w:rsidRPr="0075779D">
        <w:rPr>
          <w:lang w:val="ru-RU"/>
        </w:rPr>
        <w:instrText>":"9","</w:instrText>
      </w:r>
      <w:r w:rsidR="00A84A4B">
        <w:instrText>event</w:instrText>
      </w:r>
      <w:r w:rsidR="00A84A4B" w:rsidRPr="0075779D">
        <w:rPr>
          <w:lang w:val="ru-RU"/>
        </w:rPr>
        <w:instrText>-</w:instrText>
      </w:r>
      <w:r w:rsidR="00A84A4B">
        <w:instrText>place</w:instrText>
      </w:r>
      <w:r w:rsidR="00A84A4B" w:rsidRPr="0075779D">
        <w:rPr>
          <w:lang w:val="ru-RU"/>
        </w:rPr>
        <w:instrText>":"Москва","</w:instrText>
      </w:r>
      <w:r w:rsidR="00A84A4B">
        <w:instrText>ISBN</w:instrText>
      </w:r>
      <w:r w:rsidR="00A84A4B" w:rsidRPr="0075779D">
        <w:rPr>
          <w:lang w:val="ru-RU"/>
        </w:rPr>
        <w:instrText>":"978-5-98657-070-9","</w:instrText>
      </w:r>
      <w:r w:rsidR="00A84A4B">
        <w:instrText>language</w:instrText>
      </w:r>
      <w:r w:rsidR="00A84A4B" w:rsidRPr="0075779D">
        <w:rPr>
          <w:lang w:val="ru-RU"/>
        </w:rPr>
        <w:instrText>":"</w:instrText>
      </w:r>
      <w:r w:rsidR="00A84A4B">
        <w:instrText>ru</w:instrText>
      </w:r>
      <w:r w:rsidR="00A84A4B" w:rsidRPr="0075779D">
        <w:rPr>
          <w:lang w:val="ru-RU"/>
        </w:rPr>
        <w:instrText>","</w:instrText>
      </w:r>
      <w:r w:rsidR="00A84A4B">
        <w:instrText>number</w:instrText>
      </w:r>
      <w:r w:rsidR="00A84A4B" w:rsidRPr="0075779D">
        <w:rPr>
          <w:lang w:val="ru-RU"/>
        </w:rPr>
        <w:instrText>-</w:instrText>
      </w:r>
      <w:r w:rsidR="00A84A4B">
        <w:instrText>of</w:instrText>
      </w:r>
      <w:r w:rsidR="00A84A4B" w:rsidRPr="0075779D">
        <w:rPr>
          <w:lang w:val="ru-RU"/>
        </w:rPr>
        <w:instrText>-</w:instrText>
      </w:r>
      <w:r w:rsidR="00A84A4B">
        <w:instrText>pages</w:instrText>
      </w:r>
      <w:r w:rsidR="00A84A4B" w:rsidRPr="0075779D">
        <w:rPr>
          <w:lang w:val="ru-RU"/>
        </w:rPr>
        <w:instrText>":"1184","</w:instrText>
      </w:r>
      <w:r w:rsidR="00A84A4B">
        <w:instrText>publisher</w:instrText>
      </w:r>
      <w:r w:rsidR="00A84A4B" w:rsidRPr="0075779D">
        <w:rPr>
          <w:lang w:val="ru-RU"/>
        </w:rPr>
        <w:instrText>":"Логосфера","</w:instrText>
      </w:r>
      <w:r w:rsidR="00A84A4B">
        <w:instrText>publisher</w:instrText>
      </w:r>
      <w:r w:rsidR="00A84A4B" w:rsidRPr="0075779D">
        <w:rPr>
          <w:lang w:val="ru-RU"/>
        </w:rPr>
        <w:instrText>-</w:instrText>
      </w:r>
      <w:r w:rsidR="00A84A4B">
        <w:instrText>place</w:instrText>
      </w:r>
      <w:r w:rsidR="00A84A4B" w:rsidRPr="0075779D">
        <w:rPr>
          <w:lang w:val="ru-RU"/>
        </w:rPr>
        <w:instrText>":"Москва","</w:instrText>
      </w:r>
      <w:r w:rsidR="00A84A4B">
        <w:instrText>title</w:instrText>
      </w:r>
      <w:r w:rsidR="00A84A4B" w:rsidRPr="0075779D">
        <w:rPr>
          <w:lang w:val="ru-RU"/>
        </w:rPr>
        <w:instrText>":"Иммунобиология по Джанвею","</w:instrText>
      </w:r>
      <w:r w:rsidR="00A84A4B">
        <w:instrText>author</w:instrText>
      </w:r>
      <w:r w:rsidR="00A84A4B" w:rsidRPr="0075779D">
        <w:rPr>
          <w:lang w:val="ru-RU"/>
        </w:rPr>
        <w:instrText>":[{"</w:instrText>
      </w:r>
      <w:r w:rsidR="00A84A4B">
        <w:instrText>family</w:instrText>
      </w:r>
      <w:r w:rsidR="00A84A4B" w:rsidRPr="0075779D">
        <w:rPr>
          <w:lang w:val="ru-RU"/>
        </w:rPr>
        <w:instrText>":"Мерфи","</w:instrText>
      </w:r>
      <w:r w:rsidR="00A84A4B">
        <w:instrText>given</w:instrText>
      </w:r>
      <w:r w:rsidR="00A84A4B" w:rsidRPr="0075779D">
        <w:rPr>
          <w:lang w:val="ru-RU"/>
        </w:rPr>
        <w:instrText>":"К."},{"</w:instrText>
      </w:r>
      <w:r w:rsidR="00A84A4B">
        <w:instrText>family</w:instrText>
      </w:r>
      <w:r w:rsidR="00A84A4B" w:rsidRPr="0075779D">
        <w:rPr>
          <w:lang w:val="ru-RU"/>
        </w:rPr>
        <w:instrText>":"Уивер","</w:instrText>
      </w:r>
      <w:r w:rsidR="00A84A4B">
        <w:instrText>given</w:instrText>
      </w:r>
      <w:r w:rsidR="00A84A4B" w:rsidRPr="0075779D">
        <w:rPr>
          <w:lang w:val="ru-RU"/>
        </w:rPr>
        <w:instrText>":"К."}],"</w:instrText>
      </w:r>
      <w:r w:rsidR="00A84A4B">
        <w:instrText>issued</w:instrText>
      </w:r>
      <w:r w:rsidR="00A84A4B" w:rsidRPr="0075779D">
        <w:rPr>
          <w:lang w:val="ru-RU"/>
        </w:rPr>
        <w:instrText>":{"</w:instrText>
      </w:r>
      <w:r w:rsidR="00A84A4B">
        <w:instrText>date</w:instrText>
      </w:r>
      <w:r w:rsidR="00A84A4B" w:rsidRPr="0075779D">
        <w:rPr>
          <w:lang w:val="ru-RU"/>
        </w:rPr>
        <w:instrText>-</w:instrText>
      </w:r>
      <w:r w:rsidR="00A84A4B">
        <w:instrText>parts</w:instrText>
      </w:r>
      <w:r w:rsidR="00A84A4B" w:rsidRPr="0075779D">
        <w:rPr>
          <w:lang w:val="ru-RU"/>
        </w:rPr>
        <w:instrText>":[["2020"]]}}}],"</w:instrText>
      </w:r>
      <w:r w:rsidR="00A84A4B">
        <w:instrText>schema</w:instrText>
      </w:r>
      <w:r w:rsidR="00A84A4B" w:rsidRPr="0075779D">
        <w:rPr>
          <w:lang w:val="ru-RU"/>
        </w:rPr>
        <w:instrText>":"</w:instrText>
      </w:r>
      <w:r w:rsidR="00A84A4B">
        <w:instrText>https</w:instrText>
      </w:r>
      <w:r w:rsidR="00A84A4B" w:rsidRPr="0075779D">
        <w:rPr>
          <w:lang w:val="ru-RU"/>
        </w:rPr>
        <w:instrText>://</w:instrText>
      </w:r>
      <w:r w:rsidR="00A84A4B">
        <w:instrText>github</w:instrText>
      </w:r>
      <w:r w:rsidR="00A84A4B" w:rsidRPr="0075779D">
        <w:rPr>
          <w:lang w:val="ru-RU"/>
        </w:rPr>
        <w:instrText>.</w:instrText>
      </w:r>
      <w:r w:rsidR="00A84A4B">
        <w:instrText>com</w:instrText>
      </w:r>
      <w:r w:rsidR="00A84A4B" w:rsidRPr="0075779D">
        <w:rPr>
          <w:lang w:val="ru-RU"/>
        </w:rPr>
        <w:instrText>/</w:instrText>
      </w:r>
      <w:r w:rsidR="00A84A4B">
        <w:instrText>citation</w:instrText>
      </w:r>
      <w:r w:rsidR="00A84A4B" w:rsidRPr="0075779D">
        <w:rPr>
          <w:lang w:val="ru-RU"/>
        </w:rPr>
        <w:instrText>-</w:instrText>
      </w:r>
      <w:r w:rsidR="00A84A4B">
        <w:instrText>style</w:instrText>
      </w:r>
      <w:r w:rsidR="00A84A4B" w:rsidRPr="0075779D">
        <w:rPr>
          <w:lang w:val="ru-RU"/>
        </w:rPr>
        <w:instrText>-</w:instrText>
      </w:r>
      <w:r w:rsidR="00A84A4B">
        <w:instrText>language</w:instrText>
      </w:r>
      <w:r w:rsidR="00A84A4B" w:rsidRPr="0075779D">
        <w:rPr>
          <w:lang w:val="ru-RU"/>
        </w:rPr>
        <w:instrText>/</w:instrText>
      </w:r>
      <w:r w:rsidR="00A84A4B">
        <w:instrText>schema</w:instrText>
      </w:r>
      <w:r w:rsidR="00A84A4B" w:rsidRPr="0075779D">
        <w:rPr>
          <w:lang w:val="ru-RU"/>
        </w:rPr>
        <w:instrText>/</w:instrText>
      </w:r>
      <w:r w:rsidR="00A84A4B">
        <w:instrText>raw</w:instrText>
      </w:r>
      <w:r w:rsidR="00A84A4B" w:rsidRPr="0075779D">
        <w:rPr>
          <w:lang w:val="ru-RU"/>
        </w:rPr>
        <w:instrText>/</w:instrText>
      </w:r>
      <w:r w:rsidR="00A84A4B">
        <w:instrText>master</w:instrText>
      </w:r>
      <w:r w:rsidR="00A84A4B" w:rsidRPr="0075779D">
        <w:rPr>
          <w:lang w:val="ru-RU"/>
        </w:rPr>
        <w:instrText>/</w:instrText>
      </w:r>
      <w:r w:rsidR="00A84A4B">
        <w:instrText>csl</w:instrText>
      </w:r>
      <w:r w:rsidR="00A84A4B" w:rsidRPr="0075779D">
        <w:rPr>
          <w:lang w:val="ru-RU"/>
        </w:rPr>
        <w:instrText>-</w:instrText>
      </w:r>
      <w:r w:rsidR="00A84A4B">
        <w:instrText>citation</w:instrText>
      </w:r>
      <w:r w:rsidR="00A84A4B" w:rsidRPr="0075779D">
        <w:rPr>
          <w:lang w:val="ru-RU"/>
        </w:rPr>
        <w:instrText>.</w:instrText>
      </w:r>
      <w:r w:rsidR="00A84A4B">
        <w:instrText>json</w:instrText>
      </w:r>
      <w:r w:rsidR="00A84A4B" w:rsidRPr="0075779D">
        <w:rPr>
          <w:lang w:val="ru-RU"/>
        </w:rPr>
        <w:instrText xml:space="preserve">"} </w:instrText>
      </w:r>
      <w:r w:rsidR="00A84A4B">
        <w:fldChar w:fldCharType="separate"/>
      </w:r>
      <w:r w:rsidR="00A84A4B" w:rsidRPr="0075779D">
        <w:rPr>
          <w:rFonts w:cs="Times New Roman"/>
          <w:lang w:val="ru-RU"/>
        </w:rPr>
        <w:t>[12]</w:t>
      </w:r>
      <w:r w:rsidR="00A84A4B">
        <w:fldChar w:fldCharType="end"/>
      </w:r>
      <w:r w:rsidRPr="007A630F">
        <w:rPr>
          <w:lang w:val="ru-RU"/>
        </w:rPr>
        <w:t>. Кроме этого, в полости Э</w:t>
      </w:r>
      <w:r w:rsidR="00F13542">
        <w:rPr>
          <w:lang w:val="ru-RU"/>
        </w:rPr>
        <w:t>П</w:t>
      </w:r>
      <w:r w:rsidRPr="007A630F">
        <w:rPr>
          <w:lang w:val="ru-RU"/>
        </w:rPr>
        <w:t xml:space="preserve">Р есть специальные </w:t>
      </w:r>
      <w:proofErr w:type="spellStart"/>
      <w:r w:rsidRPr="007A630F">
        <w:rPr>
          <w:lang w:val="ru-RU"/>
        </w:rPr>
        <w:t>аминопептидазы</w:t>
      </w:r>
      <w:proofErr w:type="spellEnd"/>
      <w:r w:rsidRPr="007A630F">
        <w:rPr>
          <w:lang w:val="ru-RU"/>
        </w:rPr>
        <w:t>, ассоциированные с антигенным процессингом (</w:t>
      </w:r>
      <w:proofErr w:type="spellStart"/>
      <w:r>
        <w:t>endoplasmatic</w:t>
      </w:r>
      <w:proofErr w:type="spellEnd"/>
      <w:r w:rsidRPr="007A630F">
        <w:rPr>
          <w:lang w:val="ru-RU"/>
        </w:rPr>
        <w:t xml:space="preserve"> </w:t>
      </w:r>
      <w:r>
        <w:t>reticulum</w:t>
      </w:r>
      <w:r w:rsidRPr="007A630F">
        <w:rPr>
          <w:lang w:val="ru-RU"/>
        </w:rPr>
        <w:t xml:space="preserve"> </w:t>
      </w:r>
      <w:r>
        <w:t>aminopeptidase</w:t>
      </w:r>
      <w:r w:rsidRPr="007A630F">
        <w:rPr>
          <w:lang w:val="ru-RU"/>
        </w:rPr>
        <w:t xml:space="preserve"> </w:t>
      </w:r>
      <w:r>
        <w:t>associated</w:t>
      </w:r>
      <w:r w:rsidRPr="007A630F">
        <w:rPr>
          <w:lang w:val="ru-RU"/>
        </w:rPr>
        <w:t xml:space="preserve"> </w:t>
      </w:r>
      <w:r>
        <w:t>with</w:t>
      </w:r>
      <w:r w:rsidRPr="007A630F">
        <w:rPr>
          <w:lang w:val="ru-RU"/>
        </w:rPr>
        <w:t xml:space="preserve"> </w:t>
      </w:r>
      <w:r>
        <w:t>antigen</w:t>
      </w:r>
      <w:r w:rsidRPr="007A630F">
        <w:rPr>
          <w:lang w:val="ru-RU"/>
        </w:rPr>
        <w:t xml:space="preserve"> </w:t>
      </w:r>
      <w:r>
        <w:t>processing</w:t>
      </w:r>
      <w:r w:rsidRPr="007A630F">
        <w:rPr>
          <w:lang w:val="ru-RU"/>
        </w:rPr>
        <w:t xml:space="preserve">, </w:t>
      </w:r>
      <w:r>
        <w:t>ERAAP</w:t>
      </w:r>
      <w:r w:rsidRPr="007A630F">
        <w:rPr>
          <w:lang w:val="ru-RU"/>
        </w:rPr>
        <w:t xml:space="preserve">). Это два фермента, </w:t>
      </w:r>
      <w:r>
        <w:t>ERAP</w:t>
      </w:r>
      <w:r w:rsidRPr="007A630F">
        <w:rPr>
          <w:lang w:val="ru-RU"/>
        </w:rPr>
        <w:t xml:space="preserve">1 и </w:t>
      </w:r>
      <w:r>
        <w:t>ERAP</w:t>
      </w:r>
      <w:r w:rsidRPr="007A630F">
        <w:rPr>
          <w:lang w:val="ru-RU"/>
        </w:rPr>
        <w:t xml:space="preserve">2, которые представляют из цинковые протеазы с консервативным мотивом </w:t>
      </w:r>
      <w:r>
        <w:t>His</w:t>
      </w:r>
      <w:r w:rsidRPr="007A630F">
        <w:rPr>
          <w:lang w:val="ru-RU"/>
        </w:rPr>
        <w:t>-</w:t>
      </w:r>
      <w:r>
        <w:t>Glu</w:t>
      </w:r>
      <w:r w:rsidRPr="007A630F">
        <w:rPr>
          <w:lang w:val="ru-RU"/>
        </w:rPr>
        <w:t>-</w:t>
      </w:r>
      <w:r>
        <w:t>X</w:t>
      </w:r>
      <w:r w:rsidRPr="007A630F">
        <w:rPr>
          <w:lang w:val="ru-RU"/>
        </w:rPr>
        <w:t>-</w:t>
      </w:r>
      <w:r>
        <w:t>X</w:t>
      </w:r>
      <w:r w:rsidRPr="007A630F">
        <w:rPr>
          <w:lang w:val="ru-RU"/>
        </w:rPr>
        <w:t>-</w:t>
      </w:r>
      <w:r>
        <w:t>His</w:t>
      </w:r>
      <w:r w:rsidRPr="007A630F">
        <w:rPr>
          <w:lang w:val="ru-RU"/>
        </w:rPr>
        <w:t>-</w:t>
      </w:r>
      <w:r>
        <w:t>X</w:t>
      </w:r>
      <w:r w:rsidRPr="007A630F">
        <w:rPr>
          <w:lang w:val="ru-RU"/>
        </w:rPr>
        <w:t>18-</w:t>
      </w:r>
      <w:r>
        <w:t>Glu</w:t>
      </w:r>
      <w:r w:rsidRPr="007A630F">
        <w:rPr>
          <w:lang w:val="ru-RU"/>
        </w:rPr>
        <w:t xml:space="preserve">, которые также нарезают пептиды с </w:t>
      </w:r>
      <w:r>
        <w:t>N</w:t>
      </w:r>
      <w:r w:rsidRPr="007A630F">
        <w:rPr>
          <w:lang w:val="ru-RU"/>
        </w:rPr>
        <w:t>-конца</w:t>
      </w:r>
      <w:r w:rsidR="00A84A4B">
        <w:rPr>
          <w:lang w:val="ru-RU"/>
        </w:rPr>
        <w:t xml:space="preserve"> </w:t>
      </w:r>
      <w:r w:rsidR="00A84A4B">
        <w:rPr>
          <w:lang w:val="ru-RU"/>
        </w:rPr>
        <w:fldChar w:fldCharType="begin"/>
      </w:r>
      <w:r w:rsidR="00A84A4B">
        <w:rPr>
          <w:lang w:val="ru-RU"/>
        </w:rPr>
        <w:instrText xml:space="preserve"> ADDIN ZOTERO_ITEM CSL_CITATION {"citationID":"3ShwsQcW","properties":{"formattedCitation":"[69]","plainCitation":"[69]","noteIndex":0},"citationItems":[{"id":345,"uris":["http://zotero.org/users/10071278/items/83JCUPCB"],"itemData":{"id":345,"type":"article-journal","container-title":"Nature","DOI":"10.1038/nature01074","ISSN":"0028-0836, 1476-4687","issue":"6906","journalAbbreviation":"Nature","language":"en","page":"480-483","source":"DOI.org (Crossref)","title":"ERAAP customizes peptides for MHC class I molecules in the endoplasmic reticulum","volume":"419","author":[{"family":"Serwold","given":"Thomas"},{"family":"Gonzalez","given":"Federico"},{"family":"Kim","given":"Jennifer"},{"family":"Jacob","given":"Richard"},{"family":"Shastri","given":"Nilabh"}],"issued":{"date-parts":[["2002",10]]}}}],"schema":"https://github.com/citation-style-language/schema/raw/master/csl-citation.json"} </w:instrText>
      </w:r>
      <w:r w:rsidR="00A84A4B">
        <w:rPr>
          <w:lang w:val="ru-RU"/>
        </w:rPr>
        <w:fldChar w:fldCharType="separate"/>
      </w:r>
      <w:r w:rsidR="00A84A4B" w:rsidRPr="00A84A4B">
        <w:rPr>
          <w:rFonts w:cs="Times New Roman"/>
          <w:lang w:val="ru-RU"/>
        </w:rPr>
        <w:t>[69]</w:t>
      </w:r>
      <w:r w:rsidR="00A84A4B">
        <w:rPr>
          <w:lang w:val="ru-RU"/>
        </w:rPr>
        <w:fldChar w:fldCharType="end"/>
      </w:r>
      <w:r w:rsidRPr="007A630F">
        <w:rPr>
          <w:lang w:val="ru-RU"/>
        </w:rPr>
        <w:t xml:space="preserve">. Экспрессия этих ферментов увеличивается под действием </w:t>
      </w:r>
      <w:r>
        <w:t>IFN</w:t>
      </w:r>
      <w:r w:rsidRPr="007A630F">
        <w:rPr>
          <w:lang w:val="ru-RU"/>
        </w:rPr>
        <w:t>-</w:t>
      </w:r>
      <m:oMath>
        <m:r>
          <w:rPr>
            <w:rFonts w:ascii="Cambria Math" w:hAnsi="Cambria Math"/>
          </w:rPr>
          <m:t>γ</m:t>
        </m:r>
      </m:oMath>
      <w:r w:rsidR="00A84A4B" w:rsidRPr="0075779D">
        <w:rPr>
          <w:lang w:val="ru-RU"/>
        </w:rPr>
        <w:t xml:space="preserve"> </w:t>
      </w:r>
      <w:r w:rsidR="00A84A4B">
        <w:fldChar w:fldCharType="begin"/>
      </w:r>
      <w:r w:rsidR="00A84A4B" w:rsidRPr="0075779D">
        <w:rPr>
          <w:lang w:val="ru-RU"/>
        </w:rPr>
        <w:instrText xml:space="preserve"> </w:instrText>
      </w:r>
      <w:r w:rsidR="00A84A4B">
        <w:instrText>ADDIN</w:instrText>
      </w:r>
      <w:r w:rsidR="00A84A4B" w:rsidRPr="0075779D">
        <w:rPr>
          <w:lang w:val="ru-RU"/>
        </w:rPr>
        <w:instrText xml:space="preserve"> </w:instrText>
      </w:r>
      <w:r w:rsidR="00A84A4B">
        <w:instrText>ZOTERO</w:instrText>
      </w:r>
      <w:r w:rsidR="00A84A4B" w:rsidRPr="0075779D">
        <w:rPr>
          <w:lang w:val="ru-RU"/>
        </w:rPr>
        <w:instrText>_</w:instrText>
      </w:r>
      <w:r w:rsidR="00A84A4B">
        <w:instrText>ITEM</w:instrText>
      </w:r>
      <w:r w:rsidR="00A84A4B" w:rsidRPr="0075779D">
        <w:rPr>
          <w:lang w:val="ru-RU"/>
        </w:rPr>
        <w:instrText xml:space="preserve"> </w:instrText>
      </w:r>
      <w:r w:rsidR="00A84A4B">
        <w:instrText>CSL</w:instrText>
      </w:r>
      <w:r w:rsidR="00A84A4B" w:rsidRPr="0075779D">
        <w:rPr>
          <w:lang w:val="ru-RU"/>
        </w:rPr>
        <w:instrText>_</w:instrText>
      </w:r>
      <w:r w:rsidR="00A84A4B">
        <w:instrText>CITATION</w:instrText>
      </w:r>
      <w:r w:rsidR="00A84A4B" w:rsidRPr="0075779D">
        <w:rPr>
          <w:lang w:val="ru-RU"/>
        </w:rPr>
        <w:instrText xml:space="preserve"> {"</w:instrText>
      </w:r>
      <w:r w:rsidR="00A84A4B">
        <w:instrText>citationID</w:instrText>
      </w:r>
      <w:r w:rsidR="00A84A4B" w:rsidRPr="0075779D">
        <w:rPr>
          <w:lang w:val="ru-RU"/>
        </w:rPr>
        <w:instrText>":"</w:instrText>
      </w:r>
      <w:r w:rsidR="00A84A4B">
        <w:instrText>J</w:instrText>
      </w:r>
      <w:r w:rsidR="00A84A4B" w:rsidRPr="0075779D">
        <w:rPr>
          <w:lang w:val="ru-RU"/>
        </w:rPr>
        <w:instrText>5</w:instrText>
      </w:r>
      <w:r w:rsidR="00A84A4B">
        <w:instrText>O</w:instrText>
      </w:r>
      <w:r w:rsidR="00A84A4B" w:rsidRPr="0075779D">
        <w:rPr>
          <w:lang w:val="ru-RU"/>
        </w:rPr>
        <w:instrText>3</w:instrText>
      </w:r>
      <w:r w:rsidR="00A84A4B">
        <w:instrText>es</w:instrText>
      </w:r>
      <w:r w:rsidR="00A84A4B" w:rsidRPr="0075779D">
        <w:rPr>
          <w:lang w:val="ru-RU"/>
        </w:rPr>
        <w:instrText>8</w:instrText>
      </w:r>
      <w:r w:rsidR="00A84A4B">
        <w:instrText>k</w:instrText>
      </w:r>
      <w:r w:rsidR="00A84A4B" w:rsidRPr="0075779D">
        <w:rPr>
          <w:lang w:val="ru-RU"/>
        </w:rPr>
        <w:instrText>","</w:instrText>
      </w:r>
      <w:r w:rsidR="00A84A4B">
        <w:instrText>properties</w:instrText>
      </w:r>
      <w:r w:rsidR="00A84A4B" w:rsidRPr="0075779D">
        <w:rPr>
          <w:lang w:val="ru-RU"/>
        </w:rPr>
        <w:instrText>":{"</w:instrText>
      </w:r>
      <w:r w:rsidR="00A84A4B">
        <w:instrText>formattedCitation</w:instrText>
      </w:r>
      <w:r w:rsidR="00A84A4B" w:rsidRPr="0075779D">
        <w:rPr>
          <w:lang w:val="ru-RU"/>
        </w:rPr>
        <w:instrText>":"[69]","</w:instrText>
      </w:r>
      <w:r w:rsidR="00A84A4B">
        <w:instrText>plainCitation</w:instrText>
      </w:r>
      <w:r w:rsidR="00A84A4B" w:rsidRPr="0075779D">
        <w:rPr>
          <w:lang w:val="ru-RU"/>
        </w:rPr>
        <w:instrText>":"[69]","</w:instrText>
      </w:r>
      <w:r w:rsidR="00A84A4B">
        <w:instrText>noteIndex</w:instrText>
      </w:r>
      <w:r w:rsidR="00A84A4B" w:rsidRPr="0075779D">
        <w:rPr>
          <w:lang w:val="ru-RU"/>
        </w:rPr>
        <w:instrText>":0},"</w:instrText>
      </w:r>
      <w:r w:rsidR="00A84A4B">
        <w:instrText>citationItems</w:instrText>
      </w:r>
      <w:r w:rsidR="00A84A4B" w:rsidRPr="0075779D">
        <w:rPr>
          <w:lang w:val="ru-RU"/>
        </w:rPr>
        <w:instrText>":[{"</w:instrText>
      </w:r>
      <w:r w:rsidR="00A84A4B">
        <w:instrText>id</w:instrText>
      </w:r>
      <w:r w:rsidR="00A84A4B" w:rsidRPr="0075779D">
        <w:rPr>
          <w:lang w:val="ru-RU"/>
        </w:rPr>
        <w:instrText>":345,"</w:instrText>
      </w:r>
      <w:r w:rsidR="00A84A4B">
        <w:instrText>uris</w:instrText>
      </w:r>
      <w:r w:rsidR="00A84A4B" w:rsidRPr="0075779D">
        <w:rPr>
          <w:lang w:val="ru-RU"/>
        </w:rPr>
        <w:instrText>":["</w:instrText>
      </w:r>
      <w:r w:rsidR="00A84A4B">
        <w:instrText>http</w:instrText>
      </w:r>
      <w:r w:rsidR="00A84A4B" w:rsidRPr="0075779D">
        <w:rPr>
          <w:lang w:val="ru-RU"/>
        </w:rPr>
        <w:instrText>://</w:instrText>
      </w:r>
      <w:r w:rsidR="00A84A4B">
        <w:instrText>zotero</w:instrText>
      </w:r>
      <w:r w:rsidR="00A84A4B" w:rsidRPr="0075779D">
        <w:rPr>
          <w:lang w:val="ru-RU"/>
        </w:rPr>
        <w:instrText>.</w:instrText>
      </w:r>
      <w:r w:rsidR="00A84A4B">
        <w:instrText>org</w:instrText>
      </w:r>
      <w:r w:rsidR="00A84A4B" w:rsidRPr="0075779D">
        <w:rPr>
          <w:lang w:val="ru-RU"/>
        </w:rPr>
        <w:instrText>/</w:instrText>
      </w:r>
      <w:r w:rsidR="00A84A4B">
        <w:instrText>users</w:instrText>
      </w:r>
      <w:r w:rsidR="00A84A4B" w:rsidRPr="0075779D">
        <w:rPr>
          <w:lang w:val="ru-RU"/>
        </w:rPr>
        <w:instrText>/10071278/</w:instrText>
      </w:r>
      <w:r w:rsidR="00A84A4B">
        <w:instrText>items</w:instrText>
      </w:r>
      <w:r w:rsidR="00A84A4B" w:rsidRPr="0075779D">
        <w:rPr>
          <w:lang w:val="ru-RU"/>
        </w:rPr>
        <w:instrText>/83</w:instrText>
      </w:r>
      <w:r w:rsidR="00A84A4B">
        <w:instrText>JCUPCB</w:instrText>
      </w:r>
      <w:r w:rsidR="00A84A4B" w:rsidRPr="0075779D">
        <w:rPr>
          <w:lang w:val="ru-RU"/>
        </w:rPr>
        <w:instrText>"],"</w:instrText>
      </w:r>
      <w:r w:rsidR="00A84A4B">
        <w:instrText>itemData</w:instrText>
      </w:r>
      <w:r w:rsidR="00A84A4B" w:rsidRPr="0075779D">
        <w:rPr>
          <w:lang w:val="ru-RU"/>
        </w:rPr>
        <w:instrText>":{"</w:instrText>
      </w:r>
      <w:r w:rsidR="00A84A4B">
        <w:instrText>id</w:instrText>
      </w:r>
      <w:r w:rsidR="00A84A4B" w:rsidRPr="0075779D">
        <w:rPr>
          <w:lang w:val="ru-RU"/>
        </w:rPr>
        <w:instrText>":345,"</w:instrText>
      </w:r>
      <w:r w:rsidR="00A84A4B">
        <w:instrText>type</w:instrText>
      </w:r>
      <w:r w:rsidR="00A84A4B" w:rsidRPr="0075779D">
        <w:rPr>
          <w:lang w:val="ru-RU"/>
        </w:rPr>
        <w:instrText>":"</w:instrText>
      </w:r>
      <w:r w:rsidR="00A84A4B">
        <w:instrText>article</w:instrText>
      </w:r>
      <w:r w:rsidR="00A84A4B" w:rsidRPr="0075779D">
        <w:rPr>
          <w:lang w:val="ru-RU"/>
        </w:rPr>
        <w:instrText>-</w:instrText>
      </w:r>
      <w:r w:rsidR="00A84A4B">
        <w:instrText>journal</w:instrText>
      </w:r>
      <w:r w:rsidR="00A84A4B" w:rsidRPr="0075779D">
        <w:rPr>
          <w:lang w:val="ru-RU"/>
        </w:rPr>
        <w:instrText>","</w:instrText>
      </w:r>
      <w:r w:rsidR="00A84A4B">
        <w:instrText>container</w:instrText>
      </w:r>
      <w:r w:rsidR="00A84A4B" w:rsidRPr="0075779D">
        <w:rPr>
          <w:lang w:val="ru-RU"/>
        </w:rPr>
        <w:instrText>-</w:instrText>
      </w:r>
      <w:r w:rsidR="00A84A4B">
        <w:instrText>title</w:instrText>
      </w:r>
      <w:r w:rsidR="00A84A4B" w:rsidRPr="0075779D">
        <w:rPr>
          <w:lang w:val="ru-RU"/>
        </w:rPr>
        <w:instrText>":"</w:instrText>
      </w:r>
      <w:r w:rsidR="00A84A4B">
        <w:instrText>Nature</w:instrText>
      </w:r>
      <w:r w:rsidR="00A84A4B" w:rsidRPr="0075779D">
        <w:rPr>
          <w:lang w:val="ru-RU"/>
        </w:rPr>
        <w:instrText>","</w:instrText>
      </w:r>
      <w:r w:rsidR="00A84A4B">
        <w:instrText>DOI</w:instrText>
      </w:r>
      <w:r w:rsidR="00A84A4B" w:rsidRPr="0075779D">
        <w:rPr>
          <w:lang w:val="ru-RU"/>
        </w:rPr>
        <w:instrText>":"10.1038/</w:instrText>
      </w:r>
      <w:r w:rsidR="00A84A4B">
        <w:instrText>nature</w:instrText>
      </w:r>
      <w:r w:rsidR="00A84A4B" w:rsidRPr="0075779D">
        <w:rPr>
          <w:lang w:val="ru-RU"/>
        </w:rPr>
        <w:instrText>01074","</w:instrText>
      </w:r>
      <w:r w:rsidR="00A84A4B">
        <w:instrText>ISSN</w:instrText>
      </w:r>
      <w:r w:rsidR="00A84A4B" w:rsidRPr="0075779D">
        <w:rPr>
          <w:lang w:val="ru-RU"/>
        </w:rPr>
        <w:instrText>":"0028-0836, 1476-4687","</w:instrText>
      </w:r>
      <w:r w:rsidR="00A84A4B">
        <w:instrText>issue</w:instrText>
      </w:r>
      <w:r w:rsidR="00A84A4B" w:rsidRPr="0075779D">
        <w:rPr>
          <w:lang w:val="ru-RU"/>
        </w:rPr>
        <w:instrText>":"6906","</w:instrText>
      </w:r>
      <w:r w:rsidR="00A84A4B">
        <w:instrText>journalAbbreviation</w:instrText>
      </w:r>
      <w:r w:rsidR="00A84A4B" w:rsidRPr="0075779D">
        <w:rPr>
          <w:lang w:val="ru-RU"/>
        </w:rPr>
        <w:instrText>":"</w:instrText>
      </w:r>
      <w:r w:rsidR="00A84A4B">
        <w:instrText>Nature</w:instrText>
      </w:r>
      <w:r w:rsidR="00A84A4B" w:rsidRPr="0075779D">
        <w:rPr>
          <w:lang w:val="ru-RU"/>
        </w:rPr>
        <w:instrText>","</w:instrText>
      </w:r>
      <w:r w:rsidR="00A84A4B">
        <w:instrText>language</w:instrText>
      </w:r>
      <w:r w:rsidR="00A84A4B" w:rsidRPr="0075779D">
        <w:rPr>
          <w:lang w:val="ru-RU"/>
        </w:rPr>
        <w:instrText>":"</w:instrText>
      </w:r>
      <w:r w:rsidR="00A84A4B">
        <w:instrText>en</w:instrText>
      </w:r>
      <w:r w:rsidR="00A84A4B" w:rsidRPr="0075779D">
        <w:rPr>
          <w:lang w:val="ru-RU"/>
        </w:rPr>
        <w:instrText>","</w:instrText>
      </w:r>
      <w:r w:rsidR="00A84A4B">
        <w:instrText>page</w:instrText>
      </w:r>
      <w:r w:rsidR="00A84A4B" w:rsidRPr="0075779D">
        <w:rPr>
          <w:lang w:val="ru-RU"/>
        </w:rPr>
        <w:instrText>":"480-483","</w:instrText>
      </w:r>
      <w:r w:rsidR="00A84A4B">
        <w:instrText>source</w:instrText>
      </w:r>
      <w:r w:rsidR="00A84A4B" w:rsidRPr="0075779D">
        <w:rPr>
          <w:lang w:val="ru-RU"/>
        </w:rPr>
        <w:instrText>":"</w:instrText>
      </w:r>
      <w:r w:rsidR="00A84A4B">
        <w:instrText>DOI</w:instrText>
      </w:r>
      <w:r w:rsidR="00A84A4B" w:rsidRPr="0075779D">
        <w:rPr>
          <w:lang w:val="ru-RU"/>
        </w:rPr>
        <w:instrText>.</w:instrText>
      </w:r>
      <w:r w:rsidR="00A84A4B">
        <w:instrText>org</w:instrText>
      </w:r>
      <w:r w:rsidR="00A84A4B" w:rsidRPr="0075779D">
        <w:rPr>
          <w:lang w:val="ru-RU"/>
        </w:rPr>
        <w:instrText xml:space="preserve"> (</w:instrText>
      </w:r>
      <w:r w:rsidR="00A84A4B">
        <w:instrText>Crossref</w:instrText>
      </w:r>
      <w:r w:rsidR="00A84A4B" w:rsidRPr="0075779D">
        <w:rPr>
          <w:lang w:val="ru-RU"/>
        </w:rPr>
        <w:instrText>)","</w:instrText>
      </w:r>
      <w:r w:rsidR="00A84A4B">
        <w:instrText>title</w:instrText>
      </w:r>
      <w:r w:rsidR="00A84A4B" w:rsidRPr="0075779D">
        <w:rPr>
          <w:lang w:val="ru-RU"/>
        </w:rPr>
        <w:instrText>":"</w:instrText>
      </w:r>
      <w:r w:rsidR="00A84A4B">
        <w:instrText>ERAAP</w:instrText>
      </w:r>
      <w:r w:rsidR="00A84A4B" w:rsidRPr="0075779D">
        <w:rPr>
          <w:lang w:val="ru-RU"/>
        </w:rPr>
        <w:instrText xml:space="preserve"> </w:instrText>
      </w:r>
      <w:r w:rsidR="00A84A4B">
        <w:instrText>customizes</w:instrText>
      </w:r>
      <w:r w:rsidR="00A84A4B" w:rsidRPr="0075779D">
        <w:rPr>
          <w:lang w:val="ru-RU"/>
        </w:rPr>
        <w:instrText xml:space="preserve"> </w:instrText>
      </w:r>
      <w:r w:rsidR="00A84A4B">
        <w:instrText>peptides</w:instrText>
      </w:r>
      <w:r w:rsidR="00A84A4B" w:rsidRPr="0075779D">
        <w:rPr>
          <w:lang w:val="ru-RU"/>
        </w:rPr>
        <w:instrText xml:space="preserve"> </w:instrText>
      </w:r>
      <w:r w:rsidR="00A84A4B">
        <w:instrText>for</w:instrText>
      </w:r>
      <w:r w:rsidR="00A84A4B" w:rsidRPr="0075779D">
        <w:rPr>
          <w:lang w:val="ru-RU"/>
        </w:rPr>
        <w:instrText xml:space="preserve"> </w:instrText>
      </w:r>
      <w:r w:rsidR="00A84A4B">
        <w:instrText>MHC</w:instrText>
      </w:r>
      <w:r w:rsidR="00A84A4B" w:rsidRPr="0075779D">
        <w:rPr>
          <w:lang w:val="ru-RU"/>
        </w:rPr>
        <w:instrText xml:space="preserve"> </w:instrText>
      </w:r>
      <w:r w:rsidR="00A84A4B">
        <w:instrText>class</w:instrText>
      </w:r>
      <w:r w:rsidR="00A84A4B" w:rsidRPr="0075779D">
        <w:rPr>
          <w:lang w:val="ru-RU"/>
        </w:rPr>
        <w:instrText xml:space="preserve"> </w:instrText>
      </w:r>
      <w:r w:rsidR="00A84A4B">
        <w:instrText>I</w:instrText>
      </w:r>
      <w:r w:rsidR="00A84A4B" w:rsidRPr="0075779D">
        <w:rPr>
          <w:lang w:val="ru-RU"/>
        </w:rPr>
        <w:instrText xml:space="preserve"> </w:instrText>
      </w:r>
      <w:r w:rsidR="00A84A4B">
        <w:instrText>molecules</w:instrText>
      </w:r>
      <w:r w:rsidR="00A84A4B" w:rsidRPr="0075779D">
        <w:rPr>
          <w:lang w:val="ru-RU"/>
        </w:rPr>
        <w:instrText xml:space="preserve"> </w:instrText>
      </w:r>
      <w:r w:rsidR="00A84A4B">
        <w:instrText>in</w:instrText>
      </w:r>
      <w:r w:rsidR="00A84A4B" w:rsidRPr="0075779D">
        <w:rPr>
          <w:lang w:val="ru-RU"/>
        </w:rPr>
        <w:instrText xml:space="preserve"> </w:instrText>
      </w:r>
      <w:r w:rsidR="00A84A4B">
        <w:instrText>the</w:instrText>
      </w:r>
      <w:r w:rsidR="00A84A4B" w:rsidRPr="0075779D">
        <w:rPr>
          <w:lang w:val="ru-RU"/>
        </w:rPr>
        <w:instrText xml:space="preserve"> </w:instrText>
      </w:r>
      <w:r w:rsidR="00A84A4B">
        <w:instrText>endoplasmic</w:instrText>
      </w:r>
      <w:r w:rsidR="00A84A4B" w:rsidRPr="0075779D">
        <w:rPr>
          <w:lang w:val="ru-RU"/>
        </w:rPr>
        <w:instrText xml:space="preserve"> </w:instrText>
      </w:r>
      <w:r w:rsidR="00A84A4B">
        <w:instrText>reticulum</w:instrText>
      </w:r>
      <w:r w:rsidR="00A84A4B" w:rsidRPr="0075779D">
        <w:rPr>
          <w:lang w:val="ru-RU"/>
        </w:rPr>
        <w:instrText>","</w:instrText>
      </w:r>
      <w:r w:rsidR="00A84A4B">
        <w:instrText>volume</w:instrText>
      </w:r>
      <w:r w:rsidR="00A84A4B" w:rsidRPr="0075779D">
        <w:rPr>
          <w:lang w:val="ru-RU"/>
        </w:rPr>
        <w:instrText>":"419","</w:instrText>
      </w:r>
      <w:r w:rsidR="00A84A4B">
        <w:instrText>author</w:instrText>
      </w:r>
      <w:r w:rsidR="00A84A4B" w:rsidRPr="0075779D">
        <w:rPr>
          <w:lang w:val="ru-RU"/>
        </w:rPr>
        <w:instrText>":[{"</w:instrText>
      </w:r>
      <w:r w:rsidR="00A84A4B">
        <w:instrText>family</w:instrText>
      </w:r>
      <w:r w:rsidR="00A84A4B" w:rsidRPr="0075779D">
        <w:rPr>
          <w:lang w:val="ru-RU"/>
        </w:rPr>
        <w:instrText>":"</w:instrText>
      </w:r>
      <w:r w:rsidR="00A84A4B">
        <w:instrText>Serwold</w:instrText>
      </w:r>
      <w:r w:rsidR="00A84A4B" w:rsidRPr="0075779D">
        <w:rPr>
          <w:lang w:val="ru-RU"/>
        </w:rPr>
        <w:instrText>","</w:instrText>
      </w:r>
      <w:r w:rsidR="00A84A4B">
        <w:instrText>given</w:instrText>
      </w:r>
      <w:r w:rsidR="00A84A4B" w:rsidRPr="0075779D">
        <w:rPr>
          <w:lang w:val="ru-RU"/>
        </w:rPr>
        <w:instrText>":"</w:instrText>
      </w:r>
      <w:r w:rsidR="00A84A4B">
        <w:instrText>Thomas</w:instrText>
      </w:r>
      <w:r w:rsidR="00A84A4B" w:rsidRPr="0075779D">
        <w:rPr>
          <w:lang w:val="ru-RU"/>
        </w:rPr>
        <w:instrText>"},{"</w:instrText>
      </w:r>
      <w:r w:rsidR="00A84A4B">
        <w:instrText>family</w:instrText>
      </w:r>
      <w:r w:rsidR="00A84A4B" w:rsidRPr="0075779D">
        <w:rPr>
          <w:lang w:val="ru-RU"/>
        </w:rPr>
        <w:instrText>":"</w:instrText>
      </w:r>
      <w:r w:rsidR="00A84A4B">
        <w:instrText>Gonzalez</w:instrText>
      </w:r>
      <w:r w:rsidR="00A84A4B" w:rsidRPr="0075779D">
        <w:rPr>
          <w:lang w:val="ru-RU"/>
        </w:rPr>
        <w:instrText>","</w:instrText>
      </w:r>
      <w:r w:rsidR="00A84A4B">
        <w:instrText>given</w:instrText>
      </w:r>
      <w:r w:rsidR="00A84A4B" w:rsidRPr="0075779D">
        <w:rPr>
          <w:lang w:val="ru-RU"/>
        </w:rPr>
        <w:instrText>":"</w:instrText>
      </w:r>
      <w:r w:rsidR="00A84A4B">
        <w:instrText>Federico</w:instrText>
      </w:r>
      <w:r w:rsidR="00A84A4B" w:rsidRPr="0075779D">
        <w:rPr>
          <w:lang w:val="ru-RU"/>
        </w:rPr>
        <w:instrText>"},{"</w:instrText>
      </w:r>
      <w:r w:rsidR="00A84A4B">
        <w:instrText>family</w:instrText>
      </w:r>
      <w:r w:rsidR="00A84A4B" w:rsidRPr="0075779D">
        <w:rPr>
          <w:lang w:val="ru-RU"/>
        </w:rPr>
        <w:instrText>":"</w:instrText>
      </w:r>
      <w:r w:rsidR="00A84A4B">
        <w:instrText>Kim</w:instrText>
      </w:r>
      <w:r w:rsidR="00A84A4B" w:rsidRPr="0075779D">
        <w:rPr>
          <w:lang w:val="ru-RU"/>
        </w:rPr>
        <w:instrText>","</w:instrText>
      </w:r>
      <w:r w:rsidR="00A84A4B">
        <w:instrText>given</w:instrText>
      </w:r>
      <w:r w:rsidR="00A84A4B" w:rsidRPr="0075779D">
        <w:rPr>
          <w:lang w:val="ru-RU"/>
        </w:rPr>
        <w:instrText>":"</w:instrText>
      </w:r>
      <w:r w:rsidR="00A84A4B">
        <w:instrText>Jennifer</w:instrText>
      </w:r>
      <w:r w:rsidR="00A84A4B" w:rsidRPr="0075779D">
        <w:rPr>
          <w:lang w:val="ru-RU"/>
        </w:rPr>
        <w:instrText>"},{"</w:instrText>
      </w:r>
      <w:r w:rsidR="00A84A4B">
        <w:instrText>family</w:instrText>
      </w:r>
      <w:r w:rsidR="00A84A4B" w:rsidRPr="0075779D">
        <w:rPr>
          <w:lang w:val="ru-RU"/>
        </w:rPr>
        <w:instrText>":"</w:instrText>
      </w:r>
      <w:r w:rsidR="00A84A4B">
        <w:instrText>Jacob</w:instrText>
      </w:r>
      <w:r w:rsidR="00A84A4B" w:rsidRPr="0075779D">
        <w:rPr>
          <w:lang w:val="ru-RU"/>
        </w:rPr>
        <w:instrText>","</w:instrText>
      </w:r>
      <w:r w:rsidR="00A84A4B">
        <w:instrText>given</w:instrText>
      </w:r>
      <w:r w:rsidR="00A84A4B" w:rsidRPr="0075779D">
        <w:rPr>
          <w:lang w:val="ru-RU"/>
        </w:rPr>
        <w:instrText>":"</w:instrText>
      </w:r>
      <w:r w:rsidR="00A84A4B">
        <w:instrText>Richard</w:instrText>
      </w:r>
      <w:r w:rsidR="00A84A4B" w:rsidRPr="0075779D">
        <w:rPr>
          <w:lang w:val="ru-RU"/>
        </w:rPr>
        <w:instrText>"},{"</w:instrText>
      </w:r>
      <w:r w:rsidR="00A84A4B">
        <w:instrText>family</w:instrText>
      </w:r>
      <w:r w:rsidR="00A84A4B" w:rsidRPr="0075779D">
        <w:rPr>
          <w:lang w:val="ru-RU"/>
        </w:rPr>
        <w:instrText>":"</w:instrText>
      </w:r>
      <w:r w:rsidR="00A84A4B">
        <w:instrText>Shastri</w:instrText>
      </w:r>
      <w:r w:rsidR="00A84A4B" w:rsidRPr="0075779D">
        <w:rPr>
          <w:lang w:val="ru-RU"/>
        </w:rPr>
        <w:instrText>","</w:instrText>
      </w:r>
      <w:r w:rsidR="00A84A4B">
        <w:instrText>given</w:instrText>
      </w:r>
      <w:r w:rsidR="00A84A4B" w:rsidRPr="0075779D">
        <w:rPr>
          <w:lang w:val="ru-RU"/>
        </w:rPr>
        <w:instrText>":"</w:instrText>
      </w:r>
      <w:r w:rsidR="00A84A4B">
        <w:instrText>Nilabh</w:instrText>
      </w:r>
      <w:r w:rsidR="00A84A4B" w:rsidRPr="0075779D">
        <w:rPr>
          <w:lang w:val="ru-RU"/>
        </w:rPr>
        <w:instrText>"}],"</w:instrText>
      </w:r>
      <w:r w:rsidR="00A84A4B">
        <w:instrText>issued</w:instrText>
      </w:r>
      <w:r w:rsidR="00A84A4B" w:rsidRPr="0075779D">
        <w:rPr>
          <w:lang w:val="ru-RU"/>
        </w:rPr>
        <w:instrText>":{"</w:instrText>
      </w:r>
      <w:r w:rsidR="00A84A4B">
        <w:instrText>date</w:instrText>
      </w:r>
      <w:r w:rsidR="00A84A4B" w:rsidRPr="0075779D">
        <w:rPr>
          <w:lang w:val="ru-RU"/>
        </w:rPr>
        <w:instrText>-</w:instrText>
      </w:r>
      <w:r w:rsidR="00A84A4B">
        <w:instrText>parts</w:instrText>
      </w:r>
      <w:r w:rsidR="00A84A4B" w:rsidRPr="0075779D">
        <w:rPr>
          <w:lang w:val="ru-RU"/>
        </w:rPr>
        <w:instrText>":[["2002",10]]}}}],"</w:instrText>
      </w:r>
      <w:r w:rsidR="00A84A4B">
        <w:instrText>schema</w:instrText>
      </w:r>
      <w:r w:rsidR="00A84A4B" w:rsidRPr="0075779D">
        <w:rPr>
          <w:lang w:val="ru-RU"/>
        </w:rPr>
        <w:instrText>":"</w:instrText>
      </w:r>
      <w:r w:rsidR="00A84A4B">
        <w:instrText>https</w:instrText>
      </w:r>
      <w:r w:rsidR="00A84A4B" w:rsidRPr="0075779D">
        <w:rPr>
          <w:lang w:val="ru-RU"/>
        </w:rPr>
        <w:instrText>://</w:instrText>
      </w:r>
      <w:r w:rsidR="00A84A4B">
        <w:instrText>github</w:instrText>
      </w:r>
      <w:r w:rsidR="00A84A4B" w:rsidRPr="0075779D">
        <w:rPr>
          <w:lang w:val="ru-RU"/>
        </w:rPr>
        <w:instrText>.</w:instrText>
      </w:r>
      <w:r w:rsidR="00A84A4B">
        <w:instrText>com</w:instrText>
      </w:r>
      <w:r w:rsidR="00A84A4B" w:rsidRPr="0075779D">
        <w:rPr>
          <w:lang w:val="ru-RU"/>
        </w:rPr>
        <w:instrText>/</w:instrText>
      </w:r>
      <w:r w:rsidR="00A84A4B">
        <w:instrText>citation</w:instrText>
      </w:r>
      <w:r w:rsidR="00A84A4B" w:rsidRPr="0075779D">
        <w:rPr>
          <w:lang w:val="ru-RU"/>
        </w:rPr>
        <w:instrText>-</w:instrText>
      </w:r>
      <w:r w:rsidR="00A84A4B">
        <w:instrText>style</w:instrText>
      </w:r>
      <w:r w:rsidR="00A84A4B" w:rsidRPr="0075779D">
        <w:rPr>
          <w:lang w:val="ru-RU"/>
        </w:rPr>
        <w:instrText>-</w:instrText>
      </w:r>
      <w:r w:rsidR="00A84A4B">
        <w:instrText>language</w:instrText>
      </w:r>
      <w:r w:rsidR="00A84A4B" w:rsidRPr="0075779D">
        <w:rPr>
          <w:lang w:val="ru-RU"/>
        </w:rPr>
        <w:instrText>/</w:instrText>
      </w:r>
      <w:r w:rsidR="00A84A4B">
        <w:instrText>schema</w:instrText>
      </w:r>
      <w:r w:rsidR="00A84A4B" w:rsidRPr="0075779D">
        <w:rPr>
          <w:lang w:val="ru-RU"/>
        </w:rPr>
        <w:instrText>/</w:instrText>
      </w:r>
      <w:r w:rsidR="00A84A4B">
        <w:instrText>raw</w:instrText>
      </w:r>
      <w:r w:rsidR="00A84A4B" w:rsidRPr="0075779D">
        <w:rPr>
          <w:lang w:val="ru-RU"/>
        </w:rPr>
        <w:instrText>/</w:instrText>
      </w:r>
      <w:r w:rsidR="00A84A4B">
        <w:instrText>master</w:instrText>
      </w:r>
      <w:r w:rsidR="00A84A4B" w:rsidRPr="0075779D">
        <w:rPr>
          <w:lang w:val="ru-RU"/>
        </w:rPr>
        <w:instrText>/</w:instrText>
      </w:r>
      <w:r w:rsidR="00A84A4B">
        <w:instrText>csl</w:instrText>
      </w:r>
      <w:r w:rsidR="00A84A4B" w:rsidRPr="0075779D">
        <w:rPr>
          <w:lang w:val="ru-RU"/>
        </w:rPr>
        <w:instrText>-</w:instrText>
      </w:r>
      <w:r w:rsidR="00A84A4B">
        <w:instrText>citation</w:instrText>
      </w:r>
      <w:r w:rsidR="00A84A4B" w:rsidRPr="0075779D">
        <w:rPr>
          <w:lang w:val="ru-RU"/>
        </w:rPr>
        <w:instrText>.</w:instrText>
      </w:r>
      <w:r w:rsidR="00A84A4B">
        <w:instrText>json</w:instrText>
      </w:r>
      <w:r w:rsidR="00A84A4B" w:rsidRPr="0075779D">
        <w:rPr>
          <w:lang w:val="ru-RU"/>
        </w:rPr>
        <w:instrText xml:space="preserve">"} </w:instrText>
      </w:r>
      <w:r w:rsidR="00A84A4B">
        <w:fldChar w:fldCharType="separate"/>
      </w:r>
      <w:r w:rsidR="00A84A4B" w:rsidRPr="0075779D">
        <w:rPr>
          <w:rFonts w:cs="Times New Roman"/>
          <w:lang w:val="ru-RU"/>
        </w:rPr>
        <w:t>[69]</w:t>
      </w:r>
      <w:r w:rsidR="00A84A4B">
        <w:fldChar w:fldCharType="end"/>
      </w:r>
      <w:r w:rsidRPr="007A630F">
        <w:rPr>
          <w:lang w:val="ru-RU"/>
        </w:rPr>
        <w:t xml:space="preserve">. Здоровые клетки с нокаутом этих генов продуцируют </w:t>
      </w:r>
      <w:proofErr w:type="spellStart"/>
      <w:r w:rsidRPr="007A630F">
        <w:rPr>
          <w:lang w:val="ru-RU"/>
        </w:rPr>
        <w:t>неиммунногенные</w:t>
      </w:r>
      <w:proofErr w:type="spellEnd"/>
      <w:r w:rsidRPr="007A630F">
        <w:rPr>
          <w:lang w:val="ru-RU"/>
        </w:rPr>
        <w:t xml:space="preserve"> пептиды или пептиды, которые вызывают гибель клетки из-за действия на них цитотоксических Т-лимфоцитов</w:t>
      </w:r>
      <w:r w:rsidR="00A84A4B" w:rsidRPr="0075779D">
        <w:rPr>
          <w:lang w:val="ru-RU"/>
        </w:rPr>
        <w:t xml:space="preserve"> </w:t>
      </w:r>
      <w:r w:rsidR="00A84A4B">
        <w:rPr>
          <w:lang w:val="ru-RU"/>
        </w:rPr>
        <w:fldChar w:fldCharType="begin"/>
      </w:r>
      <w:r w:rsidR="00A84A4B">
        <w:rPr>
          <w:lang w:val="ru-RU"/>
        </w:rPr>
        <w:instrText xml:space="preserve"> ADDIN ZOTERO_ITEM CSL_CITATION {"citationID":"VibRav9Z","properties":{"formattedCitation":"[70]","plainCitation":"[70]","noteIndex":0},"citationItems":[{"id":344,"uris":["http://zotero.org/users/10071278/items/SYKCKZLY"],"itemData":{"id":344,"type":"article-journal","container-title":"Nature Immunology","DOI":"10.1038/ni.2306","ISSN":"1529-2908, 1529-2916","issue":"6","journalAbbreviation":"Nat Immunol","language":"en","page":"526-528","source":"DOI.org (Crossref)","title":"Don't mess with ERAAP!","volume":"13","author":[{"family":"Yewdell","given":"Jonathan W"},{"family":"Lu","given":"Xiuju"}],"issued":{"date-parts":[["2012",6]]}}}],"schema":"https://github.com/citation-style-language/schema/raw/master/csl-citation.json"} </w:instrText>
      </w:r>
      <w:r w:rsidR="00A84A4B">
        <w:rPr>
          <w:lang w:val="ru-RU"/>
        </w:rPr>
        <w:fldChar w:fldCharType="separate"/>
      </w:r>
      <w:r w:rsidR="00A84A4B" w:rsidRPr="00A84A4B">
        <w:rPr>
          <w:rFonts w:cs="Times New Roman"/>
          <w:lang w:val="ru-RU"/>
        </w:rPr>
        <w:t>[70]</w:t>
      </w:r>
      <w:r w:rsidR="00A84A4B">
        <w:rPr>
          <w:lang w:val="ru-RU"/>
        </w:rPr>
        <w:fldChar w:fldCharType="end"/>
      </w:r>
      <w:r w:rsidRPr="007A630F">
        <w:rPr>
          <w:lang w:val="ru-RU"/>
        </w:rPr>
        <w:t xml:space="preserve">. Пептиды, </w:t>
      </w:r>
      <w:r w:rsidRPr="007A630F">
        <w:rPr>
          <w:lang w:val="ru-RU"/>
        </w:rPr>
        <w:lastRenderedPageBreak/>
        <w:t xml:space="preserve">которым не удалось связаться с </w:t>
      </w:r>
      <w:r>
        <w:t>MHC</w:t>
      </w:r>
      <w:r w:rsidRPr="007A630F">
        <w:rPr>
          <w:lang w:val="ru-RU"/>
        </w:rPr>
        <w:t xml:space="preserve"> удаляются из Э</w:t>
      </w:r>
      <w:r w:rsidR="00F13542">
        <w:rPr>
          <w:lang w:val="ru-RU"/>
        </w:rPr>
        <w:t>П</w:t>
      </w:r>
      <w:r w:rsidRPr="007A630F">
        <w:rPr>
          <w:lang w:val="ru-RU"/>
        </w:rPr>
        <w:t xml:space="preserve">Р с помощью АТФ-зависимого транспортера </w:t>
      </w:r>
      <w:r>
        <w:t>Sec</w:t>
      </w:r>
      <w:r w:rsidRPr="007A630F">
        <w:rPr>
          <w:lang w:val="ru-RU"/>
        </w:rPr>
        <w:t>61</w:t>
      </w:r>
      <w:r w:rsidR="00A84A4B" w:rsidRPr="0075779D">
        <w:rPr>
          <w:lang w:val="ru-RU"/>
          <w:rPrChange w:id="309" w:author="Антон Смирнов" w:date="2023-05-23T22:37:00Z">
            <w:rPr/>
          </w:rPrChange>
        </w:rPr>
        <w:t xml:space="preserve"> </w:t>
      </w:r>
      <w:r w:rsidR="00A84A4B">
        <w:fldChar w:fldCharType="begin"/>
      </w:r>
      <w:r w:rsidR="00A84A4B" w:rsidRPr="0075779D">
        <w:rPr>
          <w:lang w:val="ru-RU"/>
          <w:rPrChange w:id="310" w:author="Антон Смирнов" w:date="2023-05-23T22:37:00Z">
            <w:rPr/>
          </w:rPrChange>
        </w:rPr>
        <w:instrText xml:space="preserve"> </w:instrText>
      </w:r>
      <w:r w:rsidR="00A84A4B">
        <w:instrText>ADDIN</w:instrText>
      </w:r>
      <w:r w:rsidR="00A84A4B" w:rsidRPr="0075779D">
        <w:rPr>
          <w:lang w:val="ru-RU"/>
          <w:rPrChange w:id="311" w:author="Антон Смирнов" w:date="2023-05-23T22:37:00Z">
            <w:rPr/>
          </w:rPrChange>
        </w:rPr>
        <w:instrText xml:space="preserve"> </w:instrText>
      </w:r>
      <w:r w:rsidR="00A84A4B">
        <w:instrText>ZOTERO</w:instrText>
      </w:r>
      <w:r w:rsidR="00A84A4B" w:rsidRPr="0075779D">
        <w:rPr>
          <w:lang w:val="ru-RU"/>
          <w:rPrChange w:id="312" w:author="Антон Смирнов" w:date="2023-05-23T22:37:00Z">
            <w:rPr/>
          </w:rPrChange>
        </w:rPr>
        <w:instrText>_</w:instrText>
      </w:r>
      <w:r w:rsidR="00A84A4B">
        <w:instrText>ITEM</w:instrText>
      </w:r>
      <w:r w:rsidR="00A84A4B" w:rsidRPr="0075779D">
        <w:rPr>
          <w:lang w:val="ru-RU"/>
          <w:rPrChange w:id="313" w:author="Антон Смирнов" w:date="2023-05-23T22:37:00Z">
            <w:rPr/>
          </w:rPrChange>
        </w:rPr>
        <w:instrText xml:space="preserve"> </w:instrText>
      </w:r>
      <w:r w:rsidR="00A84A4B">
        <w:instrText>CSL</w:instrText>
      </w:r>
      <w:r w:rsidR="00A84A4B" w:rsidRPr="0075779D">
        <w:rPr>
          <w:lang w:val="ru-RU"/>
          <w:rPrChange w:id="314" w:author="Антон Смирнов" w:date="2023-05-23T22:37:00Z">
            <w:rPr/>
          </w:rPrChange>
        </w:rPr>
        <w:instrText>_</w:instrText>
      </w:r>
      <w:r w:rsidR="00A84A4B">
        <w:instrText>CITATION</w:instrText>
      </w:r>
      <w:r w:rsidR="00A84A4B" w:rsidRPr="0075779D">
        <w:rPr>
          <w:lang w:val="ru-RU"/>
          <w:rPrChange w:id="315" w:author="Антон Смирнов" w:date="2023-05-23T22:37:00Z">
            <w:rPr/>
          </w:rPrChange>
        </w:rPr>
        <w:instrText xml:space="preserve"> {"</w:instrText>
      </w:r>
      <w:r w:rsidR="00A84A4B">
        <w:instrText>citationID</w:instrText>
      </w:r>
      <w:r w:rsidR="00A84A4B" w:rsidRPr="0075779D">
        <w:rPr>
          <w:lang w:val="ru-RU"/>
          <w:rPrChange w:id="316" w:author="Антон Смирнов" w:date="2023-05-23T22:37:00Z">
            <w:rPr/>
          </w:rPrChange>
        </w:rPr>
        <w:instrText>":"</w:instrText>
      </w:r>
      <w:r w:rsidR="00A84A4B">
        <w:instrText>Kd</w:instrText>
      </w:r>
      <w:r w:rsidR="00A84A4B" w:rsidRPr="0075779D">
        <w:rPr>
          <w:lang w:val="ru-RU"/>
          <w:rPrChange w:id="317" w:author="Антон Смирнов" w:date="2023-05-23T22:37:00Z">
            <w:rPr/>
          </w:rPrChange>
        </w:rPr>
        <w:instrText>6</w:instrText>
      </w:r>
      <w:r w:rsidR="00A84A4B">
        <w:instrText>Q</w:instrText>
      </w:r>
      <w:r w:rsidR="00A84A4B" w:rsidRPr="0075779D">
        <w:rPr>
          <w:lang w:val="ru-RU"/>
          <w:rPrChange w:id="318" w:author="Антон Смирнов" w:date="2023-05-23T22:37:00Z">
            <w:rPr/>
          </w:rPrChange>
        </w:rPr>
        <w:instrText>0</w:instrText>
      </w:r>
      <w:r w:rsidR="00A84A4B">
        <w:instrText>Zod</w:instrText>
      </w:r>
      <w:r w:rsidR="00A84A4B" w:rsidRPr="0075779D">
        <w:rPr>
          <w:lang w:val="ru-RU"/>
          <w:rPrChange w:id="319" w:author="Антон Смирнов" w:date="2023-05-23T22:37:00Z">
            <w:rPr/>
          </w:rPrChange>
        </w:rPr>
        <w:instrText>","</w:instrText>
      </w:r>
      <w:r w:rsidR="00A84A4B">
        <w:instrText>properties</w:instrText>
      </w:r>
      <w:r w:rsidR="00A84A4B" w:rsidRPr="0075779D">
        <w:rPr>
          <w:lang w:val="ru-RU"/>
          <w:rPrChange w:id="320" w:author="Антон Смирнов" w:date="2023-05-23T22:37:00Z">
            <w:rPr/>
          </w:rPrChange>
        </w:rPr>
        <w:instrText>":{"</w:instrText>
      </w:r>
      <w:r w:rsidR="00A84A4B">
        <w:instrText>formattedCitation</w:instrText>
      </w:r>
      <w:r w:rsidR="00A84A4B" w:rsidRPr="0075779D">
        <w:rPr>
          <w:lang w:val="ru-RU"/>
          <w:rPrChange w:id="321" w:author="Антон Смирнов" w:date="2023-05-23T22:37:00Z">
            <w:rPr/>
          </w:rPrChange>
        </w:rPr>
        <w:instrText>":"[71]","</w:instrText>
      </w:r>
      <w:r w:rsidR="00A84A4B">
        <w:instrText>plainCitation</w:instrText>
      </w:r>
      <w:r w:rsidR="00A84A4B" w:rsidRPr="0075779D">
        <w:rPr>
          <w:lang w:val="ru-RU"/>
          <w:rPrChange w:id="322" w:author="Антон Смирнов" w:date="2023-05-23T22:37:00Z">
            <w:rPr/>
          </w:rPrChange>
        </w:rPr>
        <w:instrText>":"[71]","</w:instrText>
      </w:r>
      <w:r w:rsidR="00A84A4B">
        <w:instrText>noteIndex</w:instrText>
      </w:r>
      <w:r w:rsidR="00A84A4B" w:rsidRPr="0075779D">
        <w:rPr>
          <w:lang w:val="ru-RU"/>
          <w:rPrChange w:id="323" w:author="Антон Смирнов" w:date="2023-05-23T22:37:00Z">
            <w:rPr/>
          </w:rPrChange>
        </w:rPr>
        <w:instrText>":0},"</w:instrText>
      </w:r>
      <w:r w:rsidR="00A84A4B">
        <w:instrText>citationItems</w:instrText>
      </w:r>
      <w:r w:rsidR="00A84A4B" w:rsidRPr="0075779D">
        <w:rPr>
          <w:lang w:val="ru-RU"/>
          <w:rPrChange w:id="324" w:author="Антон Смирнов" w:date="2023-05-23T22:37:00Z">
            <w:rPr/>
          </w:rPrChange>
        </w:rPr>
        <w:instrText>":[{"</w:instrText>
      </w:r>
      <w:r w:rsidR="00A84A4B">
        <w:instrText>id</w:instrText>
      </w:r>
      <w:r w:rsidR="00A84A4B" w:rsidRPr="0075779D">
        <w:rPr>
          <w:lang w:val="ru-RU"/>
          <w:rPrChange w:id="325" w:author="Антон Смирнов" w:date="2023-05-23T22:37:00Z">
            <w:rPr/>
          </w:rPrChange>
        </w:rPr>
        <w:instrText>":343,"</w:instrText>
      </w:r>
      <w:r w:rsidR="00A84A4B">
        <w:instrText>uris</w:instrText>
      </w:r>
      <w:r w:rsidR="00A84A4B" w:rsidRPr="0075779D">
        <w:rPr>
          <w:lang w:val="ru-RU"/>
          <w:rPrChange w:id="326" w:author="Антон Смирнов" w:date="2023-05-23T22:37:00Z">
            <w:rPr/>
          </w:rPrChange>
        </w:rPr>
        <w:instrText>":["</w:instrText>
      </w:r>
      <w:r w:rsidR="00A84A4B">
        <w:instrText>http</w:instrText>
      </w:r>
      <w:r w:rsidR="00A84A4B" w:rsidRPr="0075779D">
        <w:rPr>
          <w:lang w:val="ru-RU"/>
          <w:rPrChange w:id="327" w:author="Антон Смирнов" w:date="2023-05-23T22:37:00Z">
            <w:rPr/>
          </w:rPrChange>
        </w:rPr>
        <w:instrText>://</w:instrText>
      </w:r>
      <w:r w:rsidR="00A84A4B">
        <w:instrText>zotero</w:instrText>
      </w:r>
      <w:r w:rsidR="00A84A4B" w:rsidRPr="0075779D">
        <w:rPr>
          <w:lang w:val="ru-RU"/>
          <w:rPrChange w:id="328" w:author="Антон Смирнов" w:date="2023-05-23T22:37:00Z">
            <w:rPr/>
          </w:rPrChange>
        </w:rPr>
        <w:instrText>.</w:instrText>
      </w:r>
      <w:r w:rsidR="00A84A4B">
        <w:instrText>org</w:instrText>
      </w:r>
      <w:r w:rsidR="00A84A4B" w:rsidRPr="0075779D">
        <w:rPr>
          <w:lang w:val="ru-RU"/>
          <w:rPrChange w:id="329" w:author="Антон Смирнов" w:date="2023-05-23T22:37:00Z">
            <w:rPr/>
          </w:rPrChange>
        </w:rPr>
        <w:instrText>/</w:instrText>
      </w:r>
      <w:r w:rsidR="00A84A4B">
        <w:instrText>users</w:instrText>
      </w:r>
      <w:r w:rsidR="00A84A4B" w:rsidRPr="0075779D">
        <w:rPr>
          <w:lang w:val="ru-RU"/>
          <w:rPrChange w:id="330" w:author="Антон Смирнов" w:date="2023-05-23T22:37:00Z">
            <w:rPr/>
          </w:rPrChange>
        </w:rPr>
        <w:instrText>/10071278/</w:instrText>
      </w:r>
      <w:r w:rsidR="00A84A4B">
        <w:instrText>items</w:instrText>
      </w:r>
      <w:r w:rsidR="00A84A4B" w:rsidRPr="0075779D">
        <w:rPr>
          <w:lang w:val="ru-RU"/>
          <w:rPrChange w:id="331" w:author="Антон Смирнов" w:date="2023-05-23T22:37:00Z">
            <w:rPr/>
          </w:rPrChange>
        </w:rPr>
        <w:instrText>/</w:instrText>
      </w:r>
      <w:r w:rsidR="00A84A4B">
        <w:instrText>MATDBSWQ</w:instrText>
      </w:r>
      <w:r w:rsidR="00A84A4B" w:rsidRPr="0075779D">
        <w:rPr>
          <w:lang w:val="ru-RU"/>
          <w:rPrChange w:id="332" w:author="Антон Смирнов" w:date="2023-05-23T22:37:00Z">
            <w:rPr/>
          </w:rPrChange>
        </w:rPr>
        <w:instrText>"],"</w:instrText>
      </w:r>
      <w:r w:rsidR="00A84A4B">
        <w:instrText>itemData</w:instrText>
      </w:r>
      <w:r w:rsidR="00A84A4B" w:rsidRPr="0075779D">
        <w:rPr>
          <w:lang w:val="ru-RU"/>
          <w:rPrChange w:id="333" w:author="Антон Смирнов" w:date="2023-05-23T22:37:00Z">
            <w:rPr/>
          </w:rPrChange>
        </w:rPr>
        <w:instrText>":{"</w:instrText>
      </w:r>
      <w:r w:rsidR="00A84A4B">
        <w:instrText>id</w:instrText>
      </w:r>
      <w:r w:rsidR="00A84A4B" w:rsidRPr="0075779D">
        <w:rPr>
          <w:lang w:val="ru-RU"/>
          <w:rPrChange w:id="334" w:author="Антон Смирнов" w:date="2023-05-23T22:37:00Z">
            <w:rPr/>
          </w:rPrChange>
        </w:rPr>
        <w:instrText>":343,"</w:instrText>
      </w:r>
      <w:r w:rsidR="00A84A4B">
        <w:instrText>type</w:instrText>
      </w:r>
      <w:r w:rsidR="00A84A4B" w:rsidRPr="0075779D">
        <w:rPr>
          <w:lang w:val="ru-RU"/>
          <w:rPrChange w:id="335" w:author="Антон Смирнов" w:date="2023-05-23T22:37:00Z">
            <w:rPr/>
          </w:rPrChange>
        </w:rPr>
        <w:instrText>":"</w:instrText>
      </w:r>
      <w:r w:rsidR="00A84A4B">
        <w:instrText>article</w:instrText>
      </w:r>
      <w:r w:rsidR="00A84A4B" w:rsidRPr="0075779D">
        <w:rPr>
          <w:lang w:val="ru-RU"/>
          <w:rPrChange w:id="336" w:author="Антон Смирнов" w:date="2023-05-23T22:37:00Z">
            <w:rPr/>
          </w:rPrChange>
        </w:rPr>
        <w:instrText>-</w:instrText>
      </w:r>
      <w:r w:rsidR="00A84A4B">
        <w:instrText>journal</w:instrText>
      </w:r>
      <w:r w:rsidR="00A84A4B" w:rsidRPr="0075779D">
        <w:rPr>
          <w:lang w:val="ru-RU"/>
          <w:rPrChange w:id="337" w:author="Антон Смирнов" w:date="2023-05-23T22:37:00Z">
            <w:rPr/>
          </w:rPrChange>
        </w:rPr>
        <w:instrText>","</w:instrText>
      </w:r>
      <w:r w:rsidR="00A84A4B">
        <w:instrText>abstract</w:instrText>
      </w:r>
      <w:r w:rsidR="00A84A4B" w:rsidRPr="0075779D">
        <w:rPr>
          <w:lang w:val="ru-RU"/>
          <w:rPrChange w:id="338" w:author="Антон Смирнов" w:date="2023-05-23T22:37:00Z">
            <w:rPr/>
          </w:rPrChange>
        </w:rPr>
        <w:instrText>":"</w:instrText>
      </w:r>
      <w:r w:rsidR="00A84A4B">
        <w:instrText>The</w:instrText>
      </w:r>
      <w:r w:rsidR="00A84A4B" w:rsidRPr="0075779D">
        <w:rPr>
          <w:lang w:val="ru-RU"/>
          <w:rPrChange w:id="339" w:author="Антон Смирнов" w:date="2023-05-23T22:37:00Z">
            <w:rPr/>
          </w:rPrChange>
        </w:rPr>
        <w:instrText xml:space="preserve"> </w:instrText>
      </w:r>
      <w:r w:rsidR="00A84A4B">
        <w:instrText>conserved</w:instrText>
      </w:r>
      <w:r w:rsidR="00A84A4B" w:rsidRPr="0075779D">
        <w:rPr>
          <w:lang w:val="ru-RU"/>
          <w:rPrChange w:id="340" w:author="Антон Смирнов" w:date="2023-05-23T22:37:00Z">
            <w:rPr/>
          </w:rPrChange>
        </w:rPr>
        <w:instrText xml:space="preserve"> </w:instrText>
      </w:r>
      <w:r w:rsidR="00A84A4B">
        <w:instrText>protein</w:instrText>
      </w:r>
      <w:r w:rsidR="00A84A4B" w:rsidRPr="0075779D">
        <w:rPr>
          <w:lang w:val="ru-RU"/>
          <w:rPrChange w:id="341" w:author="Антон Смирнов" w:date="2023-05-23T22:37:00Z">
            <w:rPr/>
          </w:rPrChange>
        </w:rPr>
        <w:instrText>-</w:instrText>
      </w:r>
      <w:r w:rsidR="00A84A4B">
        <w:instrText>conducting</w:instrText>
      </w:r>
      <w:r w:rsidR="00A84A4B" w:rsidRPr="0075779D">
        <w:rPr>
          <w:lang w:val="ru-RU"/>
          <w:rPrChange w:id="342" w:author="Антон Смирнов" w:date="2023-05-23T22:37:00Z">
            <w:rPr/>
          </w:rPrChange>
        </w:rPr>
        <w:instrText xml:space="preserve"> </w:instrText>
      </w:r>
      <w:r w:rsidR="00A84A4B">
        <w:instrText>channel</w:instrText>
      </w:r>
      <w:r w:rsidR="00A84A4B" w:rsidRPr="0075779D">
        <w:rPr>
          <w:lang w:val="ru-RU"/>
          <w:rPrChange w:id="343" w:author="Антон Смирнов" w:date="2023-05-23T22:37:00Z">
            <w:rPr/>
          </w:rPrChange>
        </w:rPr>
        <w:instrText xml:space="preserve">, </w:instrText>
      </w:r>
      <w:r w:rsidR="00A84A4B">
        <w:instrText>referred</w:instrText>
      </w:r>
      <w:r w:rsidR="00A84A4B" w:rsidRPr="0075779D">
        <w:rPr>
          <w:lang w:val="ru-RU"/>
          <w:rPrChange w:id="344" w:author="Антон Смирнов" w:date="2023-05-23T22:37:00Z">
            <w:rPr/>
          </w:rPrChange>
        </w:rPr>
        <w:instrText xml:space="preserve"> </w:instrText>
      </w:r>
      <w:r w:rsidR="00A84A4B">
        <w:instrText>to</w:instrText>
      </w:r>
      <w:r w:rsidR="00A84A4B" w:rsidRPr="0075779D">
        <w:rPr>
          <w:lang w:val="ru-RU"/>
          <w:rPrChange w:id="345" w:author="Антон Смирнов" w:date="2023-05-23T22:37:00Z">
            <w:rPr/>
          </w:rPrChange>
        </w:rPr>
        <w:instrText xml:space="preserve"> </w:instrText>
      </w:r>
      <w:r w:rsidR="00A84A4B">
        <w:instrText>as</w:instrText>
      </w:r>
      <w:r w:rsidR="00A84A4B" w:rsidRPr="0075779D">
        <w:rPr>
          <w:lang w:val="ru-RU"/>
          <w:rPrChange w:id="346" w:author="Антон Смирнов" w:date="2023-05-23T22:37:00Z">
            <w:rPr/>
          </w:rPrChange>
        </w:rPr>
        <w:instrText xml:space="preserve"> </w:instrText>
      </w:r>
      <w:r w:rsidR="00A84A4B">
        <w:instrText>the</w:instrText>
      </w:r>
      <w:r w:rsidR="00A84A4B" w:rsidRPr="0075779D">
        <w:rPr>
          <w:lang w:val="ru-RU"/>
          <w:rPrChange w:id="347" w:author="Антон Смирнов" w:date="2023-05-23T22:37:00Z">
            <w:rPr/>
          </w:rPrChange>
        </w:rPr>
        <w:instrText xml:space="preserve"> </w:instrText>
      </w:r>
      <w:r w:rsidR="00A84A4B">
        <w:instrText>Sec</w:instrText>
      </w:r>
      <w:r w:rsidR="00A84A4B" w:rsidRPr="0075779D">
        <w:rPr>
          <w:lang w:val="ru-RU"/>
          <w:rPrChange w:id="348" w:author="Антон Смирнов" w:date="2023-05-23T22:37:00Z">
            <w:rPr/>
          </w:rPrChange>
        </w:rPr>
        <w:instrText xml:space="preserve">61 </w:instrText>
      </w:r>
      <w:r w:rsidR="00A84A4B">
        <w:instrText>channel</w:instrText>
      </w:r>
      <w:r w:rsidR="00A84A4B" w:rsidRPr="0075779D">
        <w:rPr>
          <w:lang w:val="ru-RU"/>
          <w:rPrChange w:id="349" w:author="Антон Смирнов" w:date="2023-05-23T22:37:00Z">
            <w:rPr/>
          </w:rPrChange>
        </w:rPr>
        <w:instrText xml:space="preserve"> </w:instrText>
      </w:r>
      <w:r w:rsidR="00A84A4B">
        <w:instrText>in</w:instrText>
      </w:r>
      <w:r w:rsidR="00A84A4B" w:rsidRPr="0075779D">
        <w:rPr>
          <w:lang w:val="ru-RU"/>
          <w:rPrChange w:id="350" w:author="Антон Смирнов" w:date="2023-05-23T22:37:00Z">
            <w:rPr/>
          </w:rPrChange>
        </w:rPr>
        <w:instrText xml:space="preserve"> </w:instrText>
      </w:r>
      <w:r w:rsidR="00A84A4B">
        <w:instrText>eukaryotes</w:instrText>
      </w:r>
      <w:r w:rsidR="00A84A4B" w:rsidRPr="0075779D">
        <w:rPr>
          <w:lang w:val="ru-RU"/>
          <w:rPrChange w:id="351" w:author="Антон Смирнов" w:date="2023-05-23T22:37:00Z">
            <w:rPr/>
          </w:rPrChange>
        </w:rPr>
        <w:instrText xml:space="preserve"> </w:instrText>
      </w:r>
      <w:r w:rsidR="00A84A4B">
        <w:instrText>or</w:instrText>
      </w:r>
      <w:r w:rsidR="00A84A4B" w:rsidRPr="0075779D">
        <w:rPr>
          <w:lang w:val="ru-RU"/>
          <w:rPrChange w:id="352" w:author="Антон Смирнов" w:date="2023-05-23T22:37:00Z">
            <w:rPr/>
          </w:rPrChange>
        </w:rPr>
        <w:instrText xml:space="preserve"> </w:instrText>
      </w:r>
      <w:r w:rsidR="00A84A4B">
        <w:instrText>the</w:instrText>
      </w:r>
      <w:r w:rsidR="00A84A4B" w:rsidRPr="0075779D">
        <w:rPr>
          <w:lang w:val="ru-RU"/>
          <w:rPrChange w:id="353" w:author="Антон Смирнов" w:date="2023-05-23T22:37:00Z">
            <w:rPr/>
          </w:rPrChange>
        </w:rPr>
        <w:instrText xml:space="preserve"> </w:instrText>
      </w:r>
      <w:r w:rsidR="00A84A4B">
        <w:instrText>SecY</w:instrText>
      </w:r>
      <w:r w:rsidR="00A84A4B" w:rsidRPr="0075779D">
        <w:rPr>
          <w:lang w:val="ru-RU"/>
          <w:rPrChange w:id="354" w:author="Антон Смирнов" w:date="2023-05-23T22:37:00Z">
            <w:rPr/>
          </w:rPrChange>
        </w:rPr>
        <w:instrText xml:space="preserve"> </w:instrText>
      </w:r>
      <w:r w:rsidR="00A84A4B">
        <w:instrText>channel</w:instrText>
      </w:r>
      <w:r w:rsidR="00A84A4B" w:rsidRPr="0075779D">
        <w:rPr>
          <w:lang w:val="ru-RU"/>
          <w:rPrChange w:id="355" w:author="Антон Смирнов" w:date="2023-05-23T22:37:00Z">
            <w:rPr/>
          </w:rPrChange>
        </w:rPr>
        <w:instrText xml:space="preserve"> </w:instrText>
      </w:r>
      <w:r w:rsidR="00A84A4B">
        <w:instrText>in</w:instrText>
      </w:r>
      <w:r w:rsidR="00A84A4B" w:rsidRPr="0075779D">
        <w:rPr>
          <w:lang w:val="ru-RU"/>
          <w:rPrChange w:id="356" w:author="Антон Смирнов" w:date="2023-05-23T22:37:00Z">
            <w:rPr/>
          </w:rPrChange>
        </w:rPr>
        <w:instrText xml:space="preserve"> </w:instrText>
      </w:r>
      <w:r w:rsidR="00A84A4B">
        <w:instrText>eubacteria</w:instrText>
      </w:r>
      <w:r w:rsidR="00A84A4B" w:rsidRPr="0075779D">
        <w:rPr>
          <w:lang w:val="ru-RU"/>
          <w:rPrChange w:id="357" w:author="Антон Смирнов" w:date="2023-05-23T22:37:00Z">
            <w:rPr/>
          </w:rPrChange>
        </w:rPr>
        <w:instrText xml:space="preserve"> </w:instrText>
      </w:r>
      <w:r w:rsidR="00A84A4B">
        <w:instrText>and</w:instrText>
      </w:r>
      <w:r w:rsidR="00A84A4B" w:rsidRPr="0075779D">
        <w:rPr>
          <w:lang w:val="ru-RU"/>
          <w:rPrChange w:id="358" w:author="Антон Смирнов" w:date="2023-05-23T22:37:00Z">
            <w:rPr/>
          </w:rPrChange>
        </w:rPr>
        <w:instrText xml:space="preserve"> </w:instrText>
      </w:r>
      <w:r w:rsidR="00A84A4B">
        <w:instrText>archaea</w:instrText>
      </w:r>
      <w:r w:rsidR="00A84A4B" w:rsidRPr="0075779D">
        <w:rPr>
          <w:lang w:val="ru-RU"/>
          <w:rPrChange w:id="359" w:author="Антон Смирнов" w:date="2023-05-23T22:37:00Z">
            <w:rPr/>
          </w:rPrChange>
        </w:rPr>
        <w:instrText xml:space="preserve">, </w:instrText>
      </w:r>
      <w:r w:rsidR="00A84A4B">
        <w:instrText>translocates</w:instrText>
      </w:r>
      <w:r w:rsidR="00A84A4B" w:rsidRPr="0075779D">
        <w:rPr>
          <w:lang w:val="ru-RU"/>
          <w:rPrChange w:id="360" w:author="Антон Смирнов" w:date="2023-05-23T22:37:00Z">
            <w:rPr/>
          </w:rPrChange>
        </w:rPr>
        <w:instrText xml:space="preserve"> </w:instrText>
      </w:r>
      <w:r w:rsidR="00A84A4B">
        <w:instrText>proteins</w:instrText>
      </w:r>
      <w:r w:rsidR="00A84A4B" w:rsidRPr="0075779D">
        <w:rPr>
          <w:lang w:val="ru-RU"/>
          <w:rPrChange w:id="361" w:author="Антон Смирнов" w:date="2023-05-23T22:37:00Z">
            <w:rPr/>
          </w:rPrChange>
        </w:rPr>
        <w:instrText xml:space="preserve"> </w:instrText>
      </w:r>
      <w:r w:rsidR="00A84A4B">
        <w:instrText>across</w:instrText>
      </w:r>
      <w:r w:rsidR="00A84A4B" w:rsidRPr="0075779D">
        <w:rPr>
          <w:lang w:val="ru-RU"/>
          <w:rPrChange w:id="362" w:author="Антон Смирнов" w:date="2023-05-23T22:37:00Z">
            <w:rPr/>
          </w:rPrChange>
        </w:rPr>
        <w:instrText xml:space="preserve"> </w:instrText>
      </w:r>
      <w:r w:rsidR="00A84A4B">
        <w:instrText>cellular</w:instrText>
      </w:r>
      <w:r w:rsidR="00A84A4B" w:rsidRPr="0075779D">
        <w:rPr>
          <w:lang w:val="ru-RU"/>
          <w:rPrChange w:id="363" w:author="Антон Смирнов" w:date="2023-05-23T22:37:00Z">
            <w:rPr/>
          </w:rPrChange>
        </w:rPr>
        <w:instrText xml:space="preserve"> </w:instrText>
      </w:r>
      <w:r w:rsidR="00A84A4B">
        <w:instrText>membranes</w:instrText>
      </w:r>
      <w:r w:rsidR="00A84A4B" w:rsidRPr="0075779D">
        <w:rPr>
          <w:lang w:val="ru-RU"/>
          <w:rPrChange w:id="364" w:author="Антон Смирнов" w:date="2023-05-23T22:37:00Z">
            <w:rPr/>
          </w:rPrChange>
        </w:rPr>
        <w:instrText xml:space="preserve"> </w:instrText>
      </w:r>
      <w:r w:rsidR="00A84A4B">
        <w:instrText>and</w:instrText>
      </w:r>
      <w:r w:rsidR="00A84A4B" w:rsidRPr="0075779D">
        <w:rPr>
          <w:lang w:val="ru-RU"/>
          <w:rPrChange w:id="365" w:author="Антон Смирнов" w:date="2023-05-23T22:37:00Z">
            <w:rPr/>
          </w:rPrChange>
        </w:rPr>
        <w:instrText xml:space="preserve"> </w:instrText>
      </w:r>
      <w:r w:rsidR="00A84A4B">
        <w:instrText>integrates</w:instrText>
      </w:r>
      <w:r w:rsidR="00A84A4B" w:rsidRPr="0075779D">
        <w:rPr>
          <w:lang w:val="ru-RU"/>
          <w:rPrChange w:id="366" w:author="Антон Смирнов" w:date="2023-05-23T22:37:00Z">
            <w:rPr/>
          </w:rPrChange>
        </w:rPr>
        <w:instrText xml:space="preserve"> </w:instrText>
      </w:r>
      <w:r w:rsidR="00A84A4B">
        <w:instrText>proteins</w:instrText>
      </w:r>
      <w:r w:rsidR="00A84A4B" w:rsidRPr="0075779D">
        <w:rPr>
          <w:lang w:val="ru-RU"/>
          <w:rPrChange w:id="367" w:author="Антон Смирнов" w:date="2023-05-23T22:37:00Z">
            <w:rPr/>
          </w:rPrChange>
        </w:rPr>
        <w:instrText xml:space="preserve"> </w:instrText>
      </w:r>
      <w:r w:rsidR="00A84A4B">
        <w:instrText>containing</w:instrText>
      </w:r>
      <w:r w:rsidR="00A84A4B" w:rsidRPr="0075779D">
        <w:rPr>
          <w:lang w:val="ru-RU"/>
          <w:rPrChange w:id="368" w:author="Антон Смирнов" w:date="2023-05-23T22:37:00Z">
            <w:rPr/>
          </w:rPrChange>
        </w:rPr>
        <w:instrText xml:space="preserve"> </w:instrText>
      </w:r>
      <w:r w:rsidR="00A84A4B">
        <w:instrText>hydrophobic</w:instrText>
      </w:r>
      <w:r w:rsidR="00A84A4B" w:rsidRPr="0075779D">
        <w:rPr>
          <w:lang w:val="ru-RU"/>
          <w:rPrChange w:id="369" w:author="Антон Смирнов" w:date="2023-05-23T22:37:00Z">
            <w:rPr/>
          </w:rPrChange>
        </w:rPr>
        <w:instrText xml:space="preserve"> </w:instrText>
      </w:r>
      <w:r w:rsidR="00A84A4B">
        <w:instrText>transmembrane</w:instrText>
      </w:r>
      <w:r w:rsidR="00A84A4B" w:rsidRPr="0075779D">
        <w:rPr>
          <w:lang w:val="ru-RU"/>
          <w:rPrChange w:id="370" w:author="Антон Смирнов" w:date="2023-05-23T22:37:00Z">
            <w:rPr/>
          </w:rPrChange>
        </w:rPr>
        <w:instrText xml:space="preserve"> </w:instrText>
      </w:r>
      <w:r w:rsidR="00A84A4B">
        <w:instrText>segments</w:instrText>
      </w:r>
      <w:r w:rsidR="00A84A4B" w:rsidRPr="0075779D">
        <w:rPr>
          <w:lang w:val="ru-RU"/>
          <w:rPrChange w:id="371" w:author="Антон Смирнов" w:date="2023-05-23T22:37:00Z">
            <w:rPr/>
          </w:rPrChange>
        </w:rPr>
        <w:instrText xml:space="preserve"> </w:instrText>
      </w:r>
      <w:r w:rsidR="00A84A4B">
        <w:instrText>into</w:instrText>
      </w:r>
      <w:r w:rsidR="00A84A4B" w:rsidRPr="0075779D">
        <w:rPr>
          <w:lang w:val="ru-RU"/>
          <w:rPrChange w:id="372" w:author="Антон Смирнов" w:date="2023-05-23T22:37:00Z">
            <w:rPr/>
          </w:rPrChange>
        </w:rPr>
        <w:instrText xml:space="preserve"> </w:instrText>
      </w:r>
      <w:r w:rsidR="00A84A4B">
        <w:instrText>lipid</w:instrText>
      </w:r>
      <w:r w:rsidR="00A84A4B" w:rsidRPr="0075779D">
        <w:rPr>
          <w:lang w:val="ru-RU"/>
          <w:rPrChange w:id="373" w:author="Антон Смирнов" w:date="2023-05-23T22:37:00Z">
            <w:rPr/>
          </w:rPrChange>
        </w:rPr>
        <w:instrText xml:space="preserve"> </w:instrText>
      </w:r>
      <w:r w:rsidR="00A84A4B">
        <w:instrText>bilayers</w:instrText>
      </w:r>
      <w:r w:rsidR="00A84A4B" w:rsidRPr="0075779D">
        <w:rPr>
          <w:lang w:val="ru-RU"/>
          <w:rPrChange w:id="374" w:author="Антон Смирнов" w:date="2023-05-23T22:37:00Z">
            <w:rPr/>
          </w:rPrChange>
        </w:rPr>
        <w:instrText xml:space="preserve">. </w:instrText>
      </w:r>
      <w:r w:rsidR="00A84A4B">
        <w:instrText>Structural</w:instrText>
      </w:r>
      <w:r w:rsidR="00A84A4B" w:rsidRPr="0075779D">
        <w:rPr>
          <w:lang w:val="ru-RU"/>
          <w:rPrChange w:id="375" w:author="Антон Смирнов" w:date="2023-05-23T22:37:00Z">
            <w:rPr/>
          </w:rPrChange>
        </w:rPr>
        <w:instrText xml:space="preserve"> </w:instrText>
      </w:r>
      <w:r w:rsidR="00A84A4B">
        <w:instrText>studies</w:instrText>
      </w:r>
      <w:r w:rsidR="00A84A4B" w:rsidRPr="0075779D">
        <w:rPr>
          <w:lang w:val="ru-RU"/>
          <w:rPrChange w:id="376" w:author="Антон Смирнов" w:date="2023-05-23T22:37:00Z">
            <w:rPr/>
          </w:rPrChange>
        </w:rPr>
        <w:instrText xml:space="preserve"> </w:instrText>
      </w:r>
      <w:r w:rsidR="00A84A4B">
        <w:instrText>illustrate</w:instrText>
      </w:r>
      <w:r w:rsidR="00A84A4B" w:rsidRPr="0075779D">
        <w:rPr>
          <w:lang w:val="ru-RU"/>
          <w:rPrChange w:id="377" w:author="Антон Смирнов" w:date="2023-05-23T22:37:00Z">
            <w:rPr/>
          </w:rPrChange>
        </w:rPr>
        <w:instrText xml:space="preserve"> </w:instrText>
      </w:r>
      <w:r w:rsidR="00A84A4B">
        <w:instrText>how</w:instrText>
      </w:r>
      <w:r w:rsidR="00A84A4B" w:rsidRPr="0075779D">
        <w:rPr>
          <w:lang w:val="ru-RU"/>
          <w:rPrChange w:id="378" w:author="Антон Смирнов" w:date="2023-05-23T22:37:00Z">
            <w:rPr/>
          </w:rPrChange>
        </w:rPr>
        <w:instrText xml:space="preserve"> </w:instrText>
      </w:r>
      <w:r w:rsidR="00A84A4B">
        <w:instrText>the</w:instrText>
      </w:r>
      <w:r w:rsidR="00A84A4B" w:rsidRPr="0075779D">
        <w:rPr>
          <w:lang w:val="ru-RU"/>
          <w:rPrChange w:id="379" w:author="Антон Смирнов" w:date="2023-05-23T22:37:00Z">
            <w:rPr/>
          </w:rPrChange>
        </w:rPr>
        <w:instrText xml:space="preserve"> </w:instrText>
      </w:r>
      <w:r w:rsidR="00A84A4B">
        <w:instrText>protein</w:instrText>
      </w:r>
      <w:r w:rsidR="00A84A4B" w:rsidRPr="0075779D">
        <w:rPr>
          <w:lang w:val="ru-RU"/>
          <w:rPrChange w:id="380" w:author="Антон Смирнов" w:date="2023-05-23T22:37:00Z">
            <w:rPr/>
          </w:rPrChange>
        </w:rPr>
        <w:instrText>-</w:instrText>
      </w:r>
      <w:r w:rsidR="00A84A4B">
        <w:instrText>conducting</w:instrText>
      </w:r>
      <w:r w:rsidR="00A84A4B" w:rsidRPr="0075779D">
        <w:rPr>
          <w:lang w:val="ru-RU"/>
          <w:rPrChange w:id="381" w:author="Антон Смирнов" w:date="2023-05-23T22:37:00Z">
            <w:rPr/>
          </w:rPrChange>
        </w:rPr>
        <w:instrText xml:space="preserve"> </w:instrText>
      </w:r>
      <w:r w:rsidR="00A84A4B">
        <w:instrText>channel</w:instrText>
      </w:r>
      <w:r w:rsidR="00A84A4B" w:rsidRPr="0075779D">
        <w:rPr>
          <w:lang w:val="ru-RU"/>
          <w:rPrChange w:id="382" w:author="Антон Смирнов" w:date="2023-05-23T22:37:00Z">
            <w:rPr/>
          </w:rPrChange>
        </w:rPr>
        <w:instrText xml:space="preserve"> </w:instrText>
      </w:r>
      <w:r w:rsidR="00A84A4B">
        <w:instrText>accomplishes</w:instrText>
      </w:r>
      <w:r w:rsidR="00A84A4B" w:rsidRPr="0075779D">
        <w:rPr>
          <w:lang w:val="ru-RU"/>
          <w:rPrChange w:id="383" w:author="Антон Смирнов" w:date="2023-05-23T22:37:00Z">
            <w:rPr/>
          </w:rPrChange>
        </w:rPr>
        <w:instrText xml:space="preserve"> </w:instrText>
      </w:r>
      <w:r w:rsidR="00A84A4B">
        <w:instrText>these</w:instrText>
      </w:r>
      <w:r w:rsidR="00A84A4B" w:rsidRPr="0075779D">
        <w:rPr>
          <w:lang w:val="ru-RU"/>
          <w:rPrChange w:id="384" w:author="Антон Смирнов" w:date="2023-05-23T22:37:00Z">
            <w:rPr/>
          </w:rPrChange>
        </w:rPr>
        <w:instrText xml:space="preserve"> </w:instrText>
      </w:r>
      <w:r w:rsidR="00A84A4B">
        <w:instrText>tasks</w:instrText>
      </w:r>
      <w:r w:rsidR="00A84A4B" w:rsidRPr="0075779D">
        <w:rPr>
          <w:lang w:val="ru-RU"/>
          <w:rPrChange w:id="385" w:author="Антон Смирнов" w:date="2023-05-23T22:37:00Z">
            <w:rPr/>
          </w:rPrChange>
        </w:rPr>
        <w:instrText xml:space="preserve">. </w:instrText>
      </w:r>
      <w:r w:rsidR="00A84A4B">
        <w:instrText>Three</w:instrText>
      </w:r>
      <w:r w:rsidR="00A84A4B" w:rsidRPr="0075779D">
        <w:rPr>
          <w:lang w:val="ru-RU"/>
          <w:rPrChange w:id="386" w:author="Антон Смирнов" w:date="2023-05-23T22:37:00Z">
            <w:rPr/>
          </w:rPrChange>
        </w:rPr>
        <w:instrText xml:space="preserve"> </w:instrText>
      </w:r>
      <w:r w:rsidR="00A84A4B">
        <w:instrText>different</w:instrText>
      </w:r>
      <w:r w:rsidR="00A84A4B" w:rsidRPr="0075779D">
        <w:rPr>
          <w:lang w:val="ru-RU"/>
          <w:rPrChange w:id="387" w:author="Антон Смирнов" w:date="2023-05-23T22:37:00Z">
            <w:rPr/>
          </w:rPrChange>
        </w:rPr>
        <w:instrText xml:space="preserve"> </w:instrText>
      </w:r>
      <w:r w:rsidR="00A84A4B">
        <w:instrText>mechanisms</w:instrText>
      </w:r>
      <w:r w:rsidR="00A84A4B" w:rsidRPr="0075779D">
        <w:rPr>
          <w:lang w:val="ru-RU"/>
          <w:rPrChange w:id="388" w:author="Антон Смирнов" w:date="2023-05-23T22:37:00Z">
            <w:rPr/>
          </w:rPrChange>
        </w:rPr>
        <w:instrText xml:space="preserve">, </w:instrText>
      </w:r>
      <w:r w:rsidR="00A84A4B">
        <w:instrText>each</w:instrText>
      </w:r>
      <w:r w:rsidR="00A84A4B" w:rsidRPr="0075779D">
        <w:rPr>
          <w:lang w:val="ru-RU"/>
          <w:rPrChange w:id="389" w:author="Антон Смирнов" w:date="2023-05-23T22:37:00Z">
            <w:rPr/>
          </w:rPrChange>
        </w:rPr>
        <w:instrText xml:space="preserve"> </w:instrText>
      </w:r>
      <w:r w:rsidR="00A84A4B">
        <w:instrText>requiring</w:instrText>
      </w:r>
      <w:r w:rsidR="00A84A4B" w:rsidRPr="0075779D">
        <w:rPr>
          <w:lang w:val="ru-RU"/>
          <w:rPrChange w:id="390" w:author="Антон Смирнов" w:date="2023-05-23T22:37:00Z">
            <w:rPr/>
          </w:rPrChange>
        </w:rPr>
        <w:instrText xml:space="preserve"> </w:instrText>
      </w:r>
      <w:r w:rsidR="00A84A4B">
        <w:instrText>a</w:instrText>
      </w:r>
      <w:r w:rsidR="00A84A4B" w:rsidRPr="0075779D">
        <w:rPr>
          <w:lang w:val="ru-RU"/>
          <w:rPrChange w:id="391" w:author="Антон Смирнов" w:date="2023-05-23T22:37:00Z">
            <w:rPr/>
          </w:rPrChange>
        </w:rPr>
        <w:instrText xml:space="preserve"> </w:instrText>
      </w:r>
      <w:r w:rsidR="00A84A4B">
        <w:instrText>different</w:instrText>
      </w:r>
      <w:r w:rsidR="00A84A4B" w:rsidRPr="0075779D">
        <w:rPr>
          <w:lang w:val="ru-RU"/>
          <w:rPrChange w:id="392" w:author="Антон Смирнов" w:date="2023-05-23T22:37:00Z">
            <w:rPr/>
          </w:rPrChange>
        </w:rPr>
        <w:instrText xml:space="preserve"> </w:instrText>
      </w:r>
      <w:r w:rsidR="00A84A4B">
        <w:instrText>set</w:instrText>
      </w:r>
      <w:r w:rsidR="00A84A4B" w:rsidRPr="0075779D">
        <w:rPr>
          <w:lang w:val="ru-RU"/>
          <w:rPrChange w:id="393" w:author="Антон Смирнов" w:date="2023-05-23T22:37:00Z">
            <w:rPr/>
          </w:rPrChange>
        </w:rPr>
        <w:instrText xml:space="preserve"> </w:instrText>
      </w:r>
      <w:r w:rsidR="00A84A4B">
        <w:instrText>of</w:instrText>
      </w:r>
      <w:r w:rsidR="00A84A4B" w:rsidRPr="0075779D">
        <w:rPr>
          <w:lang w:val="ru-RU"/>
          <w:rPrChange w:id="394" w:author="Антон Смирнов" w:date="2023-05-23T22:37:00Z">
            <w:rPr/>
          </w:rPrChange>
        </w:rPr>
        <w:instrText xml:space="preserve"> </w:instrText>
      </w:r>
      <w:r w:rsidR="00A84A4B">
        <w:instrText>channel</w:instrText>
      </w:r>
      <w:r w:rsidR="00A84A4B" w:rsidRPr="0075779D">
        <w:rPr>
          <w:lang w:val="ru-RU"/>
          <w:rPrChange w:id="395" w:author="Антон Смирнов" w:date="2023-05-23T22:37:00Z">
            <w:rPr/>
          </w:rPrChange>
        </w:rPr>
        <w:instrText xml:space="preserve"> </w:instrText>
      </w:r>
      <w:r w:rsidR="00A84A4B">
        <w:instrText>binding</w:instrText>
      </w:r>
      <w:r w:rsidR="00A84A4B" w:rsidRPr="0075779D">
        <w:rPr>
          <w:lang w:val="ru-RU"/>
          <w:rPrChange w:id="396" w:author="Антон Смирнов" w:date="2023-05-23T22:37:00Z">
            <w:rPr/>
          </w:rPrChange>
        </w:rPr>
        <w:instrText xml:space="preserve"> </w:instrText>
      </w:r>
      <w:r w:rsidR="00A84A4B">
        <w:instrText>partners</w:instrText>
      </w:r>
      <w:r w:rsidR="00A84A4B" w:rsidRPr="0075779D">
        <w:rPr>
          <w:lang w:val="ru-RU"/>
          <w:rPrChange w:id="397" w:author="Антон Смирнов" w:date="2023-05-23T22:37:00Z">
            <w:rPr/>
          </w:rPrChange>
        </w:rPr>
        <w:instrText xml:space="preserve">, </w:instrText>
      </w:r>
      <w:r w:rsidR="00A84A4B">
        <w:instrText>are</w:instrText>
      </w:r>
      <w:r w:rsidR="00A84A4B" w:rsidRPr="0075779D">
        <w:rPr>
          <w:lang w:val="ru-RU"/>
          <w:rPrChange w:id="398" w:author="Антон Смирнов" w:date="2023-05-23T22:37:00Z">
            <w:rPr/>
          </w:rPrChange>
        </w:rPr>
        <w:instrText xml:space="preserve"> </w:instrText>
      </w:r>
      <w:r w:rsidR="00A84A4B">
        <w:instrText>employed</w:instrText>
      </w:r>
      <w:r w:rsidR="00A84A4B" w:rsidRPr="0075779D">
        <w:rPr>
          <w:lang w:val="ru-RU"/>
          <w:rPrChange w:id="399" w:author="Антон Смирнов" w:date="2023-05-23T22:37:00Z">
            <w:rPr/>
          </w:rPrChange>
        </w:rPr>
        <w:instrText xml:space="preserve"> </w:instrText>
      </w:r>
      <w:r w:rsidR="00A84A4B">
        <w:instrText>to</w:instrText>
      </w:r>
      <w:r w:rsidR="00A84A4B" w:rsidRPr="0075779D">
        <w:rPr>
          <w:lang w:val="ru-RU"/>
          <w:rPrChange w:id="400" w:author="Антон Смирнов" w:date="2023-05-23T22:37:00Z">
            <w:rPr/>
          </w:rPrChange>
        </w:rPr>
        <w:instrText xml:space="preserve"> </w:instrText>
      </w:r>
      <w:r w:rsidR="00A84A4B">
        <w:instrText>move</w:instrText>
      </w:r>
      <w:r w:rsidR="00A84A4B" w:rsidRPr="0075779D">
        <w:rPr>
          <w:lang w:val="ru-RU"/>
          <w:rPrChange w:id="401" w:author="Антон Смирнов" w:date="2023-05-23T22:37:00Z">
            <w:rPr/>
          </w:rPrChange>
        </w:rPr>
        <w:instrText xml:space="preserve"> </w:instrText>
      </w:r>
      <w:r w:rsidR="00A84A4B">
        <w:instrText>polypeptide</w:instrText>
      </w:r>
      <w:r w:rsidR="00A84A4B" w:rsidRPr="0075779D">
        <w:rPr>
          <w:lang w:val="ru-RU"/>
          <w:rPrChange w:id="402" w:author="Антон Смирнов" w:date="2023-05-23T22:37:00Z">
            <w:rPr/>
          </w:rPrChange>
        </w:rPr>
        <w:instrText xml:space="preserve"> </w:instrText>
      </w:r>
      <w:r w:rsidR="00A84A4B">
        <w:instrText>substrates</w:instrText>
      </w:r>
      <w:r w:rsidR="00A84A4B" w:rsidRPr="0075779D">
        <w:rPr>
          <w:lang w:val="ru-RU"/>
          <w:rPrChange w:id="403" w:author="Антон Смирнов" w:date="2023-05-23T22:37:00Z">
            <w:rPr/>
          </w:rPrChange>
        </w:rPr>
        <w:instrText xml:space="preserve">: </w:instrText>
      </w:r>
      <w:r w:rsidR="00A84A4B">
        <w:instrText>The</w:instrText>
      </w:r>
      <w:r w:rsidR="00A84A4B" w:rsidRPr="0075779D">
        <w:rPr>
          <w:lang w:val="ru-RU"/>
          <w:rPrChange w:id="404" w:author="Антон Смирнов" w:date="2023-05-23T22:37:00Z">
            <w:rPr/>
          </w:rPrChange>
        </w:rPr>
        <w:instrText xml:space="preserve"> </w:instrText>
      </w:r>
      <w:r w:rsidR="00A84A4B">
        <w:instrText>ribosome</w:instrText>
      </w:r>
      <w:r w:rsidR="00A84A4B" w:rsidRPr="0075779D">
        <w:rPr>
          <w:lang w:val="ru-RU"/>
          <w:rPrChange w:id="405" w:author="Антон Смирнов" w:date="2023-05-23T22:37:00Z">
            <w:rPr/>
          </w:rPrChange>
        </w:rPr>
        <w:instrText xml:space="preserve"> </w:instrText>
      </w:r>
      <w:r w:rsidR="00A84A4B">
        <w:instrText>feeds</w:instrText>
      </w:r>
      <w:r w:rsidR="00A84A4B" w:rsidRPr="0075779D">
        <w:rPr>
          <w:lang w:val="ru-RU"/>
          <w:rPrChange w:id="406" w:author="Антон Смирнов" w:date="2023-05-23T22:37:00Z">
            <w:rPr/>
          </w:rPrChange>
        </w:rPr>
        <w:instrText xml:space="preserve"> </w:instrText>
      </w:r>
      <w:r w:rsidR="00A84A4B">
        <w:instrText>the</w:instrText>
      </w:r>
      <w:r w:rsidR="00A84A4B" w:rsidRPr="0075779D">
        <w:rPr>
          <w:lang w:val="ru-RU"/>
          <w:rPrChange w:id="407" w:author="Антон Смирнов" w:date="2023-05-23T22:37:00Z">
            <w:rPr/>
          </w:rPrChange>
        </w:rPr>
        <w:instrText xml:space="preserve"> </w:instrText>
      </w:r>
      <w:r w:rsidR="00A84A4B">
        <w:instrText>polypeptide</w:instrText>
      </w:r>
      <w:r w:rsidR="00A84A4B" w:rsidRPr="0075779D">
        <w:rPr>
          <w:lang w:val="ru-RU"/>
          <w:rPrChange w:id="408" w:author="Антон Смирнов" w:date="2023-05-23T22:37:00Z">
            <w:rPr/>
          </w:rPrChange>
        </w:rPr>
        <w:instrText xml:space="preserve"> </w:instrText>
      </w:r>
      <w:r w:rsidR="00A84A4B">
        <w:instrText>chain</w:instrText>
      </w:r>
      <w:r w:rsidR="00A84A4B" w:rsidRPr="0075779D">
        <w:rPr>
          <w:lang w:val="ru-RU"/>
          <w:rPrChange w:id="409" w:author="Антон Смирнов" w:date="2023-05-23T22:37:00Z">
            <w:rPr/>
          </w:rPrChange>
        </w:rPr>
        <w:instrText xml:space="preserve"> </w:instrText>
      </w:r>
      <w:r w:rsidR="00A84A4B">
        <w:instrText>directly</w:instrText>
      </w:r>
      <w:r w:rsidR="00A84A4B" w:rsidRPr="0075779D">
        <w:rPr>
          <w:lang w:val="ru-RU"/>
          <w:rPrChange w:id="410" w:author="Антон Смирнов" w:date="2023-05-23T22:37:00Z">
            <w:rPr/>
          </w:rPrChange>
        </w:rPr>
        <w:instrText xml:space="preserve"> </w:instrText>
      </w:r>
      <w:r w:rsidR="00A84A4B">
        <w:instrText>into</w:instrText>
      </w:r>
      <w:r w:rsidR="00A84A4B" w:rsidRPr="0075779D">
        <w:rPr>
          <w:lang w:val="ru-RU"/>
          <w:rPrChange w:id="411" w:author="Антон Смирнов" w:date="2023-05-23T22:37:00Z">
            <w:rPr/>
          </w:rPrChange>
        </w:rPr>
        <w:instrText xml:space="preserve"> </w:instrText>
      </w:r>
      <w:r w:rsidR="00A84A4B">
        <w:instrText>the</w:instrText>
      </w:r>
      <w:r w:rsidR="00A84A4B" w:rsidRPr="0075779D">
        <w:rPr>
          <w:lang w:val="ru-RU"/>
          <w:rPrChange w:id="412" w:author="Антон Смирнов" w:date="2023-05-23T22:37:00Z">
            <w:rPr/>
          </w:rPrChange>
        </w:rPr>
        <w:instrText xml:space="preserve"> </w:instrText>
      </w:r>
      <w:r w:rsidR="00A84A4B">
        <w:instrText>channel</w:instrText>
      </w:r>
      <w:r w:rsidR="00A84A4B" w:rsidRPr="0075779D">
        <w:rPr>
          <w:lang w:val="ru-RU"/>
          <w:rPrChange w:id="413" w:author="Антон Смирнов" w:date="2023-05-23T22:37:00Z">
            <w:rPr/>
          </w:rPrChange>
        </w:rPr>
        <w:instrText xml:space="preserve">, </w:instrText>
      </w:r>
      <w:r w:rsidR="00A84A4B">
        <w:instrText>a</w:instrText>
      </w:r>
      <w:r w:rsidR="00A84A4B" w:rsidRPr="0075779D">
        <w:rPr>
          <w:lang w:val="ru-RU"/>
          <w:rPrChange w:id="414" w:author="Антон Смирнов" w:date="2023-05-23T22:37:00Z">
            <w:rPr/>
          </w:rPrChange>
        </w:rPr>
        <w:instrText xml:space="preserve"> </w:instrText>
      </w:r>
      <w:r w:rsidR="00A84A4B">
        <w:instrText>ratcheting</w:instrText>
      </w:r>
      <w:r w:rsidR="00A84A4B" w:rsidRPr="0075779D">
        <w:rPr>
          <w:lang w:val="ru-RU"/>
          <w:rPrChange w:id="415" w:author="Антон Смирнов" w:date="2023-05-23T22:37:00Z">
            <w:rPr/>
          </w:rPrChange>
        </w:rPr>
        <w:instrText xml:space="preserve"> </w:instrText>
      </w:r>
      <w:r w:rsidR="00A84A4B">
        <w:instrText>mechanism</w:instrText>
      </w:r>
      <w:r w:rsidR="00A84A4B" w:rsidRPr="0075779D">
        <w:rPr>
          <w:lang w:val="ru-RU"/>
          <w:rPrChange w:id="416" w:author="Антон Смирнов" w:date="2023-05-23T22:37:00Z">
            <w:rPr/>
          </w:rPrChange>
        </w:rPr>
        <w:instrText xml:space="preserve"> </w:instrText>
      </w:r>
      <w:r w:rsidR="00A84A4B">
        <w:instrText>is</w:instrText>
      </w:r>
      <w:r w:rsidR="00A84A4B" w:rsidRPr="0075779D">
        <w:rPr>
          <w:lang w:val="ru-RU"/>
          <w:rPrChange w:id="417" w:author="Антон Смирнов" w:date="2023-05-23T22:37:00Z">
            <w:rPr/>
          </w:rPrChange>
        </w:rPr>
        <w:instrText xml:space="preserve"> </w:instrText>
      </w:r>
      <w:r w:rsidR="00A84A4B">
        <w:instrText>used</w:instrText>
      </w:r>
      <w:r w:rsidR="00A84A4B" w:rsidRPr="0075779D">
        <w:rPr>
          <w:lang w:val="ru-RU"/>
          <w:rPrChange w:id="418" w:author="Антон Смирнов" w:date="2023-05-23T22:37:00Z">
            <w:rPr/>
          </w:rPrChange>
        </w:rPr>
        <w:instrText xml:space="preserve"> </w:instrText>
      </w:r>
      <w:r w:rsidR="00A84A4B">
        <w:instrText>by</w:instrText>
      </w:r>
      <w:r w:rsidR="00A84A4B" w:rsidRPr="0075779D">
        <w:rPr>
          <w:lang w:val="ru-RU"/>
          <w:rPrChange w:id="419" w:author="Антон Смирнов" w:date="2023-05-23T22:37:00Z">
            <w:rPr/>
          </w:rPrChange>
        </w:rPr>
        <w:instrText xml:space="preserve"> </w:instrText>
      </w:r>
      <w:r w:rsidR="00A84A4B">
        <w:instrText>the</w:instrText>
      </w:r>
      <w:r w:rsidR="00A84A4B" w:rsidRPr="0075779D">
        <w:rPr>
          <w:lang w:val="ru-RU"/>
          <w:rPrChange w:id="420" w:author="Антон Смирнов" w:date="2023-05-23T22:37:00Z">
            <w:rPr/>
          </w:rPrChange>
        </w:rPr>
        <w:instrText xml:space="preserve"> </w:instrText>
      </w:r>
      <w:r w:rsidR="00A84A4B">
        <w:instrText>eukaryotic</w:instrText>
      </w:r>
      <w:r w:rsidR="00A84A4B" w:rsidRPr="0075779D">
        <w:rPr>
          <w:lang w:val="ru-RU"/>
          <w:rPrChange w:id="421" w:author="Антон Смирнов" w:date="2023-05-23T22:37:00Z">
            <w:rPr/>
          </w:rPrChange>
        </w:rPr>
        <w:instrText xml:space="preserve"> </w:instrText>
      </w:r>
      <w:r w:rsidR="00A84A4B">
        <w:instrText>endoplasmic</w:instrText>
      </w:r>
      <w:r w:rsidR="00A84A4B" w:rsidRPr="0075779D">
        <w:rPr>
          <w:lang w:val="ru-RU"/>
          <w:rPrChange w:id="422" w:author="Антон Смирнов" w:date="2023-05-23T22:37:00Z">
            <w:rPr/>
          </w:rPrChange>
        </w:rPr>
        <w:instrText xml:space="preserve"> </w:instrText>
      </w:r>
      <w:r w:rsidR="00A84A4B">
        <w:instrText>reticulum</w:instrText>
      </w:r>
      <w:r w:rsidR="00A84A4B" w:rsidRPr="0075779D">
        <w:rPr>
          <w:lang w:val="ru-RU"/>
          <w:rPrChange w:id="423" w:author="Антон Смирнов" w:date="2023-05-23T22:37:00Z">
            <w:rPr/>
          </w:rPrChange>
        </w:rPr>
        <w:instrText xml:space="preserve"> </w:instrText>
      </w:r>
      <w:r w:rsidR="00A84A4B">
        <w:instrText>chaperone</w:instrText>
      </w:r>
      <w:r w:rsidR="00A84A4B" w:rsidRPr="0075779D">
        <w:rPr>
          <w:lang w:val="ru-RU"/>
          <w:rPrChange w:id="424" w:author="Антон Смирнов" w:date="2023-05-23T22:37:00Z">
            <w:rPr/>
          </w:rPrChange>
        </w:rPr>
        <w:instrText xml:space="preserve"> </w:instrText>
      </w:r>
      <w:r w:rsidR="00A84A4B">
        <w:instrText>BiP</w:instrText>
      </w:r>
      <w:r w:rsidR="00A84A4B" w:rsidRPr="0075779D">
        <w:rPr>
          <w:lang w:val="ru-RU"/>
          <w:rPrChange w:id="425" w:author="Антон Смирнов" w:date="2023-05-23T22:37:00Z">
            <w:rPr/>
          </w:rPrChange>
        </w:rPr>
        <w:instrText xml:space="preserve">, </w:instrText>
      </w:r>
      <w:r w:rsidR="00A84A4B">
        <w:instrText>and</w:instrText>
      </w:r>
      <w:r w:rsidR="00A84A4B" w:rsidRPr="0075779D">
        <w:rPr>
          <w:lang w:val="ru-RU"/>
          <w:rPrChange w:id="426" w:author="Антон Смирнов" w:date="2023-05-23T22:37:00Z">
            <w:rPr/>
          </w:rPrChange>
        </w:rPr>
        <w:instrText xml:space="preserve"> </w:instrText>
      </w:r>
      <w:r w:rsidR="00A84A4B">
        <w:instrText>a</w:instrText>
      </w:r>
      <w:r w:rsidR="00A84A4B" w:rsidRPr="0075779D">
        <w:rPr>
          <w:lang w:val="ru-RU"/>
          <w:rPrChange w:id="427" w:author="Антон Смирнов" w:date="2023-05-23T22:37:00Z">
            <w:rPr/>
          </w:rPrChange>
        </w:rPr>
        <w:instrText xml:space="preserve"> </w:instrText>
      </w:r>
      <w:r w:rsidR="00A84A4B">
        <w:instrText>pushing</w:instrText>
      </w:r>
      <w:r w:rsidR="00A84A4B" w:rsidRPr="0075779D">
        <w:rPr>
          <w:lang w:val="ru-RU"/>
          <w:rPrChange w:id="428" w:author="Антон Смирнов" w:date="2023-05-23T22:37:00Z">
            <w:rPr/>
          </w:rPrChange>
        </w:rPr>
        <w:instrText xml:space="preserve"> </w:instrText>
      </w:r>
      <w:r w:rsidR="00A84A4B">
        <w:instrText>mechanism</w:instrText>
      </w:r>
      <w:r w:rsidR="00A84A4B" w:rsidRPr="0075779D">
        <w:rPr>
          <w:lang w:val="ru-RU"/>
          <w:rPrChange w:id="429" w:author="Антон Смирнов" w:date="2023-05-23T22:37:00Z">
            <w:rPr/>
          </w:rPrChange>
        </w:rPr>
        <w:instrText xml:space="preserve"> </w:instrText>
      </w:r>
      <w:r w:rsidR="00A84A4B">
        <w:instrText>is</w:instrText>
      </w:r>
      <w:r w:rsidR="00A84A4B" w:rsidRPr="0075779D">
        <w:rPr>
          <w:lang w:val="ru-RU"/>
          <w:rPrChange w:id="430" w:author="Антон Смирнов" w:date="2023-05-23T22:37:00Z">
            <w:rPr/>
          </w:rPrChange>
        </w:rPr>
        <w:instrText xml:space="preserve"> </w:instrText>
      </w:r>
      <w:r w:rsidR="00A84A4B">
        <w:instrText>utilized</w:instrText>
      </w:r>
      <w:r w:rsidR="00A84A4B" w:rsidRPr="0075779D">
        <w:rPr>
          <w:lang w:val="ru-RU"/>
          <w:rPrChange w:id="431" w:author="Антон Смирнов" w:date="2023-05-23T22:37:00Z">
            <w:rPr/>
          </w:rPrChange>
        </w:rPr>
        <w:instrText xml:space="preserve"> </w:instrText>
      </w:r>
      <w:r w:rsidR="00A84A4B">
        <w:instrText>by</w:instrText>
      </w:r>
      <w:r w:rsidR="00A84A4B" w:rsidRPr="0075779D">
        <w:rPr>
          <w:lang w:val="ru-RU"/>
          <w:rPrChange w:id="432" w:author="Антон Смирнов" w:date="2023-05-23T22:37:00Z">
            <w:rPr/>
          </w:rPrChange>
        </w:rPr>
        <w:instrText xml:space="preserve"> </w:instrText>
      </w:r>
      <w:r w:rsidR="00A84A4B">
        <w:instrText>the</w:instrText>
      </w:r>
      <w:r w:rsidR="00A84A4B" w:rsidRPr="0075779D">
        <w:rPr>
          <w:lang w:val="ru-RU"/>
          <w:rPrChange w:id="433" w:author="Антон Смирнов" w:date="2023-05-23T22:37:00Z">
            <w:rPr/>
          </w:rPrChange>
        </w:rPr>
        <w:instrText xml:space="preserve"> </w:instrText>
      </w:r>
      <w:r w:rsidR="00A84A4B">
        <w:instrText>bacterial</w:instrText>
      </w:r>
      <w:r w:rsidR="00A84A4B" w:rsidRPr="0075779D">
        <w:rPr>
          <w:lang w:val="ru-RU"/>
          <w:rPrChange w:id="434" w:author="Антон Смирнов" w:date="2023-05-23T22:37:00Z">
            <w:rPr/>
          </w:rPrChange>
        </w:rPr>
        <w:instrText xml:space="preserve"> </w:instrText>
      </w:r>
      <w:r w:rsidR="00A84A4B">
        <w:instrText>ATPase</w:instrText>
      </w:r>
      <w:r w:rsidR="00A84A4B" w:rsidRPr="0075779D">
        <w:rPr>
          <w:lang w:val="ru-RU"/>
          <w:rPrChange w:id="435" w:author="Антон Смирнов" w:date="2023-05-23T22:37:00Z">
            <w:rPr/>
          </w:rPrChange>
        </w:rPr>
        <w:instrText xml:space="preserve"> </w:instrText>
      </w:r>
      <w:r w:rsidR="00A84A4B">
        <w:instrText>SecA</w:instrText>
      </w:r>
      <w:r w:rsidR="00A84A4B" w:rsidRPr="0075779D">
        <w:rPr>
          <w:lang w:val="ru-RU"/>
          <w:rPrChange w:id="436" w:author="Антон Смирнов" w:date="2023-05-23T22:37:00Z">
            <w:rPr/>
          </w:rPrChange>
        </w:rPr>
        <w:instrText xml:space="preserve">. </w:instrText>
      </w:r>
      <w:r w:rsidR="00A84A4B">
        <w:instrText>We</w:instrText>
      </w:r>
      <w:r w:rsidR="00A84A4B" w:rsidRPr="0075779D">
        <w:rPr>
          <w:lang w:val="ru-RU"/>
          <w:rPrChange w:id="437" w:author="Антон Смирнов" w:date="2023-05-23T22:37:00Z">
            <w:rPr/>
          </w:rPrChange>
        </w:rPr>
        <w:instrText xml:space="preserve"> </w:instrText>
      </w:r>
      <w:r w:rsidR="00A84A4B">
        <w:instrText>review</w:instrText>
      </w:r>
      <w:r w:rsidR="00A84A4B" w:rsidRPr="0075779D">
        <w:rPr>
          <w:lang w:val="ru-RU"/>
          <w:rPrChange w:id="438" w:author="Антон Смирнов" w:date="2023-05-23T22:37:00Z">
            <w:rPr/>
          </w:rPrChange>
        </w:rPr>
        <w:instrText xml:space="preserve"> </w:instrText>
      </w:r>
      <w:r w:rsidR="00A84A4B">
        <w:instrText>these</w:instrText>
      </w:r>
      <w:r w:rsidR="00A84A4B" w:rsidRPr="0075779D">
        <w:rPr>
          <w:lang w:val="ru-RU"/>
          <w:rPrChange w:id="439" w:author="Антон Смирнов" w:date="2023-05-23T22:37:00Z">
            <w:rPr/>
          </w:rPrChange>
        </w:rPr>
        <w:instrText xml:space="preserve"> </w:instrText>
      </w:r>
      <w:r w:rsidR="00A84A4B">
        <w:instrText>translocation</w:instrText>
      </w:r>
      <w:r w:rsidR="00A84A4B" w:rsidRPr="0075779D">
        <w:rPr>
          <w:lang w:val="ru-RU"/>
          <w:rPrChange w:id="440" w:author="Антон Смирнов" w:date="2023-05-23T22:37:00Z">
            <w:rPr/>
          </w:rPrChange>
        </w:rPr>
        <w:instrText xml:space="preserve"> </w:instrText>
      </w:r>
      <w:r w:rsidR="00A84A4B">
        <w:instrText>mechanisms</w:instrText>
      </w:r>
      <w:r w:rsidR="00A84A4B" w:rsidRPr="0075779D">
        <w:rPr>
          <w:lang w:val="ru-RU"/>
          <w:rPrChange w:id="441" w:author="Антон Смирнов" w:date="2023-05-23T22:37:00Z">
            <w:rPr/>
          </w:rPrChange>
        </w:rPr>
        <w:instrText xml:space="preserve">, </w:instrText>
      </w:r>
      <w:r w:rsidR="00A84A4B">
        <w:instrText>relating</w:instrText>
      </w:r>
      <w:r w:rsidR="00A84A4B" w:rsidRPr="0075779D">
        <w:rPr>
          <w:lang w:val="ru-RU"/>
          <w:rPrChange w:id="442" w:author="Антон Смирнов" w:date="2023-05-23T22:37:00Z">
            <w:rPr/>
          </w:rPrChange>
        </w:rPr>
        <w:instrText xml:space="preserve"> </w:instrText>
      </w:r>
      <w:r w:rsidR="00A84A4B">
        <w:instrText>biochemical</w:instrText>
      </w:r>
      <w:r w:rsidR="00A84A4B" w:rsidRPr="0075779D">
        <w:rPr>
          <w:lang w:val="ru-RU"/>
          <w:rPrChange w:id="443" w:author="Антон Смирнов" w:date="2023-05-23T22:37:00Z">
            <w:rPr/>
          </w:rPrChange>
        </w:rPr>
        <w:instrText xml:space="preserve"> </w:instrText>
      </w:r>
      <w:r w:rsidR="00A84A4B">
        <w:instrText>and</w:instrText>
      </w:r>
      <w:r w:rsidR="00A84A4B" w:rsidRPr="0075779D">
        <w:rPr>
          <w:lang w:val="ru-RU"/>
          <w:rPrChange w:id="444" w:author="Антон Смирнов" w:date="2023-05-23T22:37:00Z">
            <w:rPr/>
          </w:rPrChange>
        </w:rPr>
        <w:instrText xml:space="preserve"> </w:instrText>
      </w:r>
      <w:r w:rsidR="00A84A4B">
        <w:instrText>genetic</w:instrText>
      </w:r>
      <w:r w:rsidR="00A84A4B" w:rsidRPr="0075779D">
        <w:rPr>
          <w:lang w:val="ru-RU"/>
          <w:rPrChange w:id="445" w:author="Антон Смирнов" w:date="2023-05-23T22:37:00Z">
            <w:rPr/>
          </w:rPrChange>
        </w:rPr>
        <w:instrText xml:space="preserve"> </w:instrText>
      </w:r>
      <w:r w:rsidR="00A84A4B">
        <w:instrText>observations</w:instrText>
      </w:r>
      <w:r w:rsidR="00A84A4B" w:rsidRPr="0075779D">
        <w:rPr>
          <w:lang w:val="ru-RU"/>
          <w:rPrChange w:id="446" w:author="Антон Смирнов" w:date="2023-05-23T22:37:00Z">
            <w:rPr/>
          </w:rPrChange>
        </w:rPr>
        <w:instrText xml:space="preserve"> </w:instrText>
      </w:r>
      <w:r w:rsidR="00A84A4B">
        <w:instrText>to</w:instrText>
      </w:r>
      <w:r w:rsidR="00A84A4B" w:rsidRPr="0075779D">
        <w:rPr>
          <w:lang w:val="ru-RU"/>
          <w:rPrChange w:id="447" w:author="Антон Смирнов" w:date="2023-05-23T22:37:00Z">
            <w:rPr/>
          </w:rPrChange>
        </w:rPr>
        <w:instrText xml:space="preserve"> </w:instrText>
      </w:r>
      <w:r w:rsidR="00A84A4B">
        <w:instrText>the</w:instrText>
      </w:r>
      <w:r w:rsidR="00A84A4B" w:rsidRPr="0075779D">
        <w:rPr>
          <w:lang w:val="ru-RU"/>
          <w:rPrChange w:id="448" w:author="Антон Смирнов" w:date="2023-05-23T22:37:00Z">
            <w:rPr/>
          </w:rPrChange>
        </w:rPr>
        <w:instrText xml:space="preserve"> </w:instrText>
      </w:r>
      <w:r w:rsidR="00A84A4B">
        <w:instrText>structures</w:instrText>
      </w:r>
      <w:r w:rsidR="00A84A4B" w:rsidRPr="0075779D">
        <w:rPr>
          <w:lang w:val="ru-RU"/>
          <w:rPrChange w:id="449" w:author="Антон Смирнов" w:date="2023-05-23T22:37:00Z">
            <w:rPr/>
          </w:rPrChange>
        </w:rPr>
        <w:instrText xml:space="preserve"> </w:instrText>
      </w:r>
      <w:r w:rsidR="00A84A4B">
        <w:instrText>of</w:instrText>
      </w:r>
      <w:r w:rsidR="00A84A4B" w:rsidRPr="0075779D">
        <w:rPr>
          <w:lang w:val="ru-RU"/>
          <w:rPrChange w:id="450" w:author="Антон Смирнов" w:date="2023-05-23T22:37:00Z">
            <w:rPr/>
          </w:rPrChange>
        </w:rPr>
        <w:instrText xml:space="preserve"> </w:instrText>
      </w:r>
      <w:r w:rsidR="00A84A4B">
        <w:instrText>the</w:instrText>
      </w:r>
      <w:r w:rsidR="00A84A4B" w:rsidRPr="0075779D">
        <w:rPr>
          <w:lang w:val="ru-RU"/>
          <w:rPrChange w:id="451" w:author="Антон Смирнов" w:date="2023-05-23T22:37:00Z">
            <w:rPr/>
          </w:rPrChange>
        </w:rPr>
        <w:instrText xml:space="preserve"> </w:instrText>
      </w:r>
      <w:r w:rsidR="00A84A4B">
        <w:instrText>protein</w:instrText>
      </w:r>
      <w:r w:rsidR="00A84A4B" w:rsidRPr="0075779D">
        <w:rPr>
          <w:lang w:val="ru-RU"/>
          <w:rPrChange w:id="452" w:author="Антон Смирнов" w:date="2023-05-23T22:37:00Z">
            <w:rPr/>
          </w:rPrChange>
        </w:rPr>
        <w:instrText>-</w:instrText>
      </w:r>
      <w:r w:rsidR="00A84A4B">
        <w:instrText>conducting</w:instrText>
      </w:r>
      <w:r w:rsidR="00A84A4B" w:rsidRPr="0075779D">
        <w:rPr>
          <w:lang w:val="ru-RU"/>
          <w:rPrChange w:id="453" w:author="Антон Смирнов" w:date="2023-05-23T22:37:00Z">
            <w:rPr/>
          </w:rPrChange>
        </w:rPr>
        <w:instrText xml:space="preserve"> </w:instrText>
      </w:r>
      <w:r w:rsidR="00A84A4B">
        <w:instrText>channel</w:instrText>
      </w:r>
      <w:r w:rsidR="00A84A4B" w:rsidRPr="0075779D">
        <w:rPr>
          <w:lang w:val="ru-RU"/>
          <w:rPrChange w:id="454" w:author="Антон Смирнов" w:date="2023-05-23T22:37:00Z">
            <w:rPr/>
          </w:rPrChange>
        </w:rPr>
        <w:instrText xml:space="preserve"> </w:instrText>
      </w:r>
      <w:r w:rsidR="00A84A4B">
        <w:instrText>and</w:instrText>
      </w:r>
      <w:r w:rsidR="00A84A4B" w:rsidRPr="0075779D">
        <w:rPr>
          <w:lang w:val="ru-RU"/>
          <w:rPrChange w:id="455" w:author="Антон Смирнов" w:date="2023-05-23T22:37:00Z">
            <w:rPr/>
          </w:rPrChange>
        </w:rPr>
        <w:instrText xml:space="preserve"> </w:instrText>
      </w:r>
      <w:r w:rsidR="00A84A4B">
        <w:instrText>its</w:instrText>
      </w:r>
      <w:r w:rsidR="00A84A4B" w:rsidRPr="0075779D">
        <w:rPr>
          <w:lang w:val="ru-RU"/>
          <w:rPrChange w:id="456" w:author="Антон Смирнов" w:date="2023-05-23T22:37:00Z">
            <w:rPr/>
          </w:rPrChange>
        </w:rPr>
        <w:instrText xml:space="preserve"> </w:instrText>
      </w:r>
      <w:r w:rsidR="00A84A4B">
        <w:instrText>binding</w:instrText>
      </w:r>
      <w:r w:rsidR="00A84A4B" w:rsidRPr="0075779D">
        <w:rPr>
          <w:lang w:val="ru-RU"/>
          <w:rPrChange w:id="457" w:author="Антон Смирнов" w:date="2023-05-23T22:37:00Z">
            <w:rPr/>
          </w:rPrChange>
        </w:rPr>
        <w:instrText xml:space="preserve"> </w:instrText>
      </w:r>
      <w:r w:rsidR="00A84A4B">
        <w:instrText>partners</w:instrText>
      </w:r>
      <w:r w:rsidR="00A84A4B" w:rsidRPr="0075779D">
        <w:rPr>
          <w:lang w:val="ru-RU"/>
          <w:rPrChange w:id="458" w:author="Антон Смирнов" w:date="2023-05-23T22:37:00Z">
            <w:rPr/>
          </w:rPrChange>
        </w:rPr>
        <w:instrText>.","</w:instrText>
      </w:r>
      <w:r w:rsidR="00A84A4B">
        <w:instrText>container</w:instrText>
      </w:r>
      <w:r w:rsidR="00A84A4B" w:rsidRPr="0075779D">
        <w:rPr>
          <w:lang w:val="ru-RU"/>
          <w:rPrChange w:id="459" w:author="Антон Смирнов" w:date="2023-05-23T22:37:00Z">
            <w:rPr/>
          </w:rPrChange>
        </w:rPr>
        <w:instrText>-</w:instrText>
      </w:r>
      <w:r w:rsidR="00A84A4B">
        <w:instrText>title</w:instrText>
      </w:r>
      <w:r w:rsidR="00A84A4B" w:rsidRPr="0075779D">
        <w:rPr>
          <w:lang w:val="ru-RU"/>
          <w:rPrChange w:id="460" w:author="Антон Смирнов" w:date="2023-05-23T22:37:00Z">
            <w:rPr/>
          </w:rPrChange>
        </w:rPr>
        <w:instrText>":"</w:instrText>
      </w:r>
      <w:r w:rsidR="00A84A4B">
        <w:instrText>Annual</w:instrText>
      </w:r>
      <w:r w:rsidR="00A84A4B" w:rsidRPr="0075779D">
        <w:rPr>
          <w:lang w:val="ru-RU"/>
          <w:rPrChange w:id="461" w:author="Антон Смирнов" w:date="2023-05-23T22:37:00Z">
            <w:rPr/>
          </w:rPrChange>
        </w:rPr>
        <w:instrText xml:space="preserve"> </w:instrText>
      </w:r>
      <w:r w:rsidR="00A84A4B">
        <w:instrText>Review</w:instrText>
      </w:r>
      <w:r w:rsidR="00A84A4B" w:rsidRPr="0075779D">
        <w:rPr>
          <w:lang w:val="ru-RU"/>
          <w:rPrChange w:id="462" w:author="Антон Смирнов" w:date="2023-05-23T22:37:00Z">
            <w:rPr/>
          </w:rPrChange>
        </w:rPr>
        <w:instrText xml:space="preserve"> </w:instrText>
      </w:r>
      <w:r w:rsidR="00A84A4B">
        <w:instrText>of</w:instrText>
      </w:r>
      <w:r w:rsidR="00A84A4B" w:rsidRPr="0075779D">
        <w:rPr>
          <w:lang w:val="ru-RU"/>
          <w:rPrChange w:id="463" w:author="Антон Смирнов" w:date="2023-05-23T22:37:00Z">
            <w:rPr/>
          </w:rPrChange>
        </w:rPr>
        <w:instrText xml:space="preserve"> </w:instrText>
      </w:r>
      <w:r w:rsidR="00A84A4B">
        <w:instrText>Cell</w:instrText>
      </w:r>
      <w:r w:rsidR="00A84A4B" w:rsidRPr="0075779D">
        <w:rPr>
          <w:lang w:val="ru-RU"/>
          <w:rPrChange w:id="464" w:author="Антон Смирнов" w:date="2023-05-23T22:37:00Z">
            <w:rPr/>
          </w:rPrChange>
        </w:rPr>
        <w:instrText xml:space="preserve"> </w:instrText>
      </w:r>
      <w:r w:rsidR="00A84A4B">
        <w:instrText>and</w:instrText>
      </w:r>
      <w:r w:rsidR="00A84A4B" w:rsidRPr="0075779D">
        <w:rPr>
          <w:lang w:val="ru-RU"/>
          <w:rPrChange w:id="465" w:author="Антон Смирнов" w:date="2023-05-23T22:37:00Z">
            <w:rPr/>
          </w:rPrChange>
        </w:rPr>
        <w:instrText xml:space="preserve"> </w:instrText>
      </w:r>
      <w:r w:rsidR="00A84A4B">
        <w:instrText>Developmental</w:instrText>
      </w:r>
      <w:r w:rsidR="00A84A4B" w:rsidRPr="0075779D">
        <w:rPr>
          <w:lang w:val="ru-RU"/>
          <w:rPrChange w:id="466" w:author="Антон Смирнов" w:date="2023-05-23T22:37:00Z">
            <w:rPr/>
          </w:rPrChange>
        </w:rPr>
        <w:instrText xml:space="preserve"> </w:instrText>
      </w:r>
      <w:r w:rsidR="00A84A4B">
        <w:instrText>Biology</w:instrText>
      </w:r>
      <w:r w:rsidR="00A84A4B" w:rsidRPr="0075779D">
        <w:rPr>
          <w:lang w:val="ru-RU"/>
          <w:rPrChange w:id="467" w:author="Антон Смирнов" w:date="2023-05-23T22:37:00Z">
            <w:rPr/>
          </w:rPrChange>
        </w:rPr>
        <w:instrText>","</w:instrText>
      </w:r>
      <w:r w:rsidR="00A84A4B">
        <w:instrText>DOI</w:instrText>
      </w:r>
      <w:r w:rsidR="00A84A4B" w:rsidRPr="0075779D">
        <w:rPr>
          <w:lang w:val="ru-RU"/>
          <w:rPrChange w:id="468" w:author="Антон Смирнов" w:date="2023-05-23T22:37:00Z">
            <w:rPr/>
          </w:rPrChange>
        </w:rPr>
        <w:instrText>":"10.1146/</w:instrText>
      </w:r>
      <w:r w:rsidR="00A84A4B">
        <w:instrText>annurev</w:instrText>
      </w:r>
      <w:r w:rsidR="00A84A4B" w:rsidRPr="0075779D">
        <w:rPr>
          <w:lang w:val="ru-RU"/>
          <w:rPrChange w:id="469" w:author="Антон Смирнов" w:date="2023-05-23T22:37:00Z">
            <w:rPr/>
          </w:rPrChange>
        </w:rPr>
        <w:instrText>.</w:instrText>
      </w:r>
      <w:r w:rsidR="00A84A4B">
        <w:instrText>cellbio</w:instrText>
      </w:r>
      <w:r w:rsidR="00A84A4B" w:rsidRPr="0075779D">
        <w:rPr>
          <w:lang w:val="ru-RU"/>
          <w:rPrChange w:id="470" w:author="Антон Смирнов" w:date="2023-05-23T22:37:00Z">
            <w:rPr/>
          </w:rPrChange>
        </w:rPr>
        <w:instrText>.21.012704.133214","</w:instrText>
      </w:r>
      <w:r w:rsidR="00A84A4B">
        <w:instrText>ISSN</w:instrText>
      </w:r>
      <w:r w:rsidR="00A84A4B" w:rsidRPr="0075779D">
        <w:rPr>
          <w:lang w:val="ru-RU"/>
          <w:rPrChange w:id="471" w:author="Антон Смирнов" w:date="2023-05-23T22:37:00Z">
            <w:rPr/>
          </w:rPrChange>
        </w:rPr>
        <w:instrText>":"1081-0706, 1530-8995","</w:instrText>
      </w:r>
      <w:r w:rsidR="00A84A4B">
        <w:instrText>issue</w:instrText>
      </w:r>
      <w:r w:rsidR="00A84A4B" w:rsidRPr="0075779D">
        <w:rPr>
          <w:lang w:val="ru-RU"/>
          <w:rPrChange w:id="472" w:author="Антон Смирнов" w:date="2023-05-23T22:37:00Z">
            <w:rPr/>
          </w:rPrChange>
        </w:rPr>
        <w:instrText>":"1","</w:instrText>
      </w:r>
      <w:r w:rsidR="00A84A4B">
        <w:instrText>journalAbbreviation</w:instrText>
      </w:r>
      <w:r w:rsidR="00A84A4B" w:rsidRPr="0075779D">
        <w:rPr>
          <w:lang w:val="ru-RU"/>
          <w:rPrChange w:id="473" w:author="Антон Смирнов" w:date="2023-05-23T22:37:00Z">
            <w:rPr/>
          </w:rPrChange>
        </w:rPr>
        <w:instrText>":"</w:instrText>
      </w:r>
      <w:r w:rsidR="00A84A4B">
        <w:instrText>Annu</w:instrText>
      </w:r>
      <w:r w:rsidR="00A84A4B" w:rsidRPr="0075779D">
        <w:rPr>
          <w:lang w:val="ru-RU"/>
          <w:rPrChange w:id="474" w:author="Антон Смирнов" w:date="2023-05-23T22:37:00Z">
            <w:rPr/>
          </w:rPrChange>
        </w:rPr>
        <w:instrText xml:space="preserve">. </w:instrText>
      </w:r>
      <w:r w:rsidR="00A84A4B">
        <w:instrText>Rev</w:instrText>
      </w:r>
      <w:r w:rsidR="00A84A4B" w:rsidRPr="0075779D">
        <w:rPr>
          <w:lang w:val="ru-RU"/>
          <w:rPrChange w:id="475" w:author="Антон Смирнов" w:date="2023-05-23T22:37:00Z">
            <w:rPr/>
          </w:rPrChange>
        </w:rPr>
        <w:instrText xml:space="preserve">. </w:instrText>
      </w:r>
      <w:r w:rsidR="00A84A4B">
        <w:instrText>Cell</w:instrText>
      </w:r>
      <w:r w:rsidR="00A84A4B" w:rsidRPr="0075779D">
        <w:rPr>
          <w:lang w:val="ru-RU"/>
          <w:rPrChange w:id="476" w:author="Антон Смирнов" w:date="2023-05-23T22:37:00Z">
            <w:rPr/>
          </w:rPrChange>
        </w:rPr>
        <w:instrText xml:space="preserve"> </w:instrText>
      </w:r>
      <w:r w:rsidR="00A84A4B">
        <w:instrText>Dev</w:instrText>
      </w:r>
      <w:r w:rsidR="00A84A4B" w:rsidRPr="0075779D">
        <w:rPr>
          <w:lang w:val="ru-RU"/>
          <w:rPrChange w:id="477" w:author="Антон Смирнов" w:date="2023-05-23T22:37:00Z">
            <w:rPr/>
          </w:rPrChange>
        </w:rPr>
        <w:instrText xml:space="preserve">. </w:instrText>
      </w:r>
      <w:r w:rsidR="00A84A4B">
        <w:instrText>Biol</w:instrText>
      </w:r>
      <w:r w:rsidR="00A84A4B" w:rsidRPr="0075779D">
        <w:rPr>
          <w:lang w:val="ru-RU"/>
          <w:rPrChange w:id="478" w:author="Антон Смирнов" w:date="2023-05-23T22:37:00Z">
            <w:rPr/>
          </w:rPrChange>
        </w:rPr>
        <w:instrText>.","</w:instrText>
      </w:r>
      <w:r w:rsidR="00A84A4B">
        <w:instrText>language</w:instrText>
      </w:r>
      <w:r w:rsidR="00A84A4B" w:rsidRPr="0075779D">
        <w:rPr>
          <w:lang w:val="ru-RU"/>
          <w:rPrChange w:id="479" w:author="Антон Смирнов" w:date="2023-05-23T22:37:00Z">
            <w:rPr/>
          </w:rPrChange>
        </w:rPr>
        <w:instrText>":"</w:instrText>
      </w:r>
      <w:r w:rsidR="00A84A4B">
        <w:instrText>en</w:instrText>
      </w:r>
      <w:r w:rsidR="00A84A4B" w:rsidRPr="0075779D">
        <w:rPr>
          <w:lang w:val="ru-RU"/>
          <w:rPrChange w:id="480" w:author="Антон Смирнов" w:date="2023-05-23T22:37:00Z">
            <w:rPr/>
          </w:rPrChange>
        </w:rPr>
        <w:instrText>","</w:instrText>
      </w:r>
      <w:r w:rsidR="00A84A4B">
        <w:instrText>page</w:instrText>
      </w:r>
      <w:r w:rsidR="00A84A4B" w:rsidRPr="0075779D">
        <w:rPr>
          <w:lang w:val="ru-RU"/>
          <w:rPrChange w:id="481" w:author="Антон Смирнов" w:date="2023-05-23T22:37:00Z">
            <w:rPr/>
          </w:rPrChange>
        </w:rPr>
        <w:instrText>":"529-550","</w:instrText>
      </w:r>
      <w:r w:rsidR="00A84A4B">
        <w:instrText>source</w:instrText>
      </w:r>
      <w:r w:rsidR="00A84A4B" w:rsidRPr="0075779D">
        <w:rPr>
          <w:lang w:val="ru-RU"/>
          <w:rPrChange w:id="482" w:author="Антон Смирнов" w:date="2023-05-23T22:37:00Z">
            <w:rPr/>
          </w:rPrChange>
        </w:rPr>
        <w:instrText>":"</w:instrText>
      </w:r>
      <w:r w:rsidR="00A84A4B">
        <w:instrText>DOI</w:instrText>
      </w:r>
      <w:r w:rsidR="00A84A4B" w:rsidRPr="0075779D">
        <w:rPr>
          <w:lang w:val="ru-RU"/>
          <w:rPrChange w:id="483" w:author="Антон Смирнов" w:date="2023-05-23T22:37:00Z">
            <w:rPr/>
          </w:rPrChange>
        </w:rPr>
        <w:instrText>.</w:instrText>
      </w:r>
      <w:r w:rsidR="00A84A4B">
        <w:instrText>org</w:instrText>
      </w:r>
      <w:r w:rsidR="00A84A4B" w:rsidRPr="0075779D">
        <w:rPr>
          <w:lang w:val="ru-RU"/>
          <w:rPrChange w:id="484" w:author="Антон Смирнов" w:date="2023-05-23T22:37:00Z">
            <w:rPr/>
          </w:rPrChange>
        </w:rPr>
        <w:instrText xml:space="preserve"> (</w:instrText>
      </w:r>
      <w:r w:rsidR="00A84A4B">
        <w:instrText>Crossref</w:instrText>
      </w:r>
      <w:r w:rsidR="00A84A4B" w:rsidRPr="0075779D">
        <w:rPr>
          <w:lang w:val="ru-RU"/>
          <w:rPrChange w:id="485" w:author="Антон Смирнов" w:date="2023-05-23T22:37:00Z">
            <w:rPr/>
          </w:rPrChange>
        </w:rPr>
        <w:instrText>)","</w:instrText>
      </w:r>
      <w:r w:rsidR="00A84A4B">
        <w:instrText>title</w:instrText>
      </w:r>
      <w:r w:rsidR="00A84A4B" w:rsidRPr="0075779D">
        <w:rPr>
          <w:lang w:val="ru-RU"/>
          <w:rPrChange w:id="486" w:author="Антон Смирнов" w:date="2023-05-23T22:37:00Z">
            <w:rPr/>
          </w:rPrChange>
        </w:rPr>
        <w:instrText>":"</w:instrText>
      </w:r>
      <w:r w:rsidR="00A84A4B">
        <w:instrText>PROTEIN</w:instrText>
      </w:r>
      <w:r w:rsidR="00A84A4B" w:rsidRPr="0075779D">
        <w:rPr>
          <w:lang w:val="ru-RU"/>
          <w:rPrChange w:id="487" w:author="Антон Смирнов" w:date="2023-05-23T22:37:00Z">
            <w:rPr/>
          </w:rPrChange>
        </w:rPr>
        <w:instrText xml:space="preserve"> </w:instrText>
      </w:r>
      <w:r w:rsidR="00A84A4B">
        <w:instrText>TRANSLOCATION</w:instrText>
      </w:r>
      <w:r w:rsidR="00A84A4B" w:rsidRPr="0075779D">
        <w:rPr>
          <w:lang w:val="ru-RU"/>
          <w:rPrChange w:id="488" w:author="Антон Смирнов" w:date="2023-05-23T22:37:00Z">
            <w:rPr/>
          </w:rPrChange>
        </w:rPr>
        <w:instrText xml:space="preserve"> </w:instrText>
      </w:r>
      <w:r w:rsidR="00A84A4B">
        <w:instrText>BY</w:instrText>
      </w:r>
      <w:r w:rsidR="00A84A4B" w:rsidRPr="0075779D">
        <w:rPr>
          <w:lang w:val="ru-RU"/>
          <w:rPrChange w:id="489" w:author="Антон Смирнов" w:date="2023-05-23T22:37:00Z">
            <w:rPr/>
          </w:rPrChange>
        </w:rPr>
        <w:instrText xml:space="preserve"> </w:instrText>
      </w:r>
      <w:r w:rsidR="00A84A4B">
        <w:instrText>THE</w:instrText>
      </w:r>
      <w:r w:rsidR="00A84A4B" w:rsidRPr="0075779D">
        <w:rPr>
          <w:lang w:val="ru-RU"/>
          <w:rPrChange w:id="490" w:author="Антон Смирнов" w:date="2023-05-23T22:37:00Z">
            <w:rPr/>
          </w:rPrChange>
        </w:rPr>
        <w:instrText xml:space="preserve"> </w:instrText>
      </w:r>
      <w:r w:rsidR="00A84A4B">
        <w:instrText>SEC</w:instrText>
      </w:r>
      <w:r w:rsidR="00A84A4B" w:rsidRPr="0075779D">
        <w:rPr>
          <w:lang w:val="ru-RU"/>
          <w:rPrChange w:id="491" w:author="Антон Смирнов" w:date="2023-05-23T22:37:00Z">
            <w:rPr/>
          </w:rPrChange>
        </w:rPr>
        <w:instrText>61/</w:instrText>
      </w:r>
      <w:r w:rsidR="00A84A4B">
        <w:instrText>SECY</w:instrText>
      </w:r>
      <w:r w:rsidR="00A84A4B" w:rsidRPr="0075779D">
        <w:rPr>
          <w:lang w:val="ru-RU"/>
          <w:rPrChange w:id="492" w:author="Антон Смирнов" w:date="2023-05-23T22:37:00Z">
            <w:rPr/>
          </w:rPrChange>
        </w:rPr>
        <w:instrText xml:space="preserve"> </w:instrText>
      </w:r>
      <w:r w:rsidR="00A84A4B">
        <w:instrText>CHANNEL</w:instrText>
      </w:r>
      <w:r w:rsidR="00A84A4B" w:rsidRPr="0075779D">
        <w:rPr>
          <w:lang w:val="ru-RU"/>
          <w:rPrChange w:id="493" w:author="Антон Смирнов" w:date="2023-05-23T22:37:00Z">
            <w:rPr/>
          </w:rPrChange>
        </w:rPr>
        <w:instrText>","</w:instrText>
      </w:r>
      <w:r w:rsidR="00A84A4B">
        <w:instrText>volume</w:instrText>
      </w:r>
      <w:r w:rsidR="00A84A4B" w:rsidRPr="0075779D">
        <w:rPr>
          <w:lang w:val="ru-RU"/>
          <w:rPrChange w:id="494" w:author="Антон Смирнов" w:date="2023-05-23T22:37:00Z">
            <w:rPr/>
          </w:rPrChange>
        </w:rPr>
        <w:instrText>":"21","</w:instrText>
      </w:r>
      <w:r w:rsidR="00A84A4B">
        <w:instrText>author</w:instrText>
      </w:r>
      <w:r w:rsidR="00A84A4B" w:rsidRPr="0075779D">
        <w:rPr>
          <w:lang w:val="ru-RU"/>
          <w:rPrChange w:id="495" w:author="Антон Смирнов" w:date="2023-05-23T22:37:00Z">
            <w:rPr/>
          </w:rPrChange>
        </w:rPr>
        <w:instrText>":[{"</w:instrText>
      </w:r>
      <w:r w:rsidR="00A84A4B">
        <w:instrText>family</w:instrText>
      </w:r>
      <w:r w:rsidR="00A84A4B" w:rsidRPr="0075779D">
        <w:rPr>
          <w:lang w:val="ru-RU"/>
          <w:rPrChange w:id="496" w:author="Антон Смирнов" w:date="2023-05-23T22:37:00Z">
            <w:rPr/>
          </w:rPrChange>
        </w:rPr>
        <w:instrText>":"</w:instrText>
      </w:r>
      <w:r w:rsidR="00A84A4B">
        <w:instrText>Osborne</w:instrText>
      </w:r>
      <w:r w:rsidR="00A84A4B" w:rsidRPr="0075779D">
        <w:rPr>
          <w:lang w:val="ru-RU"/>
          <w:rPrChange w:id="497" w:author="Антон Смирнов" w:date="2023-05-23T22:37:00Z">
            <w:rPr/>
          </w:rPrChange>
        </w:rPr>
        <w:instrText>","</w:instrText>
      </w:r>
      <w:r w:rsidR="00A84A4B">
        <w:instrText>given</w:instrText>
      </w:r>
      <w:r w:rsidR="00A84A4B" w:rsidRPr="0075779D">
        <w:rPr>
          <w:lang w:val="ru-RU"/>
          <w:rPrChange w:id="498" w:author="Антон Смирнов" w:date="2023-05-23T22:37:00Z">
            <w:rPr/>
          </w:rPrChange>
        </w:rPr>
        <w:instrText>":"</w:instrText>
      </w:r>
      <w:r w:rsidR="00A84A4B">
        <w:instrText>Andrew</w:instrText>
      </w:r>
      <w:r w:rsidR="00A84A4B" w:rsidRPr="0075779D">
        <w:rPr>
          <w:lang w:val="ru-RU"/>
          <w:rPrChange w:id="499" w:author="Антон Смирнов" w:date="2023-05-23T22:37:00Z">
            <w:rPr/>
          </w:rPrChange>
        </w:rPr>
        <w:instrText xml:space="preserve"> </w:instrText>
      </w:r>
      <w:r w:rsidR="00A84A4B">
        <w:instrText>R</w:instrText>
      </w:r>
      <w:r w:rsidR="00A84A4B" w:rsidRPr="0075779D">
        <w:rPr>
          <w:lang w:val="ru-RU"/>
          <w:rPrChange w:id="500" w:author="Антон Смирнов" w:date="2023-05-23T22:37:00Z">
            <w:rPr/>
          </w:rPrChange>
        </w:rPr>
        <w:instrText>."},{"</w:instrText>
      </w:r>
      <w:r w:rsidR="00A84A4B">
        <w:instrText>family</w:instrText>
      </w:r>
      <w:r w:rsidR="00A84A4B" w:rsidRPr="0075779D">
        <w:rPr>
          <w:lang w:val="ru-RU"/>
          <w:rPrChange w:id="501" w:author="Антон Смирнов" w:date="2023-05-23T22:37:00Z">
            <w:rPr/>
          </w:rPrChange>
        </w:rPr>
        <w:instrText>":"</w:instrText>
      </w:r>
      <w:r w:rsidR="00A84A4B">
        <w:instrText>Rapoport</w:instrText>
      </w:r>
      <w:r w:rsidR="00A84A4B" w:rsidRPr="0075779D">
        <w:rPr>
          <w:lang w:val="ru-RU"/>
          <w:rPrChange w:id="502" w:author="Антон Смирнов" w:date="2023-05-23T22:37:00Z">
            <w:rPr/>
          </w:rPrChange>
        </w:rPr>
        <w:instrText>","</w:instrText>
      </w:r>
      <w:r w:rsidR="00A84A4B">
        <w:instrText>given</w:instrText>
      </w:r>
      <w:r w:rsidR="00A84A4B" w:rsidRPr="0075779D">
        <w:rPr>
          <w:lang w:val="ru-RU"/>
          <w:rPrChange w:id="503" w:author="Антон Смирнов" w:date="2023-05-23T22:37:00Z">
            <w:rPr/>
          </w:rPrChange>
        </w:rPr>
        <w:instrText>":"</w:instrText>
      </w:r>
      <w:r w:rsidR="00A84A4B">
        <w:instrText>Tom</w:instrText>
      </w:r>
      <w:r w:rsidR="00A84A4B" w:rsidRPr="0075779D">
        <w:rPr>
          <w:lang w:val="ru-RU"/>
          <w:rPrChange w:id="504" w:author="Антон Смирнов" w:date="2023-05-23T22:37:00Z">
            <w:rPr/>
          </w:rPrChange>
        </w:rPr>
        <w:instrText xml:space="preserve"> </w:instrText>
      </w:r>
      <w:r w:rsidR="00A84A4B">
        <w:instrText>A</w:instrText>
      </w:r>
      <w:r w:rsidR="00A84A4B" w:rsidRPr="0075779D">
        <w:rPr>
          <w:lang w:val="ru-RU"/>
          <w:rPrChange w:id="505" w:author="Антон Смирнов" w:date="2023-05-23T22:37:00Z">
            <w:rPr/>
          </w:rPrChange>
        </w:rPr>
        <w:instrText>."},{"</w:instrText>
      </w:r>
      <w:r w:rsidR="00A84A4B">
        <w:instrText>family</w:instrText>
      </w:r>
      <w:r w:rsidR="00A84A4B" w:rsidRPr="0075779D">
        <w:rPr>
          <w:lang w:val="ru-RU"/>
          <w:rPrChange w:id="506" w:author="Антон Смирнов" w:date="2023-05-23T22:37:00Z">
            <w:rPr/>
          </w:rPrChange>
        </w:rPr>
        <w:instrText>":"</w:instrText>
      </w:r>
      <w:r w:rsidR="00A84A4B">
        <w:instrText>Berg</w:instrText>
      </w:r>
      <w:r w:rsidR="00A84A4B" w:rsidRPr="0075779D">
        <w:rPr>
          <w:lang w:val="ru-RU"/>
          <w:rPrChange w:id="507" w:author="Антон Смирнов" w:date="2023-05-23T22:37:00Z">
            <w:rPr/>
          </w:rPrChange>
        </w:rPr>
        <w:instrText>","</w:instrText>
      </w:r>
      <w:r w:rsidR="00A84A4B">
        <w:instrText>given</w:instrText>
      </w:r>
      <w:r w:rsidR="00A84A4B" w:rsidRPr="0075779D">
        <w:rPr>
          <w:lang w:val="ru-RU"/>
          <w:rPrChange w:id="508" w:author="Антон Смирнов" w:date="2023-05-23T22:37:00Z">
            <w:rPr/>
          </w:rPrChange>
        </w:rPr>
        <w:instrText>":"</w:instrText>
      </w:r>
      <w:r w:rsidR="00A84A4B">
        <w:instrText>Bert</w:instrText>
      </w:r>
      <w:r w:rsidR="00A84A4B" w:rsidRPr="0075779D">
        <w:rPr>
          <w:lang w:val="ru-RU"/>
          <w:rPrChange w:id="509" w:author="Антон Смирнов" w:date="2023-05-23T22:37:00Z">
            <w:rPr/>
          </w:rPrChange>
        </w:rPr>
        <w:instrText>","</w:instrText>
      </w:r>
      <w:r w:rsidR="00A84A4B">
        <w:instrText>non</w:instrText>
      </w:r>
      <w:r w:rsidR="00A84A4B" w:rsidRPr="0075779D">
        <w:rPr>
          <w:lang w:val="ru-RU"/>
          <w:rPrChange w:id="510" w:author="Антон Смирнов" w:date="2023-05-23T22:37:00Z">
            <w:rPr/>
          </w:rPrChange>
        </w:rPr>
        <w:instrText>-</w:instrText>
      </w:r>
      <w:r w:rsidR="00A84A4B">
        <w:instrText>dropping</w:instrText>
      </w:r>
      <w:r w:rsidR="00A84A4B" w:rsidRPr="0075779D">
        <w:rPr>
          <w:lang w:val="ru-RU"/>
          <w:rPrChange w:id="511" w:author="Антон Смирнов" w:date="2023-05-23T22:37:00Z">
            <w:rPr/>
          </w:rPrChange>
        </w:rPr>
        <w:instrText>-</w:instrText>
      </w:r>
      <w:r w:rsidR="00A84A4B">
        <w:instrText>particle</w:instrText>
      </w:r>
      <w:r w:rsidR="00A84A4B" w:rsidRPr="0075779D">
        <w:rPr>
          <w:lang w:val="ru-RU"/>
          <w:rPrChange w:id="512" w:author="Антон Смирнов" w:date="2023-05-23T22:37:00Z">
            <w:rPr/>
          </w:rPrChange>
        </w:rPr>
        <w:instrText>":"</w:instrText>
      </w:r>
      <w:r w:rsidR="00A84A4B">
        <w:instrText>van</w:instrText>
      </w:r>
      <w:r w:rsidR="00A84A4B" w:rsidRPr="0075779D">
        <w:rPr>
          <w:lang w:val="ru-RU"/>
          <w:rPrChange w:id="513" w:author="Антон Смирнов" w:date="2023-05-23T22:37:00Z">
            <w:rPr/>
          </w:rPrChange>
        </w:rPr>
        <w:instrText xml:space="preserve"> </w:instrText>
      </w:r>
      <w:r w:rsidR="00A84A4B">
        <w:instrText>den</w:instrText>
      </w:r>
      <w:r w:rsidR="00A84A4B" w:rsidRPr="0075779D">
        <w:rPr>
          <w:lang w:val="ru-RU"/>
          <w:rPrChange w:id="514" w:author="Антон Смирнов" w:date="2023-05-23T22:37:00Z">
            <w:rPr/>
          </w:rPrChange>
        </w:rPr>
        <w:instrText>"}],"</w:instrText>
      </w:r>
      <w:r w:rsidR="00A84A4B">
        <w:instrText>issued</w:instrText>
      </w:r>
      <w:r w:rsidR="00A84A4B" w:rsidRPr="0075779D">
        <w:rPr>
          <w:lang w:val="ru-RU"/>
          <w:rPrChange w:id="515" w:author="Антон Смирнов" w:date="2023-05-23T22:37:00Z">
            <w:rPr/>
          </w:rPrChange>
        </w:rPr>
        <w:instrText>":{"</w:instrText>
      </w:r>
      <w:r w:rsidR="00A84A4B">
        <w:instrText>date</w:instrText>
      </w:r>
      <w:r w:rsidR="00A84A4B" w:rsidRPr="0075779D">
        <w:rPr>
          <w:lang w:val="ru-RU"/>
          <w:rPrChange w:id="516" w:author="Антон Смирнов" w:date="2023-05-23T22:37:00Z">
            <w:rPr/>
          </w:rPrChange>
        </w:rPr>
        <w:instrText>-</w:instrText>
      </w:r>
      <w:r w:rsidR="00A84A4B">
        <w:instrText>parts</w:instrText>
      </w:r>
      <w:r w:rsidR="00A84A4B" w:rsidRPr="0075779D">
        <w:rPr>
          <w:lang w:val="ru-RU"/>
          <w:rPrChange w:id="517" w:author="Антон Смирнов" w:date="2023-05-23T22:37:00Z">
            <w:rPr/>
          </w:rPrChange>
        </w:rPr>
        <w:instrText>":[["2005",11,1]]}}}],"</w:instrText>
      </w:r>
      <w:r w:rsidR="00A84A4B">
        <w:instrText>schema</w:instrText>
      </w:r>
      <w:r w:rsidR="00A84A4B" w:rsidRPr="0075779D">
        <w:rPr>
          <w:lang w:val="ru-RU"/>
          <w:rPrChange w:id="518" w:author="Антон Смирнов" w:date="2023-05-23T22:37:00Z">
            <w:rPr/>
          </w:rPrChange>
        </w:rPr>
        <w:instrText>":"</w:instrText>
      </w:r>
      <w:r w:rsidR="00A84A4B">
        <w:instrText>https</w:instrText>
      </w:r>
      <w:r w:rsidR="00A84A4B" w:rsidRPr="0075779D">
        <w:rPr>
          <w:lang w:val="ru-RU"/>
          <w:rPrChange w:id="519" w:author="Антон Смирнов" w:date="2023-05-23T22:37:00Z">
            <w:rPr/>
          </w:rPrChange>
        </w:rPr>
        <w:instrText>://</w:instrText>
      </w:r>
      <w:r w:rsidR="00A84A4B">
        <w:instrText>github</w:instrText>
      </w:r>
      <w:r w:rsidR="00A84A4B" w:rsidRPr="0075779D">
        <w:rPr>
          <w:lang w:val="ru-RU"/>
          <w:rPrChange w:id="520" w:author="Антон Смирнов" w:date="2023-05-23T22:37:00Z">
            <w:rPr/>
          </w:rPrChange>
        </w:rPr>
        <w:instrText>.</w:instrText>
      </w:r>
      <w:r w:rsidR="00A84A4B">
        <w:instrText>com</w:instrText>
      </w:r>
      <w:r w:rsidR="00A84A4B" w:rsidRPr="0075779D">
        <w:rPr>
          <w:lang w:val="ru-RU"/>
          <w:rPrChange w:id="521" w:author="Антон Смирнов" w:date="2023-05-23T22:37:00Z">
            <w:rPr/>
          </w:rPrChange>
        </w:rPr>
        <w:instrText>/</w:instrText>
      </w:r>
      <w:r w:rsidR="00A84A4B">
        <w:instrText>citation</w:instrText>
      </w:r>
      <w:r w:rsidR="00A84A4B" w:rsidRPr="0075779D">
        <w:rPr>
          <w:lang w:val="ru-RU"/>
          <w:rPrChange w:id="522" w:author="Антон Смирнов" w:date="2023-05-23T22:37:00Z">
            <w:rPr/>
          </w:rPrChange>
        </w:rPr>
        <w:instrText>-</w:instrText>
      </w:r>
      <w:r w:rsidR="00A84A4B">
        <w:instrText>style</w:instrText>
      </w:r>
      <w:r w:rsidR="00A84A4B" w:rsidRPr="0075779D">
        <w:rPr>
          <w:lang w:val="ru-RU"/>
          <w:rPrChange w:id="523" w:author="Антон Смирнов" w:date="2023-05-23T22:37:00Z">
            <w:rPr/>
          </w:rPrChange>
        </w:rPr>
        <w:instrText>-</w:instrText>
      </w:r>
      <w:r w:rsidR="00A84A4B">
        <w:instrText>language</w:instrText>
      </w:r>
      <w:r w:rsidR="00A84A4B" w:rsidRPr="0075779D">
        <w:rPr>
          <w:lang w:val="ru-RU"/>
          <w:rPrChange w:id="524" w:author="Антон Смирнов" w:date="2023-05-23T22:37:00Z">
            <w:rPr/>
          </w:rPrChange>
        </w:rPr>
        <w:instrText>/</w:instrText>
      </w:r>
      <w:r w:rsidR="00A84A4B">
        <w:instrText>schema</w:instrText>
      </w:r>
      <w:r w:rsidR="00A84A4B" w:rsidRPr="0075779D">
        <w:rPr>
          <w:lang w:val="ru-RU"/>
          <w:rPrChange w:id="525" w:author="Антон Смирнов" w:date="2023-05-23T22:37:00Z">
            <w:rPr/>
          </w:rPrChange>
        </w:rPr>
        <w:instrText>/</w:instrText>
      </w:r>
      <w:r w:rsidR="00A84A4B">
        <w:instrText>raw</w:instrText>
      </w:r>
      <w:r w:rsidR="00A84A4B" w:rsidRPr="0075779D">
        <w:rPr>
          <w:lang w:val="ru-RU"/>
          <w:rPrChange w:id="526" w:author="Антон Смирнов" w:date="2023-05-23T22:37:00Z">
            <w:rPr/>
          </w:rPrChange>
        </w:rPr>
        <w:instrText>/</w:instrText>
      </w:r>
      <w:r w:rsidR="00A84A4B">
        <w:instrText>master</w:instrText>
      </w:r>
      <w:r w:rsidR="00A84A4B" w:rsidRPr="0075779D">
        <w:rPr>
          <w:lang w:val="ru-RU"/>
          <w:rPrChange w:id="527" w:author="Антон Смирнов" w:date="2023-05-23T22:37:00Z">
            <w:rPr/>
          </w:rPrChange>
        </w:rPr>
        <w:instrText>/</w:instrText>
      </w:r>
      <w:r w:rsidR="00A84A4B">
        <w:instrText>csl</w:instrText>
      </w:r>
      <w:r w:rsidR="00A84A4B" w:rsidRPr="0075779D">
        <w:rPr>
          <w:lang w:val="ru-RU"/>
          <w:rPrChange w:id="528" w:author="Антон Смирнов" w:date="2023-05-23T22:37:00Z">
            <w:rPr/>
          </w:rPrChange>
        </w:rPr>
        <w:instrText>-</w:instrText>
      </w:r>
      <w:r w:rsidR="00A84A4B">
        <w:instrText>citation</w:instrText>
      </w:r>
      <w:r w:rsidR="00A84A4B" w:rsidRPr="0075779D">
        <w:rPr>
          <w:lang w:val="ru-RU"/>
          <w:rPrChange w:id="529" w:author="Антон Смирнов" w:date="2023-05-23T22:37:00Z">
            <w:rPr/>
          </w:rPrChange>
        </w:rPr>
        <w:instrText>.</w:instrText>
      </w:r>
      <w:r w:rsidR="00A84A4B">
        <w:instrText>json</w:instrText>
      </w:r>
      <w:r w:rsidR="00A84A4B" w:rsidRPr="0075779D">
        <w:rPr>
          <w:lang w:val="ru-RU"/>
          <w:rPrChange w:id="530" w:author="Антон Смирнов" w:date="2023-05-23T22:37:00Z">
            <w:rPr/>
          </w:rPrChange>
        </w:rPr>
        <w:instrText xml:space="preserve">"} </w:instrText>
      </w:r>
      <w:r w:rsidR="00A84A4B">
        <w:fldChar w:fldCharType="separate"/>
      </w:r>
      <w:r w:rsidR="00A84A4B" w:rsidRPr="0075779D">
        <w:rPr>
          <w:rFonts w:cs="Times New Roman"/>
          <w:lang w:val="ru-RU"/>
          <w:rPrChange w:id="531" w:author="Антон Смирнов" w:date="2023-05-23T22:37:00Z">
            <w:rPr>
              <w:rFonts w:cs="Times New Roman"/>
            </w:rPr>
          </w:rPrChange>
        </w:rPr>
        <w:t>[71]</w:t>
      </w:r>
      <w:r w:rsidR="00A84A4B">
        <w:fldChar w:fldCharType="end"/>
      </w:r>
      <w:r w:rsidRPr="007A630F">
        <w:rPr>
          <w:lang w:val="ru-RU"/>
        </w:rPr>
        <w:t>.</w:t>
      </w:r>
    </w:p>
    <w:p w14:paraId="70850387" w14:textId="7F383648" w:rsidR="005C4AD5" w:rsidRPr="007A630F" w:rsidRDefault="00BF5734">
      <w:pPr>
        <w:pStyle w:val="a0"/>
        <w:rPr>
          <w:lang w:val="ru-RU"/>
        </w:rPr>
      </w:pPr>
      <w:r w:rsidRPr="007A630F">
        <w:rPr>
          <w:lang w:val="ru-RU"/>
        </w:rPr>
        <w:t xml:space="preserve">Следует иметь в виду, что процессинг антигена не совсем последовательный процесс. Например, получение эпитопа </w:t>
      </w:r>
      <w:r>
        <w:t>IYMDGTADSFSF</w:t>
      </w:r>
      <w:r w:rsidRPr="007A630F">
        <w:rPr>
          <w:lang w:val="ru-RU"/>
        </w:rPr>
        <w:t xml:space="preserve"> из фермента </w:t>
      </w:r>
      <w:proofErr w:type="spellStart"/>
      <w:r w:rsidRPr="007A630F">
        <w:rPr>
          <w:lang w:val="ru-RU"/>
        </w:rPr>
        <w:t>тирозиназы</w:t>
      </w:r>
      <w:proofErr w:type="spellEnd"/>
      <w:r w:rsidRPr="007A630F">
        <w:rPr>
          <w:lang w:val="ru-RU"/>
        </w:rPr>
        <w:t xml:space="preserve"> проходит следующие стадии</w:t>
      </w:r>
      <w:r w:rsidR="00A84A4B" w:rsidRPr="0075779D">
        <w:rPr>
          <w:lang w:val="ru-RU"/>
        </w:rPr>
        <w:t xml:space="preserve"> </w:t>
      </w:r>
      <w:r w:rsidR="00A84A4B">
        <w:rPr>
          <w:lang w:val="ru-RU"/>
        </w:rPr>
        <w:fldChar w:fldCharType="begin"/>
      </w:r>
      <w:r w:rsidR="00A84A4B">
        <w:rPr>
          <w:lang w:val="ru-RU"/>
        </w:rPr>
        <w:instrText xml:space="preserve"> ADDIN ZOTERO_ITEM CSL_CITATION {"citationID":"xegv1tEz","properties":{"formattedCitation":"[44]","plainCitation":"[44]","noteIndex":0},"citationItems":[{"id":108,"uris":["http://zotero.org/users/10071278/items/UL2G2GEU"],"itemData":{"id":108,"type":"article-journal","container-title":"Journal of Biological Chemistry","DOI":"10.1074/jbc.R117.807560","ISSN":"00219258","issue":"51","journalAbbreviation":"Journal of Biological Chemistry","language":"en","page":"21170-21179","source":"DOI.org (Crossref)","title":"Peptide splicing by the proteasome","volume":"292","author":[{"family":"Vigneron","given":"Nathalie"},{"family":"Ferrari","given":"Violette"},{"family":"Stroobant","given":"Vincent"},{"family":"Abi Habib","given":"Joanna"},{"family":"Van den Eynde","given":"Benoit J."}],"issued":{"date-parts":[["2017",12]]}}}],"schema":"https://github.com/citation-style-language/schema/raw/master/csl-citation.json"} </w:instrText>
      </w:r>
      <w:r w:rsidR="00A84A4B">
        <w:rPr>
          <w:lang w:val="ru-RU"/>
        </w:rPr>
        <w:fldChar w:fldCharType="separate"/>
      </w:r>
      <w:r w:rsidR="00A84A4B" w:rsidRPr="0075779D">
        <w:rPr>
          <w:rFonts w:cs="Times New Roman"/>
          <w:lang w:val="ru-RU"/>
        </w:rPr>
        <w:t>[44]</w:t>
      </w:r>
      <w:r w:rsidR="00A84A4B">
        <w:rPr>
          <w:lang w:val="ru-RU"/>
        </w:rPr>
        <w:fldChar w:fldCharType="end"/>
      </w:r>
      <w:r w:rsidRPr="007A630F">
        <w:rPr>
          <w:lang w:val="ru-RU"/>
        </w:rPr>
        <w:t>:</w:t>
      </w:r>
    </w:p>
    <w:p w14:paraId="39E5486E" w14:textId="68BD9E3D" w:rsidR="005C4AD5" w:rsidRPr="000B7CEC" w:rsidRDefault="00BF5734" w:rsidP="000B7CEC">
      <w:pPr>
        <w:numPr>
          <w:ilvl w:val="0"/>
          <w:numId w:val="7"/>
        </w:numPr>
        <w:spacing w:line="360" w:lineRule="auto"/>
        <w:rPr>
          <w:rFonts w:ascii="Times New Roman" w:hAnsi="Times New Roman" w:cs="Times New Roman"/>
          <w:sz w:val="28"/>
          <w:szCs w:val="28"/>
          <w:lang w:val="ru-RU"/>
        </w:rPr>
      </w:pPr>
      <w:r w:rsidRPr="000B7CEC">
        <w:rPr>
          <w:rFonts w:ascii="Times New Roman" w:hAnsi="Times New Roman" w:cs="Times New Roman"/>
          <w:sz w:val="28"/>
          <w:szCs w:val="28"/>
          <w:lang w:val="ru-RU"/>
        </w:rPr>
        <w:t>После синтеза белок попадает в Э</w:t>
      </w:r>
      <w:r w:rsidR="00F13542">
        <w:rPr>
          <w:rFonts w:ascii="Times New Roman" w:hAnsi="Times New Roman" w:cs="Times New Roman"/>
          <w:sz w:val="28"/>
          <w:szCs w:val="28"/>
          <w:lang w:val="ru-RU"/>
        </w:rPr>
        <w:t>П</w:t>
      </w:r>
      <w:r w:rsidRPr="000B7CEC">
        <w:rPr>
          <w:rFonts w:ascii="Times New Roman" w:hAnsi="Times New Roman" w:cs="Times New Roman"/>
          <w:sz w:val="28"/>
          <w:szCs w:val="28"/>
          <w:lang w:val="ru-RU"/>
        </w:rPr>
        <w:t xml:space="preserve">Р, где происходит </w:t>
      </w:r>
      <w:r w:rsidRPr="000B7CEC">
        <w:rPr>
          <w:rFonts w:ascii="Times New Roman" w:hAnsi="Times New Roman" w:cs="Times New Roman"/>
          <w:sz w:val="28"/>
          <w:szCs w:val="28"/>
        </w:rPr>
        <w:t>N</w:t>
      </w:r>
      <w:r w:rsidRPr="000B7CEC">
        <w:rPr>
          <w:rFonts w:ascii="Times New Roman" w:hAnsi="Times New Roman" w:cs="Times New Roman"/>
          <w:sz w:val="28"/>
          <w:szCs w:val="28"/>
          <w:lang w:val="ru-RU"/>
        </w:rPr>
        <w:t>-гликозилирование по специфичным аспарагиновым остаткам;</w:t>
      </w:r>
    </w:p>
    <w:p w14:paraId="2C187D80" w14:textId="77777777" w:rsidR="005C4AD5" w:rsidRPr="000B7CEC" w:rsidRDefault="00BF5734" w:rsidP="000B7CEC">
      <w:pPr>
        <w:numPr>
          <w:ilvl w:val="0"/>
          <w:numId w:val="7"/>
        </w:numPr>
        <w:spacing w:line="360" w:lineRule="auto"/>
        <w:rPr>
          <w:rFonts w:ascii="Times New Roman" w:hAnsi="Times New Roman" w:cs="Times New Roman"/>
          <w:sz w:val="28"/>
          <w:szCs w:val="28"/>
          <w:lang w:val="ru-RU"/>
        </w:rPr>
      </w:pPr>
      <w:r w:rsidRPr="000B7CEC">
        <w:rPr>
          <w:rFonts w:ascii="Times New Roman" w:hAnsi="Times New Roman" w:cs="Times New Roman"/>
          <w:sz w:val="28"/>
          <w:szCs w:val="28"/>
          <w:lang w:val="ru-RU"/>
        </w:rPr>
        <w:t xml:space="preserve">После этого белок переносится в цитоплазму, но некоторые молекулы из них неправильно собираются, поэтому идут на утилизацию в </w:t>
      </w:r>
      <w:r w:rsidRPr="000B7CEC">
        <w:rPr>
          <w:rFonts w:ascii="Times New Roman" w:hAnsi="Times New Roman" w:cs="Times New Roman"/>
          <w:sz w:val="28"/>
          <w:szCs w:val="28"/>
        </w:rPr>
        <w:t>UPS</w:t>
      </w:r>
      <w:r w:rsidRPr="000B7CEC">
        <w:rPr>
          <w:rFonts w:ascii="Times New Roman" w:hAnsi="Times New Roman" w:cs="Times New Roman"/>
          <w:sz w:val="28"/>
          <w:szCs w:val="28"/>
          <w:lang w:val="ru-RU"/>
        </w:rPr>
        <w:t>;</w:t>
      </w:r>
    </w:p>
    <w:p w14:paraId="429373A9" w14:textId="2A8765AA" w:rsidR="005C4AD5" w:rsidRPr="000B7CEC" w:rsidRDefault="00BF5734" w:rsidP="000B7CEC">
      <w:pPr>
        <w:numPr>
          <w:ilvl w:val="0"/>
          <w:numId w:val="7"/>
        </w:numPr>
        <w:spacing w:line="360" w:lineRule="auto"/>
        <w:rPr>
          <w:rFonts w:ascii="Times New Roman" w:hAnsi="Times New Roman" w:cs="Times New Roman"/>
          <w:sz w:val="28"/>
          <w:szCs w:val="28"/>
          <w:lang w:val="ru-RU"/>
        </w:rPr>
      </w:pPr>
      <w:r w:rsidRPr="000B7CEC">
        <w:rPr>
          <w:rFonts w:ascii="Times New Roman" w:hAnsi="Times New Roman" w:cs="Times New Roman"/>
          <w:sz w:val="28"/>
          <w:szCs w:val="28"/>
          <w:lang w:val="ru-RU"/>
        </w:rPr>
        <w:t>У неправильно собранных белков прои</w:t>
      </w:r>
      <w:r w:rsidR="00F13542">
        <w:rPr>
          <w:rFonts w:ascii="Times New Roman" w:hAnsi="Times New Roman" w:cs="Times New Roman"/>
          <w:sz w:val="28"/>
          <w:szCs w:val="28"/>
          <w:lang w:val="ru-RU"/>
        </w:rPr>
        <w:t>с</w:t>
      </w:r>
      <w:r w:rsidRPr="000B7CEC">
        <w:rPr>
          <w:rFonts w:ascii="Times New Roman" w:hAnsi="Times New Roman" w:cs="Times New Roman"/>
          <w:sz w:val="28"/>
          <w:szCs w:val="28"/>
          <w:lang w:val="ru-RU"/>
        </w:rPr>
        <w:t xml:space="preserve">ходит потеря </w:t>
      </w:r>
      <w:r w:rsidRPr="000B7CEC">
        <w:rPr>
          <w:rFonts w:ascii="Times New Roman" w:hAnsi="Times New Roman" w:cs="Times New Roman"/>
          <w:sz w:val="28"/>
          <w:szCs w:val="28"/>
        </w:rPr>
        <w:t>N</w:t>
      </w:r>
      <w:r w:rsidRPr="000B7CEC">
        <w:rPr>
          <w:rFonts w:ascii="Times New Roman" w:hAnsi="Times New Roman" w:cs="Times New Roman"/>
          <w:sz w:val="28"/>
          <w:szCs w:val="28"/>
          <w:lang w:val="ru-RU"/>
        </w:rPr>
        <w:t xml:space="preserve">-связанных </w:t>
      </w:r>
      <w:proofErr w:type="spellStart"/>
      <w:r w:rsidRPr="000B7CEC">
        <w:rPr>
          <w:rFonts w:ascii="Times New Roman" w:hAnsi="Times New Roman" w:cs="Times New Roman"/>
          <w:sz w:val="28"/>
          <w:szCs w:val="28"/>
          <w:lang w:val="ru-RU"/>
        </w:rPr>
        <w:t>гликанов</w:t>
      </w:r>
      <w:proofErr w:type="spellEnd"/>
      <w:r w:rsidRPr="000B7CEC">
        <w:rPr>
          <w:rFonts w:ascii="Times New Roman" w:hAnsi="Times New Roman" w:cs="Times New Roman"/>
          <w:sz w:val="28"/>
          <w:szCs w:val="28"/>
          <w:lang w:val="ru-RU"/>
        </w:rPr>
        <w:t xml:space="preserve"> с конверсией аспарагина в </w:t>
      </w:r>
      <w:proofErr w:type="spellStart"/>
      <w:r w:rsidRPr="000B7CEC">
        <w:rPr>
          <w:rFonts w:ascii="Times New Roman" w:hAnsi="Times New Roman" w:cs="Times New Roman"/>
          <w:sz w:val="28"/>
          <w:szCs w:val="28"/>
          <w:lang w:val="ru-RU"/>
        </w:rPr>
        <w:t>аспартат</w:t>
      </w:r>
      <w:proofErr w:type="spellEnd"/>
      <w:r w:rsidRPr="000B7CEC">
        <w:rPr>
          <w:rFonts w:ascii="Times New Roman" w:hAnsi="Times New Roman" w:cs="Times New Roman"/>
          <w:sz w:val="28"/>
          <w:szCs w:val="28"/>
          <w:lang w:val="ru-RU"/>
        </w:rPr>
        <w:t>;</w:t>
      </w:r>
    </w:p>
    <w:p w14:paraId="2DC90445" w14:textId="3FB947FD" w:rsidR="005C4AD5" w:rsidRPr="000B7CEC" w:rsidRDefault="00BF5734" w:rsidP="000B7CEC">
      <w:pPr>
        <w:numPr>
          <w:ilvl w:val="0"/>
          <w:numId w:val="7"/>
        </w:numPr>
        <w:spacing w:line="360" w:lineRule="auto"/>
        <w:rPr>
          <w:rFonts w:ascii="Times New Roman" w:hAnsi="Times New Roman" w:cs="Times New Roman"/>
          <w:sz w:val="28"/>
          <w:szCs w:val="28"/>
          <w:lang w:val="ru-RU"/>
        </w:rPr>
      </w:pPr>
      <w:r w:rsidRPr="000B7CEC">
        <w:rPr>
          <w:rFonts w:ascii="Times New Roman" w:hAnsi="Times New Roman" w:cs="Times New Roman"/>
          <w:sz w:val="28"/>
          <w:szCs w:val="28"/>
          <w:lang w:val="ru-RU"/>
        </w:rPr>
        <w:t>В проте</w:t>
      </w:r>
      <w:r w:rsidR="00C820CA">
        <w:rPr>
          <w:rFonts w:ascii="Times New Roman" w:hAnsi="Times New Roman" w:cs="Times New Roman"/>
          <w:sz w:val="28"/>
          <w:szCs w:val="28"/>
          <w:lang w:val="ru-RU"/>
        </w:rPr>
        <w:t>а</w:t>
      </w:r>
      <w:r w:rsidRPr="000B7CEC">
        <w:rPr>
          <w:rFonts w:ascii="Times New Roman" w:hAnsi="Times New Roman" w:cs="Times New Roman"/>
          <w:sz w:val="28"/>
          <w:szCs w:val="28"/>
          <w:lang w:val="ru-RU"/>
        </w:rPr>
        <w:t xml:space="preserve">соме два пептида с такими конвертированными сайтами, </w:t>
      </w:r>
      <w:r w:rsidRPr="000B7CEC">
        <w:rPr>
          <w:rFonts w:ascii="Times New Roman" w:hAnsi="Times New Roman" w:cs="Times New Roman"/>
          <w:sz w:val="28"/>
          <w:szCs w:val="28"/>
        </w:rPr>
        <w:t>IYMDGT</w:t>
      </w:r>
      <w:r w:rsidRPr="000B7CEC">
        <w:rPr>
          <w:rFonts w:ascii="Times New Roman" w:hAnsi="Times New Roman" w:cs="Times New Roman"/>
          <w:sz w:val="28"/>
          <w:szCs w:val="28"/>
          <w:lang w:val="ru-RU"/>
        </w:rPr>
        <w:t xml:space="preserve"> и </w:t>
      </w:r>
      <w:r w:rsidRPr="000B7CEC">
        <w:rPr>
          <w:rFonts w:ascii="Times New Roman" w:hAnsi="Times New Roman" w:cs="Times New Roman"/>
          <w:sz w:val="28"/>
          <w:szCs w:val="28"/>
        </w:rPr>
        <w:t>ADSFSF</w:t>
      </w:r>
      <w:r w:rsidRPr="000B7CEC">
        <w:rPr>
          <w:rFonts w:ascii="Times New Roman" w:hAnsi="Times New Roman" w:cs="Times New Roman"/>
          <w:sz w:val="28"/>
          <w:szCs w:val="28"/>
          <w:lang w:val="ru-RU"/>
        </w:rPr>
        <w:t>, соединяются (</w:t>
      </w:r>
      <w:proofErr w:type="spellStart"/>
      <w:r w:rsidRPr="000B7CEC">
        <w:rPr>
          <w:rFonts w:ascii="Times New Roman" w:hAnsi="Times New Roman" w:cs="Times New Roman"/>
          <w:sz w:val="28"/>
          <w:szCs w:val="28"/>
          <w:lang w:val="ru-RU"/>
        </w:rPr>
        <w:t>цис</w:t>
      </w:r>
      <w:proofErr w:type="spellEnd"/>
      <w:r w:rsidRPr="000B7CEC">
        <w:rPr>
          <w:rFonts w:ascii="Times New Roman" w:hAnsi="Times New Roman" w:cs="Times New Roman"/>
          <w:sz w:val="28"/>
          <w:szCs w:val="28"/>
          <w:lang w:val="ru-RU"/>
        </w:rPr>
        <w:t>-прямой сплайсинг, катализированный проте</w:t>
      </w:r>
      <w:r w:rsidR="00C820CA">
        <w:rPr>
          <w:rFonts w:ascii="Times New Roman" w:hAnsi="Times New Roman" w:cs="Times New Roman"/>
          <w:sz w:val="28"/>
          <w:szCs w:val="28"/>
          <w:lang w:val="ru-RU"/>
        </w:rPr>
        <w:t>а</w:t>
      </w:r>
      <w:r w:rsidRPr="000B7CEC">
        <w:rPr>
          <w:rFonts w:ascii="Times New Roman" w:hAnsi="Times New Roman" w:cs="Times New Roman"/>
          <w:sz w:val="28"/>
          <w:szCs w:val="28"/>
          <w:lang w:val="ru-RU"/>
        </w:rPr>
        <w:t>сомой);</w:t>
      </w:r>
    </w:p>
    <w:p w14:paraId="13B597CC" w14:textId="56FC6F5B" w:rsidR="005C4AD5" w:rsidRPr="000B7CEC" w:rsidDel="006904D6" w:rsidRDefault="00BF5734" w:rsidP="000B7CEC">
      <w:pPr>
        <w:numPr>
          <w:ilvl w:val="0"/>
          <w:numId w:val="7"/>
        </w:numPr>
        <w:spacing w:line="360" w:lineRule="auto"/>
        <w:rPr>
          <w:del w:id="532" w:author="Антон Смирнов" w:date="2023-05-24T14:08:00Z"/>
          <w:rFonts w:ascii="Times New Roman" w:hAnsi="Times New Roman" w:cs="Times New Roman"/>
          <w:sz w:val="28"/>
          <w:szCs w:val="28"/>
          <w:lang w:val="ru-RU"/>
        </w:rPr>
      </w:pPr>
      <w:r w:rsidRPr="000B7CEC">
        <w:rPr>
          <w:rFonts w:ascii="Times New Roman" w:hAnsi="Times New Roman" w:cs="Times New Roman"/>
          <w:sz w:val="28"/>
          <w:szCs w:val="28"/>
          <w:lang w:val="ru-RU"/>
        </w:rPr>
        <w:t xml:space="preserve">Пептид </w:t>
      </w:r>
      <w:r w:rsidRPr="000B7CEC">
        <w:rPr>
          <w:rFonts w:ascii="Times New Roman" w:hAnsi="Times New Roman" w:cs="Times New Roman"/>
          <w:sz w:val="28"/>
          <w:szCs w:val="28"/>
        </w:rPr>
        <w:t>IYMDGTADSFSF</w:t>
      </w:r>
      <w:r w:rsidRPr="000B7CEC">
        <w:rPr>
          <w:rFonts w:ascii="Times New Roman" w:hAnsi="Times New Roman" w:cs="Times New Roman"/>
          <w:sz w:val="28"/>
          <w:szCs w:val="28"/>
          <w:lang w:val="ru-RU"/>
        </w:rPr>
        <w:t xml:space="preserve"> переносится в Э</w:t>
      </w:r>
      <w:r w:rsidR="00F13542">
        <w:rPr>
          <w:rFonts w:ascii="Times New Roman" w:hAnsi="Times New Roman" w:cs="Times New Roman"/>
          <w:sz w:val="28"/>
          <w:szCs w:val="28"/>
          <w:lang w:val="ru-RU"/>
        </w:rPr>
        <w:t>П</w:t>
      </w:r>
      <w:r w:rsidRPr="000B7CEC">
        <w:rPr>
          <w:rFonts w:ascii="Times New Roman" w:hAnsi="Times New Roman" w:cs="Times New Roman"/>
          <w:sz w:val="28"/>
          <w:szCs w:val="28"/>
          <w:lang w:val="ru-RU"/>
        </w:rPr>
        <w:t xml:space="preserve">Р, загружается в молекулу </w:t>
      </w:r>
      <w:r w:rsidRPr="000B7CEC">
        <w:rPr>
          <w:rFonts w:ascii="Times New Roman" w:hAnsi="Times New Roman" w:cs="Times New Roman"/>
          <w:sz w:val="28"/>
          <w:szCs w:val="28"/>
        </w:rPr>
        <w:t>MHC</w:t>
      </w:r>
      <w:r w:rsidRPr="000B7CEC">
        <w:rPr>
          <w:rFonts w:ascii="Times New Roman" w:hAnsi="Times New Roman" w:cs="Times New Roman"/>
          <w:sz w:val="28"/>
          <w:szCs w:val="28"/>
          <w:lang w:val="ru-RU"/>
        </w:rPr>
        <w:t xml:space="preserve"> и полученный комплекс транспортируется на ЦПМ.</w:t>
      </w:r>
    </w:p>
    <w:p w14:paraId="73A6AD4F" w14:textId="77777777" w:rsidR="00C820CA" w:rsidRPr="006904D6" w:rsidRDefault="00C820CA" w:rsidP="006904D6">
      <w:pPr>
        <w:numPr>
          <w:ilvl w:val="0"/>
          <w:numId w:val="7"/>
        </w:numPr>
        <w:spacing w:line="360" w:lineRule="auto"/>
        <w:rPr>
          <w:rFonts w:ascii="Times New Roman" w:eastAsiaTheme="majorEastAsia" w:hAnsi="Times New Roman" w:cstheme="majorBidi"/>
          <w:b/>
          <w:bCs/>
          <w:color w:val="000000" w:themeColor="text1"/>
          <w:sz w:val="28"/>
          <w:szCs w:val="28"/>
          <w:lang w:val="ru-RU"/>
          <w:rPrChange w:id="533" w:author="Антон Смирнов" w:date="2023-05-24T14:08:00Z">
            <w:rPr>
              <w:rFonts w:ascii="Times New Roman" w:eastAsiaTheme="majorEastAsia" w:hAnsi="Times New Roman" w:cstheme="majorBidi"/>
              <w:b/>
              <w:bCs/>
              <w:color w:val="000000" w:themeColor="text1"/>
              <w:sz w:val="28"/>
              <w:szCs w:val="28"/>
              <w:lang w:val="ru-RU"/>
            </w:rPr>
          </w:rPrChange>
        </w:rPr>
        <w:pPrChange w:id="534" w:author="Антон Смирнов" w:date="2023-05-24T14:08:00Z">
          <w:pPr/>
        </w:pPrChange>
      </w:pPr>
      <w:bookmarkStart w:id="535" w:name="Xdb6ffac3bc29515b0ca04148591874df0abe80e"/>
      <w:bookmarkEnd w:id="234"/>
      <w:del w:id="536" w:author="Антон Смирнов" w:date="2023-05-24T14:08:00Z">
        <w:r w:rsidRPr="006904D6" w:rsidDel="006904D6">
          <w:rPr>
            <w:lang w:val="ru-RU"/>
            <w:rPrChange w:id="537" w:author="Антон Смирнов" w:date="2023-05-24T14:08:00Z">
              <w:rPr>
                <w:lang w:val="ru-RU"/>
              </w:rPr>
            </w:rPrChange>
          </w:rPr>
          <w:br w:type="page"/>
        </w:r>
      </w:del>
    </w:p>
    <w:p w14:paraId="388D2096" w14:textId="420B8CBA" w:rsidR="005C4AD5" w:rsidRPr="007A630F" w:rsidRDefault="00F13542" w:rsidP="0075779D">
      <w:pPr>
        <w:pStyle w:val="2"/>
        <w:rPr>
          <w:lang w:val="ru-RU"/>
        </w:rPr>
      </w:pPr>
      <w:bookmarkStart w:id="538" w:name="_Toc135824372"/>
      <w:r>
        <w:rPr>
          <w:lang w:val="ru-RU"/>
        </w:rPr>
        <w:t>1.3</w:t>
      </w:r>
      <w:r w:rsidR="00BF5734" w:rsidRPr="007A630F">
        <w:rPr>
          <w:lang w:val="ru-RU"/>
        </w:rPr>
        <w:t>. Программы и сервисы для предсказания Т-клеточных эпитопов</w:t>
      </w:r>
      <w:bookmarkEnd w:id="538"/>
    </w:p>
    <w:p w14:paraId="0B14E00D" w14:textId="229B0E48" w:rsidR="00F13542" w:rsidRDefault="00BF5734">
      <w:pPr>
        <w:pStyle w:val="FirstParagraph"/>
        <w:rPr>
          <w:lang w:val="ru-RU"/>
        </w:rPr>
      </w:pPr>
      <w:r w:rsidRPr="007A630F">
        <w:rPr>
          <w:lang w:val="ru-RU"/>
        </w:rPr>
        <w:t xml:space="preserve">Моделированию антигенного процессинга чуть больше 20 лет и за это время были опробованы различные подходы и использовались разные источники данных. За </w:t>
      </w:r>
      <w:r w:rsidR="00F13542">
        <w:rPr>
          <w:lang w:val="ru-RU"/>
        </w:rPr>
        <w:t>это время</w:t>
      </w:r>
      <w:r w:rsidRPr="007A630F">
        <w:rPr>
          <w:lang w:val="ru-RU"/>
        </w:rPr>
        <w:t xml:space="preserve"> накопился огромный массив данных, собранный независимо в несколько баз данных и баз знаний. </w:t>
      </w:r>
      <w:r>
        <w:t>Immune</w:t>
      </w:r>
      <w:r w:rsidRPr="007A630F">
        <w:rPr>
          <w:lang w:val="ru-RU"/>
        </w:rPr>
        <w:t xml:space="preserve"> </w:t>
      </w:r>
      <w:r>
        <w:t>Epitope</w:t>
      </w:r>
      <w:r w:rsidRPr="007A630F">
        <w:rPr>
          <w:lang w:val="ru-RU"/>
        </w:rPr>
        <w:t xml:space="preserve"> </w:t>
      </w:r>
      <w:r>
        <w:t>Database</w:t>
      </w:r>
      <w:r w:rsidRPr="007A630F">
        <w:rPr>
          <w:lang w:val="ru-RU"/>
        </w:rPr>
        <w:t xml:space="preserve"> (</w:t>
      </w:r>
      <w:r>
        <w:t>IEDB</w:t>
      </w:r>
      <w:r w:rsidRPr="007A630F">
        <w:rPr>
          <w:lang w:val="ru-RU"/>
        </w:rPr>
        <w:t xml:space="preserve">) - </w:t>
      </w:r>
      <w:r w:rsidR="00F13542">
        <w:rPr>
          <w:lang w:val="ru-RU"/>
        </w:rPr>
        <w:t>наиболее значимый</w:t>
      </w:r>
      <w:r w:rsidR="00F13542" w:rsidRPr="007A630F">
        <w:rPr>
          <w:lang w:val="ru-RU"/>
        </w:rPr>
        <w:t xml:space="preserve"> </w:t>
      </w:r>
      <w:r w:rsidRPr="007A630F">
        <w:rPr>
          <w:lang w:val="ru-RU"/>
        </w:rPr>
        <w:t>ресурс, который содержит, огромную базу данных иммунологических данных, онтологию и сервисы для предсказания различных взаимодействий</w:t>
      </w:r>
      <w:r w:rsidR="00281DA5" w:rsidRPr="0075779D">
        <w:rPr>
          <w:lang w:val="ru-RU"/>
        </w:rPr>
        <w:t xml:space="preserve"> </w:t>
      </w:r>
      <w:r w:rsidR="00281DA5">
        <w:rPr>
          <w:lang w:val="ru-RU"/>
        </w:rPr>
        <w:fldChar w:fldCharType="begin"/>
      </w:r>
      <w:r w:rsidR="00281DA5">
        <w:rPr>
          <w:lang w:val="ru-RU"/>
        </w:rPr>
        <w:instrText xml:space="preserve"> ADDIN ZOTERO_ITEM CSL_CITATION {"citationID":"xKXM4YAf","properties":{"formattedCitation":"[72]","plainCitation":"[72]","noteIndex":0},"citationItems":[{"id":24,"uris":["http://zotero.org/users/10071278/items/JLSK53IR"],"itemData":{"id":24,"type":"article-journal","abstract":"The Immune Epitope Database (IEDB, iedb.org) captures experimental data conﬁned in ﬁgures, text and tables of the scientiﬁc literature, making it freely available and easily searchable to the public. The scope of the IEDB extends across immune epitope data related to all species studied and includes antibody, T cell, and MHC binding contexts associated with infectious, allergic, autoimmune, and transplant related diseases. Having been publicly accessible for &gt;10 years, the recent focus of the IEDB has been improved query and reporting functionality to meet the needs of our users to access and summarize data that continues to grow in quantity and complexity. Here we present an update on our current efforts and future goals.","container-title":"Nucleic Acids Research","DOI":"10.1093/nar/gky1006","ISSN":"0305-1048, 1362-4962","issue":"D1","language":"en","page":"D339-D343","source":"DOI.org (Crossref)","title":"The Immune Epitope Database (IEDB): 2018 update","title-short":"The Immune Epitope Database (IEDB)","volume":"47","author":[{"family":"Vita","given":"Randi"},{"family":"Mahajan","given":"Swapnil"},{"family":"Overton","given":"James A"},{"family":"Dhanda","given":"Sandeep Kumar"},{"family":"Martini","given":"Sheridan"},{"family":"Cantrell","given":"Jason R"},{"family":"Wheeler","given":"Daniel K"},{"family":"Sette","given":"Alessandro"},{"family":"Peters","given":"Bjoern"}],"issued":{"date-parts":[["2019",1,8]]}}}],"schema":"https://github.com/citation-style-language/schema/raw/master/csl-citation.json"} </w:instrText>
      </w:r>
      <w:r w:rsidR="00281DA5">
        <w:rPr>
          <w:lang w:val="ru-RU"/>
        </w:rPr>
        <w:fldChar w:fldCharType="separate"/>
      </w:r>
      <w:r w:rsidR="00281DA5" w:rsidRPr="00281DA5">
        <w:rPr>
          <w:rFonts w:cs="Times New Roman"/>
          <w:lang w:val="ru-RU"/>
        </w:rPr>
        <w:t>[72]</w:t>
      </w:r>
      <w:r w:rsidR="00281DA5">
        <w:rPr>
          <w:lang w:val="ru-RU"/>
        </w:rPr>
        <w:fldChar w:fldCharType="end"/>
      </w:r>
      <w:r w:rsidRPr="007A630F">
        <w:rPr>
          <w:lang w:val="ru-RU"/>
        </w:rPr>
        <w:t xml:space="preserve">. Эта база данных (БД) - основа всех современных исследований в области моделирования связывания эпитопов с МНС, </w:t>
      </w:r>
      <w:r w:rsidRPr="007A630F">
        <w:rPr>
          <w:lang w:val="ru-RU"/>
        </w:rPr>
        <w:lastRenderedPageBreak/>
        <w:t xml:space="preserve">распознавания комплексов </w:t>
      </w:r>
      <w:r>
        <w:t>TCR</w:t>
      </w:r>
      <w:r w:rsidRPr="007A630F">
        <w:rPr>
          <w:lang w:val="ru-RU"/>
        </w:rPr>
        <w:t>-</w:t>
      </w:r>
      <w:proofErr w:type="spellStart"/>
      <w:r>
        <w:t>pMHC</w:t>
      </w:r>
      <w:proofErr w:type="spellEnd"/>
      <w:r w:rsidRPr="007A630F">
        <w:rPr>
          <w:lang w:val="ru-RU"/>
        </w:rPr>
        <w:t xml:space="preserve"> и других исследований, так как содержит в себе миллионы записей. </w:t>
      </w:r>
    </w:p>
    <w:p w14:paraId="26C167A2" w14:textId="7154573B" w:rsidR="00297BAA" w:rsidRDefault="00297BAA">
      <w:pPr>
        <w:pStyle w:val="FirstParagraph"/>
        <w:rPr>
          <w:lang w:val="ru-RU"/>
        </w:rPr>
      </w:pPr>
      <w:r>
        <w:rPr>
          <w:lang w:val="ru-RU"/>
        </w:rPr>
        <w:t>Также н</w:t>
      </w:r>
      <w:r w:rsidR="00BF5734" w:rsidRPr="007A630F">
        <w:rPr>
          <w:lang w:val="ru-RU"/>
        </w:rPr>
        <w:t>акоплен большой массив масс-спектрометрических данных, посвященных предсказанию продуктов расщепления белков проте</w:t>
      </w:r>
      <w:r w:rsidR="000B7CEC">
        <w:rPr>
          <w:lang w:val="ru-RU"/>
        </w:rPr>
        <w:t>а</w:t>
      </w:r>
      <w:r w:rsidR="00BF5734" w:rsidRPr="007A630F">
        <w:rPr>
          <w:lang w:val="ru-RU"/>
        </w:rPr>
        <w:t xml:space="preserve">сомой, который был объединен в БД </w:t>
      </w:r>
      <w:proofErr w:type="spellStart"/>
      <w:r w:rsidR="00BF5734">
        <w:t>InvitroSPI</w:t>
      </w:r>
      <w:proofErr w:type="spellEnd"/>
      <w:r w:rsidR="004354E3" w:rsidRPr="0075779D">
        <w:rPr>
          <w:lang w:val="ru-RU"/>
        </w:rPr>
        <w:t xml:space="preserve"> </w:t>
      </w:r>
      <w:r w:rsidR="004354E3">
        <w:rPr>
          <w:lang w:val="ru-RU"/>
        </w:rPr>
        <w:fldChar w:fldCharType="begin"/>
      </w:r>
      <w:r w:rsidR="004354E3">
        <w:rPr>
          <w:lang w:val="ru-RU"/>
        </w:rPr>
        <w:instrText xml:space="preserve"> ADDIN ZOTERO_ITEM CSL_CITATION {"citationID":"2EmUYvHu","properties":{"formattedCitation":"[73]","plainCitation":"[73]","noteIndex":0},"citationItems":[{"id":338,"uris":["http://zotero.org/users/10071278/items/9P8RQZYA"],"itemData":{"id":338,"type":"article-journal","abstract":"Abstract\n            \n              Noncanonical epitopes presented by Human Leucocyte Antigen class I (HLA-I) complexes to CD8\n              +\n              T cells attracted the spotlight in the research of novel immunotherapies against cancer, infection and autoimmunity. Proteasomes, which are the main producers of HLA-I-bound antigenic peptides, can catalyze both peptide hydrolysis and peptide splicing. The prediction of proteasome-generated spliced peptides is an objective that still requires a reliable (and large) database of non-spliced and spliced peptides produced by these proteases. Here, we present an extended database of proteasome-generated spliced and non-spliced peptides, which was obtained by analyzing\n              in vitro\n              digestions of 80 unique synthetic polypeptide substrates, measured by different mass spectrometers. Peptides were identified through invitroSPI method, which was validated through\n              in silico\n              and\n              in vitro\n              strategies. The peptide product database contains 16,631 unique peptide products (5,493 non-spliced, 6,453\n              cis\n              -spliced and 4,685\n              trans\n              -spliced peptide products), and a substrate sequence variety that is a valuable source for predictors of proteasome-catalyzed peptide hydrolysis and splicing. Potential artefacts and skewed results due to different identification and analysis strategies are discussed.","container-title":"Scientific Data","DOI":"10.1038/s41597-022-01890-6","ISSN":"2052-4463","issue":"1","journalAbbreviation":"Sci Data","language":"en","page":"18","source":"DOI.org (Crossref)","title":"InvitroSPI and a large database of proteasome-generated spliced and non-spliced peptides","volume":"10","author":[{"family":"Roetschke","given":"Hanna P."},{"family":"Rodriguez-Hernandez","given":"Guillermo"},{"family":"Cormican","given":"John A."},{"family":"Yang","given":"Xiaoping"},{"family":"Lynham","given":"Steven"},{"family":"Mishto","given":"Michele"},{"family":"Liepe","given":"Juliane"}],"issued":{"date-parts":[["2023",1,10]]}}}],"schema":"https://github.com/citation-style-language/schema/raw/master/csl-citation.json"} </w:instrText>
      </w:r>
      <w:r w:rsidR="004354E3">
        <w:rPr>
          <w:lang w:val="ru-RU"/>
        </w:rPr>
        <w:fldChar w:fldCharType="separate"/>
      </w:r>
      <w:r w:rsidR="004354E3" w:rsidRPr="004354E3">
        <w:rPr>
          <w:rFonts w:cs="Times New Roman"/>
          <w:lang w:val="ru-RU"/>
        </w:rPr>
        <w:t>[73]</w:t>
      </w:r>
      <w:r w:rsidR="004354E3">
        <w:rPr>
          <w:lang w:val="ru-RU"/>
        </w:rPr>
        <w:fldChar w:fldCharType="end"/>
      </w:r>
      <w:r w:rsidR="00BF5734" w:rsidRPr="007A630F">
        <w:rPr>
          <w:lang w:val="ru-RU"/>
        </w:rPr>
        <w:t xml:space="preserve">. </w:t>
      </w:r>
      <w:proofErr w:type="spellStart"/>
      <w:r w:rsidR="00BF5734">
        <w:t>InvitroSPI</w:t>
      </w:r>
      <w:proofErr w:type="spellEnd"/>
      <w:r w:rsidR="00BF5734" w:rsidRPr="007A630F">
        <w:rPr>
          <w:lang w:val="ru-RU"/>
        </w:rPr>
        <w:t xml:space="preserve"> объединяет три больших </w:t>
      </w:r>
      <w:proofErr w:type="spellStart"/>
      <w:r w:rsidR="00BF5734" w:rsidRPr="007A630F">
        <w:rPr>
          <w:lang w:val="ru-RU"/>
        </w:rPr>
        <w:t>датасета</w:t>
      </w:r>
      <w:proofErr w:type="spellEnd"/>
      <w:r w:rsidR="00BF5734" w:rsidRPr="007A630F">
        <w:rPr>
          <w:lang w:val="ru-RU"/>
        </w:rPr>
        <w:t xml:space="preserve"> </w:t>
      </w:r>
      <w:r w:rsidR="00BF5734">
        <w:rPr>
          <w:i/>
          <w:iCs/>
        </w:rPr>
        <w:t>in</w:t>
      </w:r>
      <w:r w:rsidR="00BF5734" w:rsidRPr="007A630F">
        <w:rPr>
          <w:i/>
          <w:iCs/>
          <w:lang w:val="ru-RU"/>
        </w:rPr>
        <w:t xml:space="preserve"> </w:t>
      </w:r>
      <w:r w:rsidR="00BF5734">
        <w:rPr>
          <w:i/>
          <w:iCs/>
        </w:rPr>
        <w:t>vitro</w:t>
      </w:r>
      <w:r w:rsidR="00BF5734" w:rsidRPr="007A630F">
        <w:rPr>
          <w:lang w:val="ru-RU"/>
        </w:rPr>
        <w:t xml:space="preserve"> экспериментов с проте</w:t>
      </w:r>
      <w:r w:rsidR="000B7CEC">
        <w:rPr>
          <w:lang w:val="ru-RU"/>
        </w:rPr>
        <w:t>а</w:t>
      </w:r>
      <w:r w:rsidR="00BF5734" w:rsidRPr="007A630F">
        <w:rPr>
          <w:lang w:val="ru-RU"/>
        </w:rPr>
        <w:t>сомой и содержит 16 631 уникальный пептид. Присутству</w:t>
      </w:r>
      <w:r w:rsidR="000B7CEC">
        <w:rPr>
          <w:lang w:val="ru-RU"/>
        </w:rPr>
        <w:t>ю</w:t>
      </w:r>
      <w:r w:rsidR="00BF5734" w:rsidRPr="007A630F">
        <w:rPr>
          <w:lang w:val="ru-RU"/>
        </w:rPr>
        <w:t xml:space="preserve">т как </w:t>
      </w:r>
      <w:proofErr w:type="spellStart"/>
      <w:r w:rsidR="00BF5734" w:rsidRPr="007A630F">
        <w:rPr>
          <w:lang w:val="ru-RU"/>
        </w:rPr>
        <w:t>сплайсированные</w:t>
      </w:r>
      <w:proofErr w:type="spellEnd"/>
      <w:r w:rsidR="00BF5734" w:rsidRPr="007A630F">
        <w:rPr>
          <w:lang w:val="ru-RU"/>
        </w:rPr>
        <w:t xml:space="preserve"> пептиды, так и </w:t>
      </w:r>
      <w:proofErr w:type="spellStart"/>
      <w:r w:rsidR="00BF5734" w:rsidRPr="007A630F">
        <w:rPr>
          <w:lang w:val="ru-RU"/>
        </w:rPr>
        <w:t>несплайсированные</w:t>
      </w:r>
      <w:proofErr w:type="spellEnd"/>
      <w:r>
        <w:rPr>
          <w:lang w:val="ru-RU"/>
        </w:rPr>
        <w:t>.</w:t>
      </w:r>
      <w:r w:rsidR="00BF5734" w:rsidRPr="007A630F">
        <w:rPr>
          <w:lang w:val="ru-RU"/>
        </w:rPr>
        <w:t xml:space="preserve"> Однако </w:t>
      </w:r>
      <w:r w:rsidR="004354E3">
        <w:rPr>
          <w:lang w:val="ru-RU"/>
        </w:rPr>
        <w:t>есть</w:t>
      </w:r>
      <w:r w:rsidR="004354E3" w:rsidRPr="007A630F">
        <w:rPr>
          <w:lang w:val="ru-RU"/>
        </w:rPr>
        <w:t xml:space="preserve"> </w:t>
      </w:r>
      <w:r w:rsidR="00BF5734" w:rsidRPr="007A630F">
        <w:rPr>
          <w:lang w:val="ru-RU"/>
        </w:rPr>
        <w:t>данные,</w:t>
      </w:r>
      <w:r w:rsidR="004354E3">
        <w:rPr>
          <w:lang w:val="ru-RU"/>
        </w:rPr>
        <w:t xml:space="preserve"> показывающие,</w:t>
      </w:r>
      <w:r w:rsidR="00BF5734" w:rsidRPr="007A630F">
        <w:rPr>
          <w:lang w:val="ru-RU"/>
        </w:rPr>
        <w:t xml:space="preserve"> что </w:t>
      </w:r>
      <w:r w:rsidR="004354E3">
        <w:rPr>
          <w:lang w:val="ru-RU"/>
        </w:rPr>
        <w:t xml:space="preserve">по </w:t>
      </w:r>
      <w:r w:rsidR="00BF5734">
        <w:rPr>
          <w:i/>
          <w:iCs/>
        </w:rPr>
        <w:t>in</w:t>
      </w:r>
      <w:r w:rsidR="00BF5734" w:rsidRPr="007A630F">
        <w:rPr>
          <w:i/>
          <w:iCs/>
          <w:lang w:val="ru-RU"/>
        </w:rPr>
        <w:t xml:space="preserve"> </w:t>
      </w:r>
      <w:r w:rsidR="00BF5734">
        <w:rPr>
          <w:i/>
          <w:iCs/>
        </w:rPr>
        <w:t>vitro</w:t>
      </w:r>
      <w:r w:rsidR="00BF5734" w:rsidRPr="007A630F">
        <w:rPr>
          <w:lang w:val="ru-RU"/>
        </w:rPr>
        <w:t xml:space="preserve"> данны</w:t>
      </w:r>
      <w:r w:rsidR="004354E3">
        <w:rPr>
          <w:lang w:val="ru-RU"/>
        </w:rPr>
        <w:t>м</w:t>
      </w:r>
      <w:r w:rsidR="00BF5734" w:rsidRPr="007A630F">
        <w:rPr>
          <w:lang w:val="ru-RU"/>
        </w:rPr>
        <w:t xml:space="preserve"> не</w:t>
      </w:r>
      <w:r w:rsidR="004354E3">
        <w:rPr>
          <w:lang w:val="ru-RU"/>
        </w:rPr>
        <w:t>льзя прогнозировать</w:t>
      </w:r>
      <w:r w:rsidR="00BF5734" w:rsidRPr="007A630F">
        <w:rPr>
          <w:lang w:val="ru-RU"/>
        </w:rPr>
        <w:t xml:space="preserve">, что будет </w:t>
      </w:r>
      <w:r w:rsidR="00BF5734">
        <w:rPr>
          <w:i/>
          <w:iCs/>
        </w:rPr>
        <w:t>in</w:t>
      </w:r>
      <w:r w:rsidR="00BF5734" w:rsidRPr="007A630F">
        <w:rPr>
          <w:i/>
          <w:iCs/>
          <w:lang w:val="ru-RU"/>
        </w:rPr>
        <w:t xml:space="preserve"> </w:t>
      </w:r>
      <w:r w:rsidR="00BF5734">
        <w:rPr>
          <w:i/>
          <w:iCs/>
        </w:rPr>
        <w:t>vivo</w:t>
      </w:r>
      <w:r w:rsidR="004354E3">
        <w:rPr>
          <w:lang w:val="ru-RU"/>
        </w:rPr>
        <w:t xml:space="preserve"> </w:t>
      </w:r>
      <w:r w:rsidR="004354E3">
        <w:rPr>
          <w:lang w:val="ru-RU"/>
        </w:rPr>
        <w:fldChar w:fldCharType="begin"/>
      </w:r>
      <w:r w:rsidR="004354E3">
        <w:rPr>
          <w:lang w:val="ru-RU"/>
        </w:rPr>
        <w:instrText xml:space="preserve"> ADDIN ZOTERO_ITEM CSL_CITATION {"citationID":"CfS4Uk7q","properties":{"formattedCitation":"[74]","plainCitation":"[74]","noteIndex":0},"citationItems":[{"id":372,"uris":["http://zotero.org/users/10071278/items/5964XPP8"],"itemData":{"id":372,"type":"article-journal","abstract":"Proteasome-catalyzed peptide splicing (PCPS) of cancer-driving antigens could generate attractive neoepitopes to be targeted by T cell receptor (TCR)-based adoptive T cell therapy. Based on a spliced peptide prediction algorithm, TCRs were generated against putative KRASG12V- and RAC2P29L-derived neo-splicetopes with high HLA-A*02:01 binding affinity. TCRs generated in mice with a diverse human TCR repertoire specifically recognized the respective target peptides with high efficacy. However, we failed to detect any neo-splicetope-specific T cell response when testing the in vivo neo-splicetope generation and obtained no experimental evidence that the putative KRASG12V- and RAC2P29L-derived neo-splicetopes were naturally processed and presented. Furthermore, only the putative RAC2P29L-derived neo-splicetopes was generated by in vitro PCPS. The experiments pose severe questions on the notion that available algorithms or the in vitro PCPS reaction reliably simulate in vivo splicing and argue against the general applicability of an algorithm-driven ‘reverse immunology’ pipeline for the identification of cancer-specific neo-splicetopes.","container-title":"eLife","DOI":"10.7554/eLife.62019","ISSN":"2050-084X","language":"en","page":"e62019","source":"DOI.org (Crossref)","title":"In vitro proteasome processing of neo-splicetopes does not predict their presentation in vivo","volume":"10","author":[{"family":"Willimsky","given":"Gerald"},{"family":"Beier","given":"Christin"},{"family":"Immisch","given":"Lena"},{"family":"Papafotiou","given":"George"},{"family":"Scheuplein","given":"Vivian"},{"family":"Goede","given":"Andrean"},{"family":"Holzhütter","given":"Hermann-Georg"},{"family":"Blankenstein","given":"Thomas"},{"family":"Kloetzel","given":"Peter M"}],"issued":{"date-parts":[["2021",4,20]]}}}],"schema":"https://github.com/citation-style-language/schema/raw/master/csl-citation.json"} </w:instrText>
      </w:r>
      <w:r w:rsidR="004354E3">
        <w:rPr>
          <w:lang w:val="ru-RU"/>
        </w:rPr>
        <w:fldChar w:fldCharType="separate"/>
      </w:r>
      <w:r w:rsidR="004354E3" w:rsidRPr="0075779D">
        <w:rPr>
          <w:rFonts w:cs="Times New Roman"/>
          <w:lang w:val="ru-RU"/>
        </w:rPr>
        <w:t>[74]</w:t>
      </w:r>
      <w:r w:rsidR="004354E3">
        <w:rPr>
          <w:lang w:val="ru-RU"/>
        </w:rPr>
        <w:fldChar w:fldCharType="end"/>
      </w:r>
      <w:r w:rsidR="00BF5734" w:rsidRPr="007A630F">
        <w:rPr>
          <w:lang w:val="ru-RU"/>
        </w:rPr>
        <w:t xml:space="preserve">. До появления источников этой БД основным </w:t>
      </w:r>
      <w:proofErr w:type="spellStart"/>
      <w:r w:rsidR="00BF5734" w:rsidRPr="007A630F">
        <w:rPr>
          <w:lang w:val="ru-RU"/>
        </w:rPr>
        <w:t>датасетом</w:t>
      </w:r>
      <w:proofErr w:type="spellEnd"/>
      <w:r w:rsidR="00BF5734" w:rsidRPr="007A630F">
        <w:rPr>
          <w:lang w:val="ru-RU"/>
        </w:rPr>
        <w:t xml:space="preserve"> были данные о сайтах разрезания для дрожжевой </w:t>
      </w:r>
      <w:proofErr w:type="spellStart"/>
      <w:r w:rsidR="00BF5734" w:rsidRPr="007A630F">
        <w:rPr>
          <w:lang w:val="ru-RU"/>
        </w:rPr>
        <w:t>енолазы</w:t>
      </w:r>
      <w:proofErr w:type="spellEnd"/>
      <w:r w:rsidR="00BF5734" w:rsidRPr="007A630F">
        <w:rPr>
          <w:lang w:val="ru-RU"/>
        </w:rPr>
        <w:t xml:space="preserve"> </w:t>
      </w:r>
      <w:r w:rsidR="00BF5734">
        <w:t>I</w:t>
      </w:r>
      <w:r w:rsidR="00BF5734" w:rsidRPr="007A630F">
        <w:rPr>
          <w:lang w:val="ru-RU"/>
        </w:rPr>
        <w:t xml:space="preserve"> и </w:t>
      </w:r>
      <m:oMath>
        <m:r>
          <w:rPr>
            <w:rFonts w:ascii="Cambria Math" w:hAnsi="Cambria Math"/>
          </w:rPr>
          <m:t>β</m:t>
        </m:r>
      </m:oMath>
      <w:r w:rsidR="00BF5734" w:rsidRPr="007A630F">
        <w:rPr>
          <w:lang w:val="ru-RU"/>
        </w:rPr>
        <w:t>-казеина</w:t>
      </w:r>
      <w:r w:rsidR="004354E3" w:rsidRPr="0075779D">
        <w:rPr>
          <w:lang w:val="ru-RU"/>
        </w:rPr>
        <w:t xml:space="preserve"> </w:t>
      </w:r>
      <w:r w:rsidR="004354E3">
        <w:rPr>
          <w:lang w:val="ru-RU"/>
        </w:rPr>
        <w:fldChar w:fldCharType="begin"/>
      </w:r>
      <w:r w:rsidR="004354E3">
        <w:rPr>
          <w:lang w:val="ru-RU"/>
        </w:rPr>
        <w:instrText xml:space="preserve"> ADDIN ZOTERO_ITEM CSL_CITATION {"citationID":"io1Ym6p6","properties":{"formattedCitation":"[75, 76]","plainCitation":"[75, 76]","noteIndex":0},"citationItems":[{"id":337,"uris":["http://zotero.org/users/10071278/items/YIY896JP"],"itemData":{"id":337,"type":"article-journal","abstract":"Proteasomes are the main proteases responsible for cytosolic protein degradation and the production of major histocompatibility complex class I ligands. Incorporation of the interferon γ–inducible subunits low molecular weight protein (LMP)-2, LMP-7, and multicatalytic endopeptidase complex–like (MECL)-1 leads to the formation of immunoproteasomes which have been associated with more efficient class I antigen processing. Although differences in cleavage specificities of constitutive and immunoproteasomes have been observed frequently, cleavage motifs have not been described previously.\n            We now report that cells expressing immunoproteasomes display a different peptide repertoire changing the overall cytotoxic T cell–specificity as indicated by the observation that LMP-7−/− mice react against cells of LMP-7 wild-type mice. Moreover, using the 436 amino acid protein enolase-1 as an unmodified model substrate in combination with a quantitative approach, we analyzed a large collection of peptides generated by either set of proteasomes. Inspection of the amino acids flanking proteasomal cleavage sites allowed the description of two different cleavage motifs. These motifs finally explain recent findings describing differential processing of epitopes by constitutive and immunoproteasomes and are important to the understanding of peripheral T cell tolerization/activation as well as for effective vaccine development.","container-title":"Journal of Experimental Medicine","DOI":"10.1084/jem.194.1.1","ISSN":"0022-1007, 1540-9538","issue":"1","language":"en","page":"1-12","source":"DOI.org (Crossref)","title":"Discrete Cleavage Motifs of Constitutive and Immunoproteasomes Revealed by Quantitative Analysis of Cleavage Products","volume":"194","author":[{"family":"Toes","given":"R.E.M."},{"family":"Nussbaum","given":"A.K."},{"family":"Degermann","given":"S."},{"family":"Schirle","given":"M."},{"family":"Emmerich","given":"N.P.N."},{"family":"Kraft","given":"M."},{"family":"Laplace","given":"C."},{"family":"Zwinderman","given":"A."},{"family":"Dick","given":"T.P."},{"family":"Müller","given":"J."},{"family":"Schönfisch","given":"B."},{"family":"Schmid","given":"C."},{"family":"Fehling","given":"H.-J."},{"family":"Stevanovic","given":"S."},{"family":"Rammensee","given":"H.G."},{"family":"Schild","given":"H."}],"issued":{"date-parts":[["2001",7,2]]}}},{"id":336,"uris":["http://zotero.org/users/10071278/items/RWLUSPCN"],"itemData":{"id":336,"type":"article-journal","container-title":"Journal of Biological Chemistry","DOI":"10.1074/jbc.M000740200","ISSN":"00219258","issue":"28","journalAbbreviation":"Journal of Biological Chemistry","language":"en","page":"21140-21148","source":"DOI.org (Crossref)","title":"The Human 26 S and 20 S Proteasomes Generate Overlapping but Different Sets of Peptide Fragments from a Model Protein Substrate","volume":"275","author":[{"family":"Emmerich","given":"Niels P.N."},{"family":"Nussbaum","given":"Alexander K."},{"family":"Stevanovic","given":"Stefan"},{"family":"Priemer","given":"Martin"},{"family":"Toes","given":"René E.M."},{"family":"Rammensee","given":"Hans-Georg"},{"family":"Schild","given":"Hansjörg"}],"issued":{"date-parts":[["2000",7]]}}}],"schema":"https://github.com/citation-style-language/schema/raw/master/csl-citation.json"} </w:instrText>
      </w:r>
      <w:r w:rsidR="004354E3">
        <w:rPr>
          <w:lang w:val="ru-RU"/>
        </w:rPr>
        <w:fldChar w:fldCharType="separate"/>
      </w:r>
      <w:r w:rsidR="004354E3" w:rsidRPr="0075779D">
        <w:rPr>
          <w:rFonts w:cs="Times New Roman"/>
          <w:lang w:val="ru-RU"/>
        </w:rPr>
        <w:t>[75, 76]</w:t>
      </w:r>
      <w:r w:rsidR="004354E3">
        <w:rPr>
          <w:lang w:val="ru-RU"/>
        </w:rPr>
        <w:fldChar w:fldCharType="end"/>
      </w:r>
      <w:r w:rsidR="00BF5734" w:rsidRPr="007A630F">
        <w:rPr>
          <w:lang w:val="ru-RU"/>
        </w:rPr>
        <w:t xml:space="preserve">. </w:t>
      </w:r>
    </w:p>
    <w:p w14:paraId="1927EC2B" w14:textId="7C47E49E" w:rsidR="005C4AD5" w:rsidRPr="007A630F" w:rsidRDefault="00BF5734">
      <w:pPr>
        <w:pStyle w:val="FirstParagraph"/>
        <w:rPr>
          <w:lang w:val="ru-RU"/>
        </w:rPr>
      </w:pPr>
      <w:r w:rsidRPr="007A630F">
        <w:rPr>
          <w:lang w:val="ru-RU"/>
        </w:rPr>
        <w:t xml:space="preserve">Данные по связыванию пептидов с </w:t>
      </w:r>
      <w:r>
        <w:t>TAP</w:t>
      </w:r>
      <w:r w:rsidRPr="007A630F">
        <w:rPr>
          <w:lang w:val="ru-RU"/>
        </w:rPr>
        <w:t xml:space="preserve"> содержатся в двух БД: </w:t>
      </w:r>
      <w:r>
        <w:t>MHC</w:t>
      </w:r>
      <w:r w:rsidRPr="007A630F">
        <w:rPr>
          <w:lang w:val="ru-RU"/>
        </w:rPr>
        <w:t xml:space="preserve"> </w:t>
      </w:r>
      <w:r>
        <w:t>BN</w:t>
      </w:r>
      <w:r w:rsidRPr="007A630F">
        <w:rPr>
          <w:lang w:val="ru-RU"/>
        </w:rPr>
        <w:t xml:space="preserve"> 4.0 и </w:t>
      </w:r>
      <w:proofErr w:type="spellStart"/>
      <w:r>
        <w:t>AntiJen</w:t>
      </w:r>
      <w:proofErr w:type="spellEnd"/>
      <w:r w:rsidRPr="007A630F">
        <w:rPr>
          <w:lang w:val="ru-RU"/>
        </w:rPr>
        <w:t xml:space="preserve"> 2.0</w:t>
      </w:r>
      <w:r w:rsidR="004354E3" w:rsidRPr="0075779D">
        <w:rPr>
          <w:lang w:val="ru-RU"/>
        </w:rPr>
        <w:t xml:space="preserve"> </w:t>
      </w:r>
      <w:r w:rsidR="004354E3">
        <w:rPr>
          <w:lang w:val="ru-RU"/>
        </w:rPr>
        <w:fldChar w:fldCharType="begin"/>
      </w:r>
      <w:r w:rsidR="004354E3">
        <w:rPr>
          <w:lang w:val="ru-RU"/>
        </w:rPr>
        <w:instrText xml:space="preserve"> ADDIN ZOTERO_ITEM CSL_CITATION {"citationID":"EY88sB4T","properties":{"formattedCitation":"[77, 78]","plainCitation":"[77, 78]","noteIndex":0},"citationItems":[{"id":335,"uris":["http://zotero.org/users/10071278/items/QGWQN2KL"],"itemData":{"id":335,"type":"article-journal","container-title":"Immunome Research","DOI":"10.1186/1745-7580-1-4","ISSN":"17457580","issue":"1","journalAbbreviation":"Immunome Res","page":"4","source":"DOI.org (Crossref)","title":"AntiJen: a quantitative immunology database integrating functional, thermodynamic, kinetic, biophysical, and cellular data","volume":"1","author":[{"family":"Toseland","given":"Christopher P"},{"family":"Clayton","given":"Debra J"},{"family":"McSparron","given":"Helen"},{"family":"Hemsley","given":"Shelley L"},{"family":"Blythe","given":"Martin J"},{"family":"Paine","given":"Kelly"},{"family":"Doytchinova","given":"Irini A"},{"family":"Guan","given":"Pingping"},{"family":"Hattotuwagama","given":"Channa K"},{"family":"Flower","given":"Darren R"}],"issued":{"date-parts":[["2005"]]}}},{"id":89,"uris":["http://zotero.org/users/10071278/items/XSF7VE7K"],"itemData":{"id":89,"type":"article-journal","abstract":"Background: Many databases housing the information about MHC binders and non-binders have been developed in the past to help the scientific community working in the field of immunology, immune-informatics or vaccine design. As the information about these MHC binding and nonbinding peptides continues to grow with the time and there is a need to keep the databases updated. So, in order to provide the immunological fraternity with the most recent information we need to maintain and update our database regularly. In this paper, we describe the updated version of 4.0 of the database MHCBN.","container-title":"BMC Research Notes","DOI":"10.1186/1756-0500-2-61","ISSN":"1756-0500","issue":"1","journalAbbreviation":"BMC Res Notes","language":"en","page":"61","source":"DOI.org (Crossref)","title":"MHCBN 4.0: A database of MHC/TAP binding peptides and T-cell epitopes","title-short":"MHCBN 4.0","volume":"2","author":[{"family":"Lata","given":"Sneh"},{"family":"Bhasin","given":"Manoj"},{"family":"Raghava","given":"Gajendra PS"}],"issued":{"date-parts":[["2009"]]}}}],"schema":"https://github.com/citation-style-language/schema/raw/master/csl-citation.json"} </w:instrText>
      </w:r>
      <w:r w:rsidR="004354E3">
        <w:rPr>
          <w:lang w:val="ru-RU"/>
        </w:rPr>
        <w:fldChar w:fldCharType="separate"/>
      </w:r>
      <w:r w:rsidR="004354E3" w:rsidRPr="004354E3">
        <w:rPr>
          <w:rFonts w:cs="Times New Roman"/>
          <w:lang w:val="ru-RU"/>
        </w:rPr>
        <w:t>[77, 78]</w:t>
      </w:r>
      <w:r w:rsidR="004354E3">
        <w:rPr>
          <w:lang w:val="ru-RU"/>
        </w:rPr>
        <w:fldChar w:fldCharType="end"/>
      </w:r>
      <w:r w:rsidRPr="007A630F">
        <w:rPr>
          <w:lang w:val="ru-RU"/>
        </w:rPr>
        <w:t>. Однако на момент</w:t>
      </w:r>
      <w:r w:rsidR="00297BAA">
        <w:rPr>
          <w:lang w:val="ru-RU"/>
        </w:rPr>
        <w:t xml:space="preserve"> </w:t>
      </w:r>
      <w:r w:rsidRPr="007A630F">
        <w:rPr>
          <w:lang w:val="ru-RU"/>
        </w:rPr>
        <w:t xml:space="preserve">09 апреля 2023 года выгрузить данные из </w:t>
      </w:r>
      <w:proofErr w:type="spellStart"/>
      <w:r>
        <w:t>AntiJen</w:t>
      </w:r>
      <w:proofErr w:type="spellEnd"/>
      <w:r w:rsidRPr="007A630F">
        <w:rPr>
          <w:lang w:val="ru-RU"/>
        </w:rPr>
        <w:t xml:space="preserve"> 2.0 не представлялось возможным. Также некоторые </w:t>
      </w:r>
      <w:proofErr w:type="spellStart"/>
      <w:r w:rsidRPr="007A630F">
        <w:rPr>
          <w:lang w:val="ru-RU"/>
        </w:rPr>
        <w:t>датасеты</w:t>
      </w:r>
      <w:proofErr w:type="spellEnd"/>
      <w:r w:rsidRPr="007A630F">
        <w:rPr>
          <w:lang w:val="ru-RU"/>
        </w:rPr>
        <w:t xml:space="preserve"> выложены в открытый доступ разработчиками программ</w:t>
      </w:r>
      <w:r w:rsidR="004354E3" w:rsidRPr="004354E3">
        <w:rPr>
          <w:lang w:val="ru-RU"/>
        </w:rPr>
        <w:t xml:space="preserve"> </w:t>
      </w:r>
      <w:r w:rsidR="004354E3">
        <w:fldChar w:fldCharType="begin"/>
      </w:r>
      <w:r w:rsidR="004354E3">
        <w:rPr>
          <w:lang w:val="ru-RU"/>
        </w:rPr>
        <w:instrText xml:space="preserve"> ADDIN ZOTERO_ITEM CSL_CITATION {"citationID":"As9bAN5r","properties":{"formattedCitation":"[79]","plainCitation":"[79]","noteIndex":0},"citationItems":[{"id":100,"uris":["http://zotero.org/users/10071278/items/4XAGZSXF"],"itemData":{"id":100,"type":"article-journal","abstract":"Background: Proteasomes play a central role in the major histocompatibility class I (MHCI) antigen processing pathway. They conduct the proteolytic degradation of proteins in the cytosol, generating the C-terminus of CD8 T cell epitopes and MHCI-peptide ligands (P1 residue of cleavage site). There are two types of proteasomes, the constitutive form, expressed in most cell types, and the immunoproteasome, which is constitutively expressed in mature dendritic cells. Protective CD8 T cell epitopes are likely generated by the immunoproteasome and the constitutive proteasome, and here we have modeled and analyzed the cleavage by these two proteases.\nResults: We have modeled the immunoproteasome and proteasome cleavage sites upon two non-overlapping sets of peptides consisting of 553 CD8 T cell epitopes, naturally processed and restricted by human MHCI molecules, and 382 peptides eluted from human MHCI molecules, respectively, using N-grams. Cleavage models were generated considering different epitope and MHCI-eluted fragment lengths and the same number of C-terminal flanking residues. Models were evaluated in 5-fold cross-validation. Judging by the Mathew’s Correlation Coefficient (MCC), optimal cleavage models for the proteasome (MCC = 0.43 ± 0.07) and the immunoproteasome (MCC = 0.36 ± 0.06) were obtained from 12-residue peptide fragments. Using an independent dataset consisting of 137 HIV1-specific CD8 T cell epitopes, the immunoproteasome and proteasome cleavage models achieved MCC values of 0.30 and 0.18, respectively, comparatively better than those achieved by related methods. Using ROC analyses, we have also shown that, combined with MHCI-peptide binding predictions, cleavage predictions by the immunoproteasome and proteasome models significantly increase the discovery rate of CD8 T cell epitopes restricted by different MHCI molecules, including A*0201, A*0301, A*2402, B*0702, B*2705.\nConclusions: We have developed models that are specific to predict cleavage by the proteasome and the immunoproteasome. These models ought to be instrumental to identify protective CD8 T cell epitopes and are readily available for free public use at http://imed.med.ucm.es/Tools/PCPS/.","container-title":"BMC Bioinformatics","DOI":"10.1186/1471-2105-11-479","ISSN":"1471-2105","issue":"1","journalAbbreviation":"BMC Bioinformatics","language":"en","page":"479","source":"DOI.org (Crossref)","title":"Computational analysis and modeling of cleavage by the immunoproteasome and the constitutive proteasome","volume":"11","author":[{"family":"Diez-Rivero","given":"Carmen M"},{"family":"Lafuente","given":"Esther M"},{"family":"Reche","given":"Pedro A"}],"issued":{"date-parts":[["2010",12]]}}}],"schema":"https://github.com/citation-style-language/schema/raw/master/csl-citation.json"} </w:instrText>
      </w:r>
      <w:r w:rsidR="004354E3">
        <w:fldChar w:fldCharType="separate"/>
      </w:r>
      <w:r w:rsidR="004354E3" w:rsidRPr="004354E3">
        <w:rPr>
          <w:rFonts w:cs="Times New Roman"/>
          <w:lang w:val="ru-RU"/>
        </w:rPr>
        <w:t>[79]</w:t>
      </w:r>
      <w:r w:rsidR="004354E3">
        <w:fldChar w:fldCharType="end"/>
      </w:r>
      <w:r w:rsidRPr="007A630F">
        <w:rPr>
          <w:lang w:val="ru-RU"/>
        </w:rPr>
        <w:t xml:space="preserve">. Эти БД небольшие, насчитывают около тысячи записей. Активность по отношению к ТАР представлена в виде </w:t>
      </w:r>
      <w:r w:rsidR="00297BAA">
        <w:rPr>
          <w:lang w:val="ru-RU"/>
        </w:rPr>
        <w:t xml:space="preserve">значений </w:t>
      </w:r>
      <w:r>
        <w:t>IC</w:t>
      </w:r>
      <w:r w:rsidRPr="007A630F">
        <w:rPr>
          <w:vertAlign w:val="subscript"/>
          <w:lang w:val="ru-RU"/>
        </w:rPr>
        <w:t>50</w:t>
      </w:r>
      <w:r w:rsidRPr="007A630F">
        <w:rPr>
          <w:lang w:val="ru-RU"/>
        </w:rPr>
        <w:t xml:space="preserve"> относительно пептида </w:t>
      </w:r>
      <w:r>
        <w:t>RRYNASTEL</w:t>
      </w:r>
      <w:r w:rsidRPr="007A630F">
        <w:rPr>
          <w:lang w:val="ru-RU"/>
        </w:rPr>
        <w:t xml:space="preserve"> с радиоактивной меткой. Кроме </w:t>
      </w:r>
      <w:r>
        <w:t>IEDB</w:t>
      </w:r>
      <w:r w:rsidRPr="007A630F">
        <w:rPr>
          <w:lang w:val="ru-RU"/>
        </w:rPr>
        <w:t xml:space="preserve"> существует ещё несколько небольших баз данных, хранящие порядка несколько десятков тысяч записей</w:t>
      </w:r>
      <w:r w:rsidR="00297BAA">
        <w:rPr>
          <w:lang w:val="ru-RU"/>
        </w:rPr>
        <w:t xml:space="preserve"> с</w:t>
      </w:r>
      <w:r w:rsidRPr="007A630F">
        <w:rPr>
          <w:lang w:val="ru-RU"/>
        </w:rPr>
        <w:t xml:space="preserve"> данны</w:t>
      </w:r>
      <w:r w:rsidR="00297BAA">
        <w:rPr>
          <w:lang w:val="ru-RU"/>
        </w:rPr>
        <w:t>ми</w:t>
      </w:r>
      <w:r w:rsidRPr="007A630F">
        <w:rPr>
          <w:lang w:val="ru-RU"/>
        </w:rPr>
        <w:t xml:space="preserve"> о</w:t>
      </w:r>
      <w:r w:rsidR="00297BAA">
        <w:rPr>
          <w:lang w:val="ru-RU"/>
        </w:rPr>
        <w:t>б</w:t>
      </w:r>
      <w:r w:rsidRPr="007A630F">
        <w:rPr>
          <w:lang w:val="ru-RU"/>
        </w:rPr>
        <w:t xml:space="preserve"> эпитопах, аллелях МНС и узнающих последовательностях ТКР: </w:t>
      </w:r>
      <w:proofErr w:type="spellStart"/>
      <w:r>
        <w:t>VDJdb</w:t>
      </w:r>
      <w:proofErr w:type="spellEnd"/>
      <w:r w:rsidRPr="007A630F">
        <w:rPr>
          <w:lang w:val="ru-RU"/>
        </w:rPr>
        <w:t xml:space="preserve">, </w:t>
      </w:r>
      <w:proofErr w:type="spellStart"/>
      <w:r>
        <w:t>McPAS</w:t>
      </w:r>
      <w:proofErr w:type="spellEnd"/>
      <w:r w:rsidRPr="007A630F">
        <w:rPr>
          <w:lang w:val="ru-RU"/>
        </w:rPr>
        <w:t>-</w:t>
      </w:r>
      <w:r>
        <w:t>TCR</w:t>
      </w:r>
      <w:r w:rsidRPr="007A630F">
        <w:rPr>
          <w:lang w:val="ru-RU"/>
        </w:rPr>
        <w:t xml:space="preserve">, </w:t>
      </w:r>
      <w:r>
        <w:t>EPIMHC</w:t>
      </w:r>
      <w:r w:rsidRPr="007A630F">
        <w:rPr>
          <w:lang w:val="ru-RU"/>
        </w:rPr>
        <w:t xml:space="preserve">, </w:t>
      </w:r>
      <w:r>
        <w:t>SYFPEITHI</w:t>
      </w:r>
      <w:r w:rsidRPr="007A630F">
        <w:rPr>
          <w:lang w:val="ru-RU"/>
        </w:rPr>
        <w:t xml:space="preserve"> и другие</w:t>
      </w:r>
      <w:r w:rsidR="000B7CEC">
        <w:rPr>
          <w:lang w:val="ru-RU"/>
        </w:rPr>
        <w:t xml:space="preserve"> </w:t>
      </w:r>
      <w:r w:rsidR="004354E3">
        <w:rPr>
          <w:lang w:val="ru-RU"/>
        </w:rPr>
        <w:fldChar w:fldCharType="begin"/>
      </w:r>
      <w:r w:rsidR="004354E3">
        <w:rPr>
          <w:lang w:val="ru-RU"/>
        </w:rPr>
        <w:instrText xml:space="preserve"> ADDIN ZOTERO_ITEM CSL_CITATION {"citationID":"o4u8FIgu","properties":{"formattedCitation":"[80\\uc0\\u8211{}83]","plainCitation":"[80–83]","noteIndex":0},"citationItems":[{"id":6,"uris":["http://zotero.org/users/10071278/items/NWKCZHSM"],"itemData":{"id":6,"type":"article-journal","abstract":"Here, we report an update of the VDJdb database with a substantial increase in the number of T-cell receptor (TCR) sequences and their cognate antigens. The update further provides a new database infrastructure featuring two additional analysis modes that facilitate database querying and real-world data analysis. The increased yield of TCR speciﬁcity identiﬁcation methods and the overall increase in the number of studies in the ﬁeld has allowed us to expand the database more than 5-fold. Furthermore, several new analysis methods are included. For example, batch annotation of TCR repertoire sequencing samples allows for annotating large datasets on-line. Using recently developed bioinformatic methods for TCR motif mining, we have built a reduced set of highquality TCR motifs that can be used for both training TCR speciﬁcity predictors and matching against TCRs of interest. These additions enhance the versatility of the VDJdb in the task of exploring T-cell antigen speciﬁcities. The database is available at https://vdjdb.cdr3.net.","container-title":"Nucleic Acids Research","DOI":"10.1093/nar/gkz874","ISSN":"0305-1048, 1362-4962","issue":"D1","language":"en","page":"D1057-D1062","source":"DOI.org (Crossref)","title":"VDJdb in 2019: database extension, new analysis infrastructure and a T-cell receptor motif compendium","title-short":"VDJdb in 2019","volume":"48","author":[{"family":"Bagaev","given":"Dmitry V"},{"family":"Vroomans","given":"Renske M A"},{"family":"Samir","given":"Jerome"},{"family":"Stervbo","given":"Ulrik"},{"family":"Rius","given":"Cristina"},{"family":"Dolton","given":"Garry"},{"family":"Greenshields-Watson","given":"Alexander"},{"family":"Attaf","given":"Meriem"},{"family":"Egorov","given":"Evgeny S"},{"family":"Zvyagin","given":"Ivan V"},{"family":"Babel","given":"Nina"},{"family":"Cole","given":"David K"},{"family":"Godkin","given":"Andrew J"},{"family":"Sewell","given":"Andrew K"},{"family":"Kesmir","given":"Can"},{"family":"Chudakov","given":"Dmitriy M"},{"family":"Luciani","given":"Fabio"},{"family":"Shugay","given":"Mikhail"}],"issued":{"date-parts":[["2020",1,8]]}}},{"id":22,"uris":["http://zotero.org/users/10071278/items/754P9U5Q"],"itemData":{"id":22,"type":"article-journal","abstract":"Motivation: While growing numbers of T cell receptor (TCR) repertoires are being mapped by highthroughput sequencing, existing methods do not allow for computationally connecting a given TCR sequence to its target antigen, or relating it to a specific pathology. As an alternative, a manuallycurated database can relate TCR sequences with their cognate antigens and associated pathologies based on published experimental data.","container-title":"Bioinformatics","DOI":"10.1093/bioinformatics/btx286","ISSN":"1367-4803, 1460-2059","issue":"18","language":"en","page":"2924-2929","source":"DOI.org (Crossref)","title":"McPAS-TCR: a manually curated catalogue of pathology-associated T cell receptor sequences","title-short":"McPAS-TCR","volume":"33","author":[{"family":"Tickotsky","given":"Nili"},{"family":"Sagiv","given":"Tal"},{"family":"Prilusky","given":"Jaime"},{"family":"Shifrut","given":"Eric"},{"family":"Friedman","given":"Nir"}],"editor":[{"family":"Wren","given":"Jonathan"}],"issued":{"date-parts":[["2017",9,15]]}}},{"id":333,"uris":["http://zotero.org/users/10071278/items/2GG9TY3D"],"itemData":{"id":333,"type":"article-journal","container-title":"Immunogenetics","DOI":"10.1007/s002510050595","ISSN":"0093-7711, 1432-1211","issue":"3-4","journalAbbreviation":"Immunogenetics","page":"213-219","source":"DOI.org (Crossref)","title":"SYFPEITHI: database for MHC ligands and peptide motifs","title-short":"SYFPEITHI","volume":"50","author":[{"family":"Rammensee","given":"H. -G."},{"family":"Bachmann","given":"J."},{"family":"Emmerich","given":"N. P. N."},{"family":"Bachor","given":"O. A."},{"family":"Stevanović","given":"S."}],"issued":{"date-parts":[["1999",11,22]]}}},{"id":328,"uris":["http://zotero.org/users/10071278/items/XNSZ5GZB"],"itemData":{"id":328,"type":"article-journal","abstract":"Summary: EPIMHC is a relational database of MHC-binding peptides and T cell epitopes that are observed in real proteins. Currently, the database contains 4867 distinct peptide sequences from various sources, including 84 tumor-associated antigens. The EPIMHC database is accessible through a web server that has been designed to facilitate research in computational vaccinology. Importantly, peptides resulting from a query can be selected to derive speciﬁc motif-matrices. Subsequently, these motif-matrices can be used in combination with a dynamic algorithm for predicting MHC-binding peptides from user-provided protein queries.","container-title":"Bioinformatics","DOI":"10.1093/bioinformatics/bti269","ISSN":"1367-4803, 1460-2059","issue":"9","journalAbbreviation":"Bioinformatics","language":"en","page":"2140-2141","source":"DOI.org (Crossref)","title":"EPIMHC: a curated database of MHC-binding peptides for customized computational vaccinology","title-short":"EPIMHC","volume":"21","author":[{"family":"Reche","given":"P. A."},{"family":"Zhang","given":"H."},{"family":"Glutting","given":"J.-P."},{"family":"Reinherz","given":"E. L."}],"issued":{"date-parts":[["2005",5,1]]}}}],"schema":"https://github.com/citation-style-language/schema/raw/master/csl-citation.json"} </w:instrText>
      </w:r>
      <w:r w:rsidR="004354E3">
        <w:rPr>
          <w:lang w:val="ru-RU"/>
        </w:rPr>
        <w:fldChar w:fldCharType="separate"/>
      </w:r>
      <w:r w:rsidR="004354E3" w:rsidRPr="004354E3">
        <w:rPr>
          <w:rFonts w:cs="Times New Roman"/>
          <w:lang w:val="ru-RU"/>
        </w:rPr>
        <w:t>[80–83]</w:t>
      </w:r>
      <w:r w:rsidR="004354E3">
        <w:rPr>
          <w:lang w:val="ru-RU"/>
        </w:rPr>
        <w:fldChar w:fldCharType="end"/>
      </w:r>
      <w:r w:rsidRPr="007A630F">
        <w:rPr>
          <w:lang w:val="ru-RU"/>
        </w:rPr>
        <w:t>.</w:t>
      </w:r>
    </w:p>
    <w:p w14:paraId="2B9BE0A6" w14:textId="566AAB08" w:rsidR="005C4AD5" w:rsidRPr="007A630F" w:rsidRDefault="00BF5734">
      <w:pPr>
        <w:pStyle w:val="a0"/>
        <w:rPr>
          <w:lang w:val="ru-RU"/>
        </w:rPr>
      </w:pPr>
      <w:r w:rsidRPr="007A630F">
        <w:rPr>
          <w:lang w:val="ru-RU"/>
        </w:rPr>
        <w:t xml:space="preserve">Первые </w:t>
      </w:r>
      <w:r w:rsidR="00297BAA">
        <w:rPr>
          <w:lang w:val="ru-RU"/>
        </w:rPr>
        <w:t xml:space="preserve">компьютерные </w:t>
      </w:r>
      <w:r w:rsidRPr="007A630F">
        <w:rPr>
          <w:lang w:val="ru-RU"/>
        </w:rPr>
        <w:t>программы</w:t>
      </w:r>
      <w:r w:rsidR="00297BAA">
        <w:rPr>
          <w:lang w:val="ru-RU"/>
        </w:rPr>
        <w:t>,</w:t>
      </w:r>
      <w:r w:rsidRPr="007A630F">
        <w:rPr>
          <w:lang w:val="ru-RU"/>
        </w:rPr>
        <w:t xml:space="preserve"> </w:t>
      </w:r>
      <w:r w:rsidR="00297BAA" w:rsidRPr="007A630F">
        <w:rPr>
          <w:lang w:val="ru-RU"/>
        </w:rPr>
        <w:t>посвящённ</w:t>
      </w:r>
      <w:r w:rsidR="00297BAA">
        <w:rPr>
          <w:lang w:val="ru-RU"/>
        </w:rPr>
        <w:t>ые</w:t>
      </w:r>
      <w:r w:rsidR="00297BAA" w:rsidRPr="007A630F">
        <w:rPr>
          <w:lang w:val="ru-RU"/>
        </w:rPr>
        <w:t xml:space="preserve"> моделированию отдельных шагов процессинга</w:t>
      </w:r>
      <w:r w:rsidR="00297BAA">
        <w:rPr>
          <w:lang w:val="ru-RU"/>
        </w:rPr>
        <w:t xml:space="preserve"> </w:t>
      </w:r>
      <w:r w:rsidRPr="007A630F">
        <w:rPr>
          <w:lang w:val="ru-RU"/>
        </w:rPr>
        <w:t xml:space="preserve">также появились в начале 2000-ых годов </w:t>
      </w:r>
      <w:r w:rsidR="004354E3">
        <w:rPr>
          <w:lang w:val="ru-RU"/>
        </w:rPr>
        <w:fldChar w:fldCharType="begin"/>
      </w:r>
      <w:r w:rsidR="004354E3">
        <w:rPr>
          <w:lang w:val="ru-RU"/>
        </w:rPr>
        <w:instrText xml:space="preserve"> ADDIN ZOTERO_ITEM CSL_CITATION {"citationID":"Jj6yjJdq","properties":{"formattedCitation":"[84, 85]","plainCitation":"[84, 85]","noteIndex":0},"citationItems":[{"id":98,"uris":["http://zotero.org/users/10071278/items/7N6E5EL8"],"itemData":{"id":98,"type":"article-journal","abstract":"The first version of PAProC (Prediction Algorithm for Proteasomal Cleavages) is now available to the general public. PAProC is a prediction tool for cleavages by human and yeast proteasomes, based on experimental cleavage data. It will be particularly useful for immunologists working on antigen processing and the prediction of major histocompatibility complex class I molecule (MHC I) ligands and cytotoxic T-lymphocyte (CTL) epitopes. Likewise, in cases in which proteasomal protein degradation has been indicated in disease, PAProC can be used to assess the general cleavability of disease-linked proteins. On its web site (http://www.paproc.de), background information and hyperlinks are provided for the user (e.g., to SYFPEITHI, the database for the prediction of MHC I ligands).","container-title":"Immunogenetics","DOI":"10.1007/s002510100300","ISSN":"0093-7711, 1432-1211","issue":"2","journalAbbreviation":"Immunogenetics","language":"en","page":"87-94","source":"DOI.org (Crossref)","title":"PAProC: a prediction algorithm for proteasomal cleavages available on the WWW","title-short":"PAProC","volume":"53","author":[{"family":"Nussbaum","given":"Alexander Konrad"},{"family":"Kuttler","given":"Christina"},{"family":"Hadeler","given":"Karl-Peter"},{"family":"Rammensee","given":"Hans-Georg"},{"family":"Schild","given":"Hansj&amp;#x000F6;rg"}],"issued":{"date-parts":[["2001",3,27]]}}},{"id":341,"uris":["http://zotero.org/users/10071278/items/UA4VDNKL"],"itemData":{"id":341,"type":"article-journal","container-title":"Journal of Molecular Graphics and Modelling","DOI":"10.1016/S1093-3263(03)00160-8","ISSN":"10933263","issue":"3","journalAbbreviation":"Journal of Molecular Graphics and Modelling","language":"en","page":"195-207","source":"DOI.org (Crossref)","title":"Quantitative online prediction of peptide binding to the major histocompatibility complex","volume":"22","author":[{"family":"Hattotuwagama","given":"Channa K."},{"family":"Guan","given":"Pingping"},{"family":"Doytchinova","given":"Irini A."},{"family":"Zygouri","given":"Christianna"},{"family":"Flower","given":"Darren R."}],"issued":{"date-parts":[["2004",1]]}}}],"schema":"https://github.com/citation-style-language/schema/raw/master/csl-citation.json"} </w:instrText>
      </w:r>
      <w:r w:rsidR="004354E3">
        <w:rPr>
          <w:lang w:val="ru-RU"/>
        </w:rPr>
        <w:fldChar w:fldCharType="separate"/>
      </w:r>
      <w:r w:rsidR="004354E3" w:rsidRPr="004354E3">
        <w:rPr>
          <w:rFonts w:cs="Times New Roman"/>
          <w:lang w:val="ru-RU"/>
        </w:rPr>
        <w:t>[84, 85]</w:t>
      </w:r>
      <w:r w:rsidR="004354E3">
        <w:rPr>
          <w:lang w:val="ru-RU"/>
        </w:rPr>
        <w:fldChar w:fldCharType="end"/>
      </w:r>
      <w:r w:rsidRPr="007A630F">
        <w:rPr>
          <w:lang w:val="ru-RU"/>
        </w:rPr>
        <w:t>. Как было замечено, процессинг антигенов далеко не всегда протекает последовательно, однако уже в 2006 году была предпринята попытка его моделирования как единого процесса</w:t>
      </w:r>
      <w:r w:rsidR="004354E3" w:rsidRPr="0075779D">
        <w:rPr>
          <w:lang w:val="ru-RU"/>
        </w:rPr>
        <w:t xml:space="preserve"> </w:t>
      </w:r>
      <w:r w:rsidR="004354E3">
        <w:rPr>
          <w:lang w:val="ru-RU"/>
        </w:rPr>
        <w:fldChar w:fldCharType="begin"/>
      </w:r>
      <w:r w:rsidR="004354E3">
        <w:rPr>
          <w:lang w:val="ru-RU"/>
        </w:rPr>
        <w:instrText xml:space="preserve"> ADDIN ZOTERO_ITEM CSL_CITATION {"citationID":"QHv9zp1f","properties":{"formattedCitation":"[86]","plainCitation":"[86]","noteIndex":0},"citationItems":[{"id":340,"uris":["http://zotero.org/users/10071278/items/EKWDX23W"],"itemData":{"id":340,"type":"article-journal","abstract":"Abstract\n            \n              Background\n              The main processing pathway for MHC class I ligands involves degradation of proteins by the proteasome, followed by transport of products by the transporter associated with antigen processing (TAP) to the endoplasmic reticulum (ER), where peptides are bound by MHC class I molecules, and then presented on the cell surface by MHCs. The whole process is modeled here using an integrated approach, which we call EpiJen. EpiJen is based on quantitative matrices, derived by the additive method, and applied successively to select epitopes. EpiJen is available free online.\n            \n            \n              Results\n              To identify epitopes, a source protein is passed through four steps: proteasome cleavage, TAP transport, MHC binding and epitope selection. At each stage, different proportions of non-epitopes are eliminated. The final set of peptides represents no more than 5% of the whole protein sequence and will contain 85% of the true epitopes, as indicated by external validation. Compared to other integrated methods (NetCTL, WAPP and SMM), EpiJen performs best, predicting 61 of the 99 HIV epitopes used in this study.\n            \n            \n              Conclusion\n              \n                EpiJen is a reliable multi-step algorithm for T cell epitope prediction, which belongs to the next generation of\n                in silico\n                T cell epitope identification methods. These methods aim to reduce subsequent experimental work by improving the success rate of epitope prediction.","container-title":"BMC Bioinformatics","DOI":"10.1186/1471-2105-7-131","ISSN":"1471-2105","issue":"1","journalAbbreviation":"BMC Bioinformatics","language":"en","page":"131","source":"DOI.org (Crossref)","title":"EpiJen: a server for multistep T cell epitope prediction","title-short":"EpiJen","volume":"7","author":[{"family":"Doytchinova","given":"Irini A"},{"family":"Guan","given":"Pingping"},{"family":"Flower","given":"Darren R"}],"issued":{"date-parts":[["2006",12]]}}}],"schema":"https://github.com/citation-style-language/schema/raw/master/csl-citation.json"} </w:instrText>
      </w:r>
      <w:r w:rsidR="004354E3">
        <w:rPr>
          <w:lang w:val="ru-RU"/>
        </w:rPr>
        <w:fldChar w:fldCharType="separate"/>
      </w:r>
      <w:r w:rsidR="004354E3" w:rsidRPr="0075779D">
        <w:rPr>
          <w:rFonts w:cs="Times New Roman"/>
          <w:lang w:val="ru-RU"/>
        </w:rPr>
        <w:t>[86]</w:t>
      </w:r>
      <w:r w:rsidR="004354E3">
        <w:rPr>
          <w:lang w:val="ru-RU"/>
        </w:rPr>
        <w:fldChar w:fldCharType="end"/>
      </w:r>
      <w:r w:rsidRPr="007A630F">
        <w:rPr>
          <w:lang w:val="ru-RU"/>
        </w:rPr>
        <w:t xml:space="preserve">. </w:t>
      </w:r>
      <w:proofErr w:type="spellStart"/>
      <w:r>
        <w:t>EpiJen</w:t>
      </w:r>
      <w:proofErr w:type="spellEnd"/>
      <w:r w:rsidRPr="007A630F">
        <w:rPr>
          <w:lang w:val="ru-RU"/>
        </w:rPr>
        <w:t xml:space="preserve"> моделирует три основополагающих этапа процессинга: </w:t>
      </w:r>
      <w:r w:rsidR="00B11A75">
        <w:rPr>
          <w:lang w:val="ru-RU"/>
        </w:rPr>
        <w:t>расщепление</w:t>
      </w:r>
      <w:r w:rsidR="00B11A75" w:rsidRPr="007A630F">
        <w:rPr>
          <w:lang w:val="ru-RU"/>
        </w:rPr>
        <w:t xml:space="preserve"> </w:t>
      </w:r>
      <w:r w:rsidRPr="007A630F">
        <w:rPr>
          <w:lang w:val="ru-RU"/>
        </w:rPr>
        <w:t>белков проте</w:t>
      </w:r>
      <w:r w:rsidR="000B7CEC">
        <w:rPr>
          <w:lang w:val="ru-RU"/>
        </w:rPr>
        <w:t>а</w:t>
      </w:r>
      <w:r w:rsidRPr="007A630F">
        <w:rPr>
          <w:lang w:val="ru-RU"/>
        </w:rPr>
        <w:t>сомой, транспорт в Э</w:t>
      </w:r>
      <w:r w:rsidR="00297BAA">
        <w:rPr>
          <w:lang w:val="ru-RU"/>
        </w:rPr>
        <w:t>П</w:t>
      </w:r>
      <w:r w:rsidRPr="007A630F">
        <w:rPr>
          <w:lang w:val="ru-RU"/>
        </w:rPr>
        <w:t xml:space="preserve">Р и связывание с МНС - и выдает топ-5% пептидов, которые связываются с прогнозируемыми ТКР. Методы, ставшие классическими, собраны на сайте </w:t>
      </w:r>
      <w:r>
        <w:lastRenderedPageBreak/>
        <w:t>Immune</w:t>
      </w:r>
      <w:r w:rsidRPr="007A630F">
        <w:rPr>
          <w:lang w:val="ru-RU"/>
        </w:rPr>
        <w:t xml:space="preserve"> </w:t>
      </w:r>
      <w:r>
        <w:t>Epitope</w:t>
      </w:r>
      <w:r w:rsidRPr="007A630F">
        <w:rPr>
          <w:lang w:val="ru-RU"/>
        </w:rPr>
        <w:t xml:space="preserve"> </w:t>
      </w:r>
      <w:r>
        <w:t>Database</w:t>
      </w:r>
      <w:r w:rsidRPr="007A630F">
        <w:rPr>
          <w:lang w:val="ru-RU"/>
        </w:rPr>
        <w:t xml:space="preserve"> </w:t>
      </w:r>
      <w:r>
        <w:t>Analysis</w:t>
      </w:r>
      <w:r w:rsidRPr="007A630F">
        <w:rPr>
          <w:lang w:val="ru-RU"/>
        </w:rPr>
        <w:t xml:space="preserve"> </w:t>
      </w:r>
      <w:r>
        <w:t>Resource</w:t>
      </w:r>
      <w:r w:rsidRPr="007A630F">
        <w:rPr>
          <w:lang w:val="ru-RU"/>
        </w:rPr>
        <w:t xml:space="preserve"> (</w:t>
      </w:r>
      <w:r>
        <w:t>IEDB</w:t>
      </w:r>
      <w:r w:rsidRPr="007A630F">
        <w:rPr>
          <w:lang w:val="ru-RU"/>
        </w:rPr>
        <w:t>-</w:t>
      </w:r>
      <w:r>
        <w:t>AR</w:t>
      </w:r>
      <w:r w:rsidRPr="007A630F">
        <w:rPr>
          <w:lang w:val="ru-RU"/>
        </w:rPr>
        <w:t>)</w:t>
      </w:r>
      <w:r w:rsidR="00B11A75">
        <w:rPr>
          <w:lang w:val="ru-RU"/>
        </w:rPr>
        <w:t xml:space="preserve"> </w:t>
      </w:r>
      <w:r w:rsidR="00B11A75">
        <w:rPr>
          <w:lang w:val="ru-RU"/>
        </w:rPr>
        <w:fldChar w:fldCharType="begin"/>
      </w:r>
      <w:r w:rsidR="00B11A75">
        <w:rPr>
          <w:lang w:val="ru-RU"/>
        </w:rPr>
        <w:instrText xml:space="preserve"> ADDIN ZOTERO_ITEM CSL_CITATION {"citationID":"D70bkGM0","properties":{"formattedCitation":"[87]","plainCitation":"[87]","noteIndex":0},"citationItems":[{"id":339,"uris":["http://zotero.org/users/10071278/items/2Y63KEI6"],"itemData":{"id":339,"type":"article-journal","abstract":"Abstract\n            The Immune Epitope Database Analysis Resource (IEDB-AR, http://tools.iedb.org/) is a companion website to the IEDB that provides computational tools focused on the prediction and analysis of B and T cell epitopes. All of the tools are freely available through the public website and many are also available through a REST API and/or a downloadable command-line tool. A virtual machine image of the entire site is also freely available for non-commercial use and contains most of the tools on the public site. Here, we describe the tools and functionalities that are available in the IEDB-AR, focusing on the 10 new tools that have been added since the last report in the 2012 NAR webserver edition. In addition, many of the tools that were already hosted on the site in 2012 have received updates to newest versions, including NetMHC, NetMHCpan, BepiPred and DiscoTope. Overall, this IEDB-AR update provides a substantial set of updated and novel features for epitope prediction and analysis.","container-title":"Nucleic Acids Research","DOI":"10.1093/nar/gkz452","ISSN":"0305-1048, 1362-4962","issue":"W1","language":"en","page":"W502-W506","source":"DOI.org (Crossref)","title":"IEDB-AR: immune epitope database—analysis resource in 2019","title-short":"IEDB-AR","volume":"47","author":[{"family":"Dhanda","given":"Sandeep Kumar"},{"family":"Mahajan","given":"Swapnil"},{"family":"Paul","given":"Sinu"},{"family":"Yan","given":"Zhen"},{"family":"Kim","given":"Haeuk"},{"family":"Jespersen","given":"Martin Closter"},{"family":"Jurtz","given":"Vanessa"},{"family":"Andreatta","given":"Massimo"},{"family":"Greenbaum","given":"Jason A"},{"family":"Marcatili","given":"Paolo"},{"family":"Sette","given":"Alessandro"},{"family":"Nielsen","given":"Morten"},{"family":"Peters","given":"Bjoern"}],"issued":{"date-parts":[["2019",7,2]]}}}],"schema":"https://github.com/citation-style-language/schema/raw/master/csl-citation.json"} </w:instrText>
      </w:r>
      <w:r w:rsidR="00B11A75">
        <w:rPr>
          <w:lang w:val="ru-RU"/>
        </w:rPr>
        <w:fldChar w:fldCharType="separate"/>
      </w:r>
      <w:r w:rsidR="00B11A75" w:rsidRPr="0075779D">
        <w:rPr>
          <w:rFonts w:cs="Times New Roman"/>
          <w:lang w:val="ru-RU"/>
          <w:rPrChange w:id="539" w:author="Антон Смирнов" w:date="2023-05-23T22:37:00Z">
            <w:rPr>
              <w:rFonts w:cs="Times New Roman"/>
            </w:rPr>
          </w:rPrChange>
        </w:rPr>
        <w:t>[87]</w:t>
      </w:r>
      <w:r w:rsidR="00B11A75">
        <w:rPr>
          <w:lang w:val="ru-RU"/>
        </w:rPr>
        <w:fldChar w:fldCharType="end"/>
      </w:r>
      <w:r w:rsidRPr="007A630F">
        <w:rPr>
          <w:lang w:val="ru-RU"/>
        </w:rPr>
        <w:t>. Сервисы по предсказанию процессинга антигенов можно разделить на 2 группы: сервисы, которые предсказывают отдельные этапы процессинга, и сервисы, которые учитывают несколько этапов процессинга.</w:t>
      </w:r>
    </w:p>
    <w:p w14:paraId="16060E88" w14:textId="168F0F94" w:rsidR="005C4AD5" w:rsidRPr="007A630F" w:rsidRDefault="00BF5734">
      <w:pPr>
        <w:pStyle w:val="a0"/>
        <w:rPr>
          <w:lang w:val="ru-RU"/>
        </w:rPr>
      </w:pPr>
      <w:r w:rsidRPr="007A630F">
        <w:rPr>
          <w:lang w:val="ru-RU"/>
        </w:rPr>
        <w:t>На данный момент исследователи моделируют реакцию разрушения белков проте</w:t>
      </w:r>
      <w:r w:rsidR="000B7CEC">
        <w:rPr>
          <w:lang w:val="ru-RU"/>
        </w:rPr>
        <w:t>а</w:t>
      </w:r>
      <w:r w:rsidRPr="007A630F">
        <w:rPr>
          <w:lang w:val="ru-RU"/>
        </w:rPr>
        <w:t xml:space="preserve">сомой, транспорт пептидов ТАР, связывание пептидов с МНС. Наиболее известные примеры программ представлены в </w:t>
      </w:r>
      <w:r w:rsidR="002B7277">
        <w:fldChar w:fldCharType="begin"/>
      </w:r>
      <w:r w:rsidR="002B7277" w:rsidRPr="002B7277">
        <w:rPr>
          <w:lang w:val="ru-RU"/>
          <w:rPrChange w:id="540" w:author="Антон Смирнов" w:date="2023-05-24T12:11:00Z">
            <w:rPr/>
          </w:rPrChange>
        </w:rPr>
        <w:instrText xml:space="preserve"> </w:instrText>
      </w:r>
      <w:r w:rsidR="002B7277">
        <w:instrText>HYPERLINK</w:instrText>
      </w:r>
      <w:r w:rsidR="002B7277" w:rsidRPr="002B7277">
        <w:rPr>
          <w:lang w:val="ru-RU"/>
          <w:rPrChange w:id="541" w:author="Антон Смирнов" w:date="2023-05-24T12:11:00Z">
            <w:rPr/>
          </w:rPrChange>
        </w:rPr>
        <w:instrText xml:space="preserve"> \</w:instrText>
      </w:r>
      <w:r w:rsidR="002B7277">
        <w:instrText>l</w:instrText>
      </w:r>
      <w:r w:rsidR="002B7277" w:rsidRPr="002B7277">
        <w:rPr>
          <w:lang w:val="ru-RU"/>
          <w:rPrChange w:id="542" w:author="Антон Смирнов" w:date="2023-05-24T12:11:00Z">
            <w:rPr/>
          </w:rPrChange>
        </w:rPr>
        <w:instrText xml:space="preserve"> "</w:instrText>
      </w:r>
      <w:r w:rsidR="002B7277">
        <w:instrText>tbl</w:instrText>
      </w:r>
      <w:r w:rsidR="002B7277" w:rsidRPr="002B7277">
        <w:rPr>
          <w:lang w:val="ru-RU"/>
          <w:rPrChange w:id="543" w:author="Антон Смирнов" w:date="2023-05-24T12:11:00Z">
            <w:rPr/>
          </w:rPrChange>
        </w:rPr>
        <w:instrText>-</w:instrText>
      </w:r>
      <w:r w:rsidR="002B7277">
        <w:instrText>programs</w:instrText>
      </w:r>
      <w:r w:rsidR="002B7277" w:rsidRPr="002B7277">
        <w:rPr>
          <w:lang w:val="ru-RU"/>
          <w:rPrChange w:id="544" w:author="Антон Смирнов" w:date="2023-05-24T12:11:00Z">
            <w:rPr/>
          </w:rPrChange>
        </w:rPr>
        <w:instrText>" \</w:instrText>
      </w:r>
      <w:r w:rsidR="002B7277">
        <w:instrText>h</w:instrText>
      </w:r>
      <w:r w:rsidR="002B7277" w:rsidRPr="002B7277">
        <w:rPr>
          <w:lang w:val="ru-RU"/>
          <w:rPrChange w:id="545" w:author="Антон Смирнов" w:date="2023-05-24T12:11:00Z">
            <w:rPr/>
          </w:rPrChange>
        </w:rPr>
        <w:instrText xml:space="preserve"> </w:instrText>
      </w:r>
      <w:r w:rsidR="002B7277">
        <w:fldChar w:fldCharType="separate"/>
      </w:r>
      <w:r w:rsidR="000B7CEC" w:rsidRPr="0075779D">
        <w:rPr>
          <w:rStyle w:val="afd"/>
          <w:color w:val="auto"/>
          <w:lang w:val="ru-RU"/>
        </w:rPr>
        <w:t>таблице 2</w:t>
      </w:r>
      <w:r w:rsidR="002B7277">
        <w:rPr>
          <w:rStyle w:val="afd"/>
          <w:color w:val="auto"/>
          <w:lang w:val="ru-RU"/>
        </w:rPr>
        <w:fldChar w:fldCharType="end"/>
      </w:r>
      <w:r w:rsidRPr="007A630F">
        <w:rPr>
          <w:lang w:val="ru-RU"/>
        </w:rPr>
        <w:t>.</w:t>
      </w:r>
    </w:p>
    <w:p w14:paraId="0168432A" w14:textId="7D97035C" w:rsidR="005C4AD5" w:rsidRPr="000B7CEC" w:rsidDel="00230943" w:rsidRDefault="000B7CEC" w:rsidP="0075779D">
      <w:pPr>
        <w:pStyle w:val="TableCaption"/>
        <w:spacing w:line="360" w:lineRule="auto"/>
        <w:jc w:val="both"/>
        <w:rPr>
          <w:del w:id="546" w:author="Антон Смирнов" w:date="2023-05-24T13:09:00Z"/>
          <w:rFonts w:ascii="Times New Roman" w:hAnsi="Times New Roman" w:cs="Times New Roman"/>
          <w:i w:val="0"/>
          <w:iCs/>
          <w:sz w:val="28"/>
          <w:szCs w:val="28"/>
          <w:lang w:val="ru-RU"/>
        </w:rPr>
      </w:pPr>
      <w:bookmarkStart w:id="547" w:name="tbl-programs"/>
      <w:del w:id="548" w:author="Антон Смирнов" w:date="2023-05-24T13:09:00Z">
        <w:r w:rsidRPr="000B7CEC" w:rsidDel="00230943">
          <w:rPr>
            <w:rFonts w:ascii="Times New Roman" w:hAnsi="Times New Roman" w:cs="Times New Roman"/>
            <w:b/>
            <w:bCs/>
            <w:i w:val="0"/>
            <w:iCs/>
            <w:sz w:val="28"/>
            <w:szCs w:val="28"/>
            <w:lang w:val="ru-RU"/>
          </w:rPr>
          <w:delText>Таблица 2.</w:delText>
        </w:r>
        <w:r w:rsidR="00BF5734" w:rsidRPr="000B7CEC" w:rsidDel="00230943">
          <w:rPr>
            <w:rFonts w:ascii="Times New Roman" w:hAnsi="Times New Roman" w:cs="Times New Roman"/>
            <w:i w:val="0"/>
            <w:iCs/>
            <w:sz w:val="28"/>
            <w:szCs w:val="28"/>
            <w:lang w:val="ru-RU"/>
          </w:rPr>
          <w:delText xml:space="preserve"> Примеры программ для моделирования отдельных этапов процессинга антигенов</w:delText>
        </w:r>
      </w:del>
    </w:p>
    <w:p w14:paraId="12E0F8AE" w14:textId="46DEF94E" w:rsidR="00230943" w:rsidRPr="00230943" w:rsidRDefault="00230943">
      <w:pPr>
        <w:pStyle w:val="afa"/>
        <w:keepNext/>
        <w:spacing w:line="360" w:lineRule="auto"/>
        <w:rPr>
          <w:ins w:id="549" w:author="Антон Смирнов" w:date="2023-05-24T13:08:00Z"/>
          <w:rFonts w:ascii="Times New Roman" w:hAnsi="Times New Roman" w:cs="Times New Roman"/>
          <w:sz w:val="28"/>
          <w:szCs w:val="28"/>
          <w:lang w:val="ru-RU"/>
          <w:rPrChange w:id="550" w:author="Антон Смирнов" w:date="2023-05-24T13:08:00Z">
            <w:rPr>
              <w:ins w:id="551" w:author="Антон Смирнов" w:date="2023-05-24T13:08:00Z"/>
            </w:rPr>
          </w:rPrChange>
        </w:rPr>
        <w:pPrChange w:id="552" w:author="Антон Смирнов" w:date="2023-05-24T13:08:00Z">
          <w:pPr/>
        </w:pPrChange>
      </w:pPr>
      <w:ins w:id="553" w:author="Антон Смирнов" w:date="2023-05-24T13:08:00Z">
        <w:r w:rsidRPr="00230943">
          <w:rPr>
            <w:rFonts w:ascii="Times New Roman" w:hAnsi="Times New Roman" w:cs="Times New Roman"/>
            <w:b/>
            <w:bCs/>
            <w:i w:val="0"/>
            <w:iCs/>
            <w:sz w:val="28"/>
            <w:szCs w:val="28"/>
            <w:lang w:val="ru-RU"/>
            <w:rPrChange w:id="554" w:author="Антон Смирнов" w:date="2023-05-24T13:08:00Z">
              <w:rPr/>
            </w:rPrChange>
          </w:rPr>
          <w:t xml:space="preserve">Таблица </w:t>
        </w:r>
        <w:r w:rsidRPr="00230943">
          <w:rPr>
            <w:rFonts w:ascii="Times New Roman" w:hAnsi="Times New Roman" w:cs="Times New Roman"/>
            <w:b/>
            <w:bCs/>
            <w:i w:val="0"/>
            <w:iCs/>
            <w:sz w:val="28"/>
            <w:szCs w:val="28"/>
            <w:rPrChange w:id="555" w:author="Антон Смирнов" w:date="2023-05-24T13:08:00Z">
              <w:rPr/>
            </w:rPrChange>
          </w:rPr>
          <w:fldChar w:fldCharType="begin"/>
        </w:r>
        <w:r w:rsidRPr="00230943">
          <w:rPr>
            <w:rFonts w:ascii="Times New Roman" w:hAnsi="Times New Roman" w:cs="Times New Roman"/>
            <w:b/>
            <w:bCs/>
            <w:i w:val="0"/>
            <w:iCs/>
            <w:sz w:val="28"/>
            <w:szCs w:val="28"/>
            <w:lang w:val="ru-RU"/>
            <w:rPrChange w:id="556" w:author="Антон Смирнов" w:date="2023-05-24T13:08:00Z">
              <w:rPr/>
            </w:rPrChange>
          </w:rPr>
          <w:instrText xml:space="preserve"> </w:instrText>
        </w:r>
        <w:r w:rsidRPr="00230943">
          <w:rPr>
            <w:rFonts w:ascii="Times New Roman" w:hAnsi="Times New Roman" w:cs="Times New Roman"/>
            <w:b/>
            <w:bCs/>
            <w:i w:val="0"/>
            <w:iCs/>
            <w:sz w:val="28"/>
            <w:szCs w:val="28"/>
            <w:rPrChange w:id="557" w:author="Антон Смирнов" w:date="2023-05-24T13:08:00Z">
              <w:rPr/>
            </w:rPrChange>
          </w:rPr>
          <w:instrText>SEQ</w:instrText>
        </w:r>
        <w:r w:rsidRPr="00230943">
          <w:rPr>
            <w:rFonts w:ascii="Times New Roman" w:hAnsi="Times New Roman" w:cs="Times New Roman"/>
            <w:b/>
            <w:bCs/>
            <w:i w:val="0"/>
            <w:iCs/>
            <w:sz w:val="28"/>
            <w:szCs w:val="28"/>
            <w:lang w:val="ru-RU"/>
            <w:rPrChange w:id="558" w:author="Антон Смирнов" w:date="2023-05-24T13:08:00Z">
              <w:rPr/>
            </w:rPrChange>
          </w:rPr>
          <w:instrText xml:space="preserve"> Таблица \* </w:instrText>
        </w:r>
        <w:r w:rsidRPr="00230943">
          <w:rPr>
            <w:rFonts w:ascii="Times New Roman" w:hAnsi="Times New Roman" w:cs="Times New Roman"/>
            <w:b/>
            <w:bCs/>
            <w:i w:val="0"/>
            <w:iCs/>
            <w:sz w:val="28"/>
            <w:szCs w:val="28"/>
            <w:rPrChange w:id="559" w:author="Антон Смирнов" w:date="2023-05-24T13:08:00Z">
              <w:rPr/>
            </w:rPrChange>
          </w:rPr>
          <w:instrText>ARABIC</w:instrText>
        </w:r>
        <w:r w:rsidRPr="00230943">
          <w:rPr>
            <w:rFonts w:ascii="Times New Roman" w:hAnsi="Times New Roman" w:cs="Times New Roman"/>
            <w:b/>
            <w:bCs/>
            <w:i w:val="0"/>
            <w:iCs/>
            <w:sz w:val="28"/>
            <w:szCs w:val="28"/>
            <w:lang w:val="ru-RU"/>
            <w:rPrChange w:id="560" w:author="Антон Смирнов" w:date="2023-05-24T13:08:00Z">
              <w:rPr/>
            </w:rPrChange>
          </w:rPr>
          <w:instrText xml:space="preserve"> </w:instrText>
        </w:r>
      </w:ins>
      <w:r w:rsidRPr="00230943">
        <w:rPr>
          <w:rFonts w:ascii="Times New Roman" w:hAnsi="Times New Roman" w:cs="Times New Roman"/>
          <w:b/>
          <w:bCs/>
          <w:i w:val="0"/>
          <w:iCs/>
          <w:sz w:val="28"/>
          <w:szCs w:val="28"/>
          <w:rPrChange w:id="561" w:author="Антон Смирнов" w:date="2023-05-24T13:08:00Z">
            <w:rPr/>
          </w:rPrChange>
        </w:rPr>
        <w:fldChar w:fldCharType="separate"/>
      </w:r>
      <w:ins w:id="562" w:author="Антон Смирнов" w:date="2023-05-24T15:04:00Z">
        <w:r w:rsidR="007E001C">
          <w:rPr>
            <w:rFonts w:ascii="Times New Roman" w:hAnsi="Times New Roman" w:cs="Times New Roman"/>
            <w:b/>
            <w:bCs/>
            <w:i w:val="0"/>
            <w:iCs/>
            <w:noProof/>
            <w:sz w:val="28"/>
            <w:szCs w:val="28"/>
          </w:rPr>
          <w:t>2</w:t>
        </w:r>
      </w:ins>
      <w:ins w:id="563" w:author="Антон Смирнов" w:date="2023-05-24T13:08:00Z">
        <w:r w:rsidRPr="00230943">
          <w:rPr>
            <w:rFonts w:ascii="Times New Roman" w:hAnsi="Times New Roman" w:cs="Times New Roman"/>
            <w:b/>
            <w:bCs/>
            <w:i w:val="0"/>
            <w:iCs/>
            <w:sz w:val="28"/>
            <w:szCs w:val="28"/>
            <w:rPrChange w:id="564" w:author="Антон Смирнов" w:date="2023-05-24T13:08:00Z">
              <w:rPr/>
            </w:rPrChange>
          </w:rPr>
          <w:fldChar w:fldCharType="end"/>
        </w:r>
        <w:r w:rsidRPr="00230943">
          <w:rPr>
            <w:rFonts w:ascii="Times New Roman" w:hAnsi="Times New Roman" w:cs="Times New Roman"/>
            <w:sz w:val="28"/>
            <w:szCs w:val="28"/>
            <w:lang w:val="ru-RU"/>
            <w:rPrChange w:id="565" w:author="Антон Смирнов" w:date="2023-05-24T13:08:00Z">
              <w:rPr>
                <w:lang w:val="ru-RU"/>
              </w:rPr>
            </w:rPrChange>
          </w:rPr>
          <w:t xml:space="preserve">. </w:t>
        </w:r>
        <w:r w:rsidRPr="00230943">
          <w:rPr>
            <w:rFonts w:ascii="Times New Roman" w:hAnsi="Times New Roman" w:cs="Times New Roman"/>
            <w:i w:val="0"/>
            <w:iCs/>
            <w:sz w:val="28"/>
            <w:szCs w:val="28"/>
            <w:lang w:val="ru-RU"/>
            <w:rPrChange w:id="566" w:author="Антон Смирнов" w:date="2023-05-24T13:08:00Z">
              <w:rPr/>
            </w:rPrChange>
          </w:rPr>
          <w:t>Примеры программ для моделирования отдельных этапов процессинга антигенов</w:t>
        </w:r>
      </w:ins>
    </w:p>
    <w:tbl>
      <w:tblPr>
        <w:tblStyle w:val="Table"/>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Change w:id="567" w:author="Антон Смирнов" w:date="2023-05-24T11:00:00Z">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PrChange>
      </w:tblPr>
      <w:tblGrid>
        <w:gridCol w:w="1716"/>
        <w:gridCol w:w="2007"/>
        <w:gridCol w:w="2588"/>
        <w:gridCol w:w="1372"/>
        <w:gridCol w:w="1888"/>
        <w:tblGridChange w:id="568">
          <w:tblGrid>
            <w:gridCol w:w="1756"/>
            <w:gridCol w:w="2151"/>
            <w:gridCol w:w="2864"/>
            <w:gridCol w:w="663"/>
            <w:gridCol w:w="1454"/>
            <w:gridCol w:w="683"/>
          </w:tblGrid>
        </w:tblGridChange>
      </w:tblGrid>
      <w:tr w:rsidR="001F356C" w14:paraId="013720BA" w14:textId="77777777" w:rsidTr="007A0009">
        <w:trPr>
          <w:cnfStyle w:val="100000000000" w:firstRow="1" w:lastRow="0" w:firstColumn="0" w:lastColumn="0" w:oddVBand="0" w:evenVBand="0" w:oddHBand="0" w:evenHBand="0" w:firstRowFirstColumn="0" w:firstRowLastColumn="0" w:lastRowFirstColumn="0" w:lastRowLastColumn="0"/>
          <w:tblHeader/>
          <w:ins w:id="569" w:author="Антон Смирнов" w:date="2023-05-24T10:58:00Z"/>
        </w:trPr>
        <w:tc>
          <w:tcPr>
            <w:tcW w:w="0" w:type="auto"/>
            <w:vAlign w:val="top"/>
            <w:tcPrChange w:id="570" w:author="Антон Смирнов" w:date="2023-05-24T11:00:00Z">
              <w:tcPr>
                <w:tcW w:w="0" w:type="auto"/>
              </w:tcPr>
            </w:tcPrChange>
          </w:tcPr>
          <w:p w14:paraId="1BCB99E8" w14:textId="7AE796E3" w:rsidR="001F356C" w:rsidRPr="001F356C" w:rsidRDefault="001F356C">
            <w:pPr>
              <w:pStyle w:val="Compact"/>
              <w:ind w:firstLine="0"/>
              <w:jc w:val="center"/>
              <w:cnfStyle w:val="100000000000" w:firstRow="1" w:lastRow="0" w:firstColumn="0" w:lastColumn="0" w:oddVBand="0" w:evenVBand="0" w:oddHBand="0" w:evenHBand="0" w:firstRowFirstColumn="0" w:firstRowLastColumn="0" w:lastRowFirstColumn="0" w:lastRowLastColumn="0"/>
              <w:rPr>
                <w:ins w:id="571" w:author="Антон Смирнов" w:date="2023-05-24T10:58:00Z"/>
                <w:lang w:val="ru-RU"/>
                <w:rPrChange w:id="572" w:author="Антон Смирнов" w:date="2023-05-24T10:58:00Z">
                  <w:rPr>
                    <w:ins w:id="573" w:author="Антон Смирнов" w:date="2023-05-24T10:58:00Z"/>
                  </w:rPr>
                </w:rPrChange>
              </w:rPr>
              <w:pPrChange w:id="574" w:author="Антон Смирнов" w:date="2023-05-24T10:59:00Z">
                <w:pPr>
                  <w:pStyle w:val="Compact"/>
                  <w:ind w:firstLine="0"/>
                  <w:jc w:val="left"/>
                  <w:cnfStyle w:val="100000000000" w:firstRow="1" w:lastRow="0" w:firstColumn="0" w:lastColumn="0" w:oddVBand="0" w:evenVBand="0" w:oddHBand="0" w:evenHBand="0" w:firstRowFirstColumn="0" w:firstRowLastColumn="0" w:lastRowFirstColumn="0" w:lastRowLastColumn="0"/>
                </w:pPr>
              </w:pPrChange>
            </w:pPr>
            <w:ins w:id="575" w:author="Антон Смирнов" w:date="2023-05-24T10:58:00Z">
              <w:r>
                <w:rPr>
                  <w:lang w:val="ru-RU"/>
                </w:rPr>
                <w:t>Программа</w:t>
              </w:r>
            </w:ins>
          </w:p>
        </w:tc>
        <w:tc>
          <w:tcPr>
            <w:tcW w:w="2056" w:type="dxa"/>
            <w:vAlign w:val="top"/>
            <w:tcPrChange w:id="576" w:author="Антон Смирнов" w:date="2023-05-24T11:00:00Z">
              <w:tcPr>
                <w:tcW w:w="0" w:type="auto"/>
              </w:tcPr>
            </w:tcPrChange>
          </w:tcPr>
          <w:p w14:paraId="6CDC0842" w14:textId="4F559961" w:rsidR="001F356C" w:rsidRPr="001F356C" w:rsidRDefault="001F356C">
            <w:pPr>
              <w:pStyle w:val="Compact"/>
              <w:ind w:firstLine="0"/>
              <w:jc w:val="center"/>
              <w:cnfStyle w:val="100000000000" w:firstRow="1" w:lastRow="0" w:firstColumn="0" w:lastColumn="0" w:oddVBand="0" w:evenVBand="0" w:oddHBand="0" w:evenHBand="0" w:firstRowFirstColumn="0" w:firstRowLastColumn="0" w:lastRowFirstColumn="0" w:lastRowLastColumn="0"/>
              <w:rPr>
                <w:ins w:id="577" w:author="Антон Смирнов" w:date="2023-05-24T10:58:00Z"/>
                <w:lang w:val="ru-RU"/>
                <w:rPrChange w:id="578" w:author="Антон Смирнов" w:date="2023-05-24T10:58:00Z">
                  <w:rPr>
                    <w:ins w:id="579" w:author="Антон Смирнов" w:date="2023-05-24T10:58:00Z"/>
                  </w:rPr>
                </w:rPrChange>
              </w:rPr>
              <w:pPrChange w:id="580" w:author="Антон Смирнов" w:date="2023-05-24T10:59:00Z">
                <w:pPr>
                  <w:pStyle w:val="Compact"/>
                  <w:ind w:firstLine="0"/>
                  <w:jc w:val="left"/>
                  <w:cnfStyle w:val="100000000000" w:firstRow="1" w:lastRow="0" w:firstColumn="0" w:lastColumn="0" w:oddVBand="0" w:evenVBand="0" w:oddHBand="0" w:evenHBand="0" w:firstRowFirstColumn="0" w:firstRowLastColumn="0" w:lastRowFirstColumn="0" w:lastRowLastColumn="0"/>
                </w:pPr>
              </w:pPrChange>
            </w:pPr>
            <w:ins w:id="581" w:author="Антон Смирнов" w:date="2023-05-24T10:58:00Z">
              <w:r>
                <w:rPr>
                  <w:lang w:val="ru-RU"/>
                </w:rPr>
                <w:t>Моделируемые этапы</w:t>
              </w:r>
            </w:ins>
          </w:p>
        </w:tc>
        <w:tc>
          <w:tcPr>
            <w:tcW w:w="2653" w:type="dxa"/>
            <w:vAlign w:val="top"/>
            <w:tcPrChange w:id="582" w:author="Антон Смирнов" w:date="2023-05-24T11:00:00Z">
              <w:tcPr>
                <w:tcW w:w="0" w:type="auto"/>
                <w:gridSpan w:val="2"/>
              </w:tcPr>
            </w:tcPrChange>
          </w:tcPr>
          <w:p w14:paraId="5035C7E8" w14:textId="3FAF5202" w:rsidR="001F356C" w:rsidRPr="007A630F" w:rsidRDefault="001F356C">
            <w:pPr>
              <w:pStyle w:val="Compact"/>
              <w:ind w:firstLine="0"/>
              <w:jc w:val="center"/>
              <w:cnfStyle w:val="100000000000" w:firstRow="1" w:lastRow="0" w:firstColumn="0" w:lastColumn="0" w:oddVBand="0" w:evenVBand="0" w:oddHBand="0" w:evenHBand="0" w:firstRowFirstColumn="0" w:firstRowLastColumn="0" w:lastRowFirstColumn="0" w:lastRowLastColumn="0"/>
              <w:rPr>
                <w:ins w:id="583" w:author="Антон Смирнов" w:date="2023-05-24T10:58:00Z"/>
                <w:lang w:val="ru-RU"/>
              </w:rPr>
              <w:pPrChange w:id="584" w:author="Антон Смирнов" w:date="2023-05-24T10:59:00Z">
                <w:pPr>
                  <w:pStyle w:val="Compact"/>
                  <w:ind w:firstLine="0"/>
                  <w:jc w:val="left"/>
                  <w:cnfStyle w:val="100000000000" w:firstRow="1" w:lastRow="0" w:firstColumn="0" w:lastColumn="0" w:oddVBand="0" w:evenVBand="0" w:oddHBand="0" w:evenHBand="0" w:firstRowFirstColumn="0" w:firstRowLastColumn="0" w:lastRowFirstColumn="0" w:lastRowLastColumn="0"/>
                </w:pPr>
              </w:pPrChange>
            </w:pPr>
            <w:ins w:id="585" w:author="Антон Смирнов" w:date="2023-05-24T10:58:00Z">
              <w:r>
                <w:rPr>
                  <w:lang w:val="ru-RU"/>
                </w:rPr>
                <w:t>Источники данных</w:t>
              </w:r>
            </w:ins>
          </w:p>
        </w:tc>
        <w:tc>
          <w:tcPr>
            <w:tcW w:w="1403" w:type="dxa"/>
            <w:vAlign w:val="top"/>
            <w:tcPrChange w:id="586" w:author="Антон Смирнов" w:date="2023-05-24T11:00:00Z">
              <w:tcPr>
                <w:tcW w:w="0" w:type="auto"/>
              </w:tcPr>
            </w:tcPrChange>
          </w:tcPr>
          <w:p w14:paraId="3A42F9E8" w14:textId="61E01037" w:rsidR="001F356C" w:rsidRPr="001F356C" w:rsidRDefault="001F356C">
            <w:pPr>
              <w:pStyle w:val="Compact"/>
              <w:ind w:firstLine="0"/>
              <w:jc w:val="center"/>
              <w:cnfStyle w:val="100000000000" w:firstRow="1" w:lastRow="0" w:firstColumn="0" w:lastColumn="0" w:oddVBand="0" w:evenVBand="0" w:oddHBand="0" w:evenHBand="0" w:firstRowFirstColumn="0" w:firstRowLastColumn="0" w:lastRowFirstColumn="0" w:lastRowLastColumn="0"/>
              <w:rPr>
                <w:ins w:id="587" w:author="Антон Смирнов" w:date="2023-05-24T10:58:00Z"/>
                <w:lang w:val="ru-RU"/>
                <w:rPrChange w:id="588" w:author="Антон Смирнов" w:date="2023-05-24T10:58:00Z">
                  <w:rPr>
                    <w:ins w:id="589" w:author="Антон Смирнов" w:date="2023-05-24T10:58:00Z"/>
                  </w:rPr>
                </w:rPrChange>
              </w:rPr>
              <w:pPrChange w:id="590" w:author="Антон Смирнов" w:date="2023-05-24T10:59:00Z">
                <w:pPr>
                  <w:pStyle w:val="Compact"/>
                  <w:ind w:firstLine="0"/>
                  <w:jc w:val="left"/>
                  <w:cnfStyle w:val="100000000000" w:firstRow="1" w:lastRow="0" w:firstColumn="0" w:lastColumn="0" w:oddVBand="0" w:evenVBand="0" w:oddHBand="0" w:evenHBand="0" w:firstRowFirstColumn="0" w:firstRowLastColumn="0" w:lastRowFirstColumn="0" w:lastRowLastColumn="0"/>
                </w:pPr>
              </w:pPrChange>
            </w:pPr>
            <w:ins w:id="591" w:author="Антон Смирнов" w:date="2023-05-24T10:58:00Z">
              <w:r>
                <w:rPr>
                  <w:lang w:val="ru-RU"/>
                </w:rPr>
                <w:t>Алго</w:t>
              </w:r>
            </w:ins>
            <w:ins w:id="592" w:author="Антон Смирнов" w:date="2023-05-24T10:59:00Z">
              <w:r>
                <w:rPr>
                  <w:lang w:val="ru-RU"/>
                </w:rPr>
                <w:t>ритм</w:t>
              </w:r>
            </w:ins>
          </w:p>
        </w:tc>
        <w:tc>
          <w:tcPr>
            <w:tcW w:w="1596" w:type="dxa"/>
            <w:vAlign w:val="top"/>
            <w:tcPrChange w:id="593" w:author="Антон Смирнов" w:date="2023-05-24T11:00:00Z">
              <w:tcPr>
                <w:tcW w:w="0" w:type="auto"/>
              </w:tcPr>
            </w:tcPrChange>
          </w:tcPr>
          <w:p w14:paraId="3679FEF7" w14:textId="07941E2C" w:rsidR="001F356C" w:rsidRPr="001F356C" w:rsidRDefault="001F356C">
            <w:pPr>
              <w:pStyle w:val="Compact"/>
              <w:ind w:right="-23" w:firstLine="0"/>
              <w:jc w:val="center"/>
              <w:cnfStyle w:val="100000000000" w:firstRow="1" w:lastRow="0" w:firstColumn="0" w:lastColumn="0" w:oddVBand="0" w:evenVBand="0" w:oddHBand="0" w:evenHBand="0" w:firstRowFirstColumn="0" w:firstRowLastColumn="0" w:lastRowFirstColumn="0" w:lastRowLastColumn="0"/>
              <w:rPr>
                <w:ins w:id="594" w:author="Антон Смирнов" w:date="2023-05-24T10:58:00Z"/>
                <w:lang w:val="ru-RU"/>
                <w:rPrChange w:id="595" w:author="Антон Смирнов" w:date="2023-05-24T10:59:00Z">
                  <w:rPr>
                    <w:ins w:id="596" w:author="Антон Смирнов" w:date="2023-05-24T10:58:00Z"/>
                  </w:rPr>
                </w:rPrChange>
              </w:rPr>
              <w:pPrChange w:id="597" w:author="Антон Смирнов" w:date="2023-05-24T10:59:00Z">
                <w:pPr>
                  <w:pStyle w:val="Compact"/>
                  <w:jc w:val="left"/>
                  <w:cnfStyle w:val="100000000000" w:firstRow="1" w:lastRow="0" w:firstColumn="0" w:lastColumn="0" w:oddVBand="0" w:evenVBand="0" w:oddHBand="0" w:evenHBand="0" w:firstRowFirstColumn="0" w:firstRowLastColumn="0" w:lastRowFirstColumn="0" w:lastRowLastColumn="0"/>
                </w:pPr>
              </w:pPrChange>
            </w:pPr>
            <w:ins w:id="598" w:author="Антон Смирнов" w:date="2023-05-24T10:59:00Z">
              <w:r>
                <w:rPr>
                  <w:lang w:val="ru-RU"/>
                </w:rPr>
                <w:t>Литературный источник</w:t>
              </w:r>
            </w:ins>
          </w:p>
        </w:tc>
      </w:tr>
      <w:tr w:rsidR="001F356C" w14:paraId="46F0B063" w14:textId="77777777" w:rsidTr="007A0009">
        <w:tc>
          <w:tcPr>
            <w:tcW w:w="0" w:type="auto"/>
            <w:tcPrChange w:id="599" w:author="Антон Смирнов" w:date="2023-05-24T11:00:00Z">
              <w:tcPr>
                <w:tcW w:w="0" w:type="auto"/>
              </w:tcPr>
            </w:tcPrChange>
          </w:tcPr>
          <w:p w14:paraId="77594611" w14:textId="77777777" w:rsidR="005C4AD5" w:rsidRDefault="00BF5734" w:rsidP="00BF5734">
            <w:pPr>
              <w:pStyle w:val="Compact"/>
              <w:ind w:firstLine="0"/>
              <w:jc w:val="left"/>
            </w:pPr>
            <w:proofErr w:type="spellStart"/>
            <w:r>
              <w:t>Pcleavage</w:t>
            </w:r>
            <w:proofErr w:type="spellEnd"/>
          </w:p>
        </w:tc>
        <w:tc>
          <w:tcPr>
            <w:tcW w:w="0" w:type="auto"/>
            <w:tcPrChange w:id="600" w:author="Антон Смирнов" w:date="2023-05-24T11:00:00Z">
              <w:tcPr>
                <w:tcW w:w="0" w:type="auto"/>
              </w:tcPr>
            </w:tcPrChange>
          </w:tcPr>
          <w:p w14:paraId="36E1F582" w14:textId="77777777" w:rsidR="005C4AD5" w:rsidRDefault="00BF5734" w:rsidP="0020414D">
            <w:pPr>
              <w:pStyle w:val="Compact"/>
              <w:ind w:firstLine="0"/>
              <w:jc w:val="left"/>
            </w:pPr>
            <w:proofErr w:type="spellStart"/>
            <w:r>
              <w:t>Протеосома</w:t>
            </w:r>
            <w:proofErr w:type="spellEnd"/>
          </w:p>
        </w:tc>
        <w:tc>
          <w:tcPr>
            <w:tcW w:w="2653" w:type="dxa"/>
            <w:tcPrChange w:id="601" w:author="Антон Смирнов" w:date="2023-05-24T11:00:00Z">
              <w:tcPr>
                <w:tcW w:w="2864" w:type="dxa"/>
              </w:tcPr>
            </w:tcPrChange>
          </w:tcPr>
          <w:p w14:paraId="15945578" w14:textId="77777777" w:rsidR="005C4AD5" w:rsidRPr="007A630F" w:rsidRDefault="00BF5734" w:rsidP="0020414D">
            <w:pPr>
              <w:pStyle w:val="Compact"/>
              <w:ind w:firstLine="0"/>
              <w:jc w:val="left"/>
              <w:rPr>
                <w:lang w:val="ru-RU"/>
              </w:rPr>
            </w:pPr>
            <w:r w:rsidRPr="007A630F">
              <w:rPr>
                <w:lang w:val="ru-RU"/>
              </w:rPr>
              <w:t xml:space="preserve">Данные по </w:t>
            </w:r>
            <w:proofErr w:type="spellStart"/>
            <w:r w:rsidRPr="007A630F">
              <w:rPr>
                <w:lang w:val="ru-RU"/>
              </w:rPr>
              <w:t>енолазе</w:t>
            </w:r>
            <w:proofErr w:type="spellEnd"/>
            <w:r w:rsidRPr="007A630F">
              <w:rPr>
                <w:lang w:val="ru-RU"/>
              </w:rPr>
              <w:t xml:space="preserve"> и казеину, МНС </w:t>
            </w:r>
            <w:r>
              <w:t>BN</w:t>
            </w:r>
            <w:r w:rsidRPr="007A630F">
              <w:rPr>
                <w:lang w:val="ru-RU"/>
              </w:rPr>
              <w:t>,</w:t>
            </w:r>
          </w:p>
        </w:tc>
        <w:tc>
          <w:tcPr>
            <w:tcW w:w="1403" w:type="dxa"/>
            <w:tcPrChange w:id="602" w:author="Антон Смирнов" w:date="2023-05-24T11:00:00Z">
              <w:tcPr>
                <w:tcW w:w="2117" w:type="dxa"/>
                <w:gridSpan w:val="2"/>
              </w:tcPr>
            </w:tcPrChange>
          </w:tcPr>
          <w:p w14:paraId="769F9CE1" w14:textId="77777777" w:rsidR="005C4AD5" w:rsidRDefault="00BF5734" w:rsidP="0020414D">
            <w:pPr>
              <w:pStyle w:val="Compact"/>
              <w:ind w:firstLine="0"/>
              <w:jc w:val="left"/>
            </w:pPr>
            <w:r>
              <w:t>SVM</w:t>
            </w:r>
          </w:p>
        </w:tc>
        <w:tc>
          <w:tcPr>
            <w:tcW w:w="1596" w:type="dxa"/>
            <w:tcPrChange w:id="603" w:author="Антон Смирнов" w:date="2023-05-24T11:00:00Z">
              <w:tcPr>
                <w:tcW w:w="0" w:type="auto"/>
              </w:tcPr>
            </w:tcPrChange>
          </w:tcPr>
          <w:p w14:paraId="64525E18" w14:textId="55304179" w:rsidR="005C4AD5" w:rsidRDefault="00033E83">
            <w:pPr>
              <w:pStyle w:val="Compact"/>
              <w:jc w:val="left"/>
            </w:pPr>
            <w:r>
              <w:fldChar w:fldCharType="begin"/>
            </w:r>
            <w:r>
              <w:instrText xml:space="preserve"> ADDIN ZOTERO_ITEM CSL_CITATION {"citationID":"xgGkiiYL","properties":{"formattedCitation":"[88]","plainCitation":"[88]","noteIndex":0},"citationItems":[{"id":99,"uris":["http://zotero.org/users/10071278/items/U93I8ICX"],"itemData":{"id":99,"type":"article-journal","abstract":"This manuscript describes a support vector machine based method for the prediction of constitutive as well as immunoproteasome cleavage sites in antigenic sequences. This method achieved Matthew’s correlation coefficents of 0.54 and 0.43 on in vitro and major histocompatibility complex ligand data, respectively. This shows that the performance of our method is comparable to that of the NetChop method, which is currently considered to be the best method for proteasome cleavage site prediction. Based on the method, a web server, Pcleavage, has also been developed. This server accepts protein sequences in any standard format and present results in a user-friendly format. The server is available for free use by all academic users at the URL http:// www.imtech.res.in/raghava/pcleavage/ or http:// bioinformatics.uams.edu/mirror/pcleavage/.","container-title":"Nucleic Acids Research","DOI":"10.1093/nar/gki587","ISSN":"0305-1048, 1362-4962","issue":"Web Server","journalAbbreviation":"Nucleic Acids Research","language":"en","page":"W202-W207","source":"DOI.org (Crossref)","title":"Pcleavage: an SVM based method for prediction of constitutive proteasome and immunoproteasome cleavage sites in antigenic sequences","title-short":"Pcleavage","volume":"33","author":[{"family":"Bhasin","given":"M."},{"family":"Raghava","given":"G. P. S."}],"issued":{"date-parts":[["2005",7,1]]}}}],"schema":"https://github.com/citation-style-language/schema/raw/master/csl-citation.json"} </w:instrText>
            </w:r>
            <w:r>
              <w:fldChar w:fldCharType="separate"/>
            </w:r>
            <w:r w:rsidRPr="00033E83">
              <w:rPr>
                <w:rFonts w:cs="Times New Roman"/>
              </w:rPr>
              <w:t>[88]</w:t>
            </w:r>
            <w:r>
              <w:fldChar w:fldCharType="end"/>
            </w:r>
          </w:p>
        </w:tc>
      </w:tr>
      <w:tr w:rsidR="001F356C" w14:paraId="2F57CF54" w14:textId="77777777" w:rsidTr="007A0009">
        <w:trPr>
          <w:cantSplit/>
          <w:trPrChange w:id="604" w:author="Антон Смирнов" w:date="2023-05-24T11:00:00Z">
            <w:trPr>
              <w:cantSplit/>
            </w:trPr>
          </w:trPrChange>
        </w:trPr>
        <w:tc>
          <w:tcPr>
            <w:tcW w:w="0" w:type="auto"/>
            <w:tcPrChange w:id="605" w:author="Антон Смирнов" w:date="2023-05-24T11:00:00Z">
              <w:tcPr>
                <w:tcW w:w="0" w:type="auto"/>
              </w:tcPr>
            </w:tcPrChange>
          </w:tcPr>
          <w:p w14:paraId="1AAB8E7F" w14:textId="77777777" w:rsidR="005C4AD5" w:rsidRDefault="00BF5734" w:rsidP="00BF5734">
            <w:pPr>
              <w:pStyle w:val="Compact"/>
              <w:ind w:firstLine="0"/>
              <w:jc w:val="left"/>
            </w:pPr>
            <w:proofErr w:type="spellStart"/>
            <w:r>
              <w:t>NetChop</w:t>
            </w:r>
            <w:proofErr w:type="spellEnd"/>
          </w:p>
        </w:tc>
        <w:tc>
          <w:tcPr>
            <w:tcW w:w="0" w:type="auto"/>
            <w:tcPrChange w:id="606" w:author="Антон Смирнов" w:date="2023-05-24T11:00:00Z">
              <w:tcPr>
                <w:tcW w:w="0" w:type="auto"/>
              </w:tcPr>
            </w:tcPrChange>
          </w:tcPr>
          <w:p w14:paraId="42867162" w14:textId="77777777" w:rsidR="005C4AD5" w:rsidRDefault="00BF5734" w:rsidP="0020414D">
            <w:pPr>
              <w:pStyle w:val="Compact"/>
              <w:ind w:firstLine="0"/>
              <w:jc w:val="left"/>
            </w:pPr>
            <w:proofErr w:type="spellStart"/>
            <w:r>
              <w:t>Протеосома</w:t>
            </w:r>
            <w:proofErr w:type="spellEnd"/>
          </w:p>
        </w:tc>
        <w:tc>
          <w:tcPr>
            <w:tcW w:w="2653" w:type="dxa"/>
            <w:tcPrChange w:id="607" w:author="Антон Смирнов" w:date="2023-05-24T11:00:00Z">
              <w:tcPr>
                <w:tcW w:w="2864" w:type="dxa"/>
              </w:tcPr>
            </w:tcPrChange>
          </w:tcPr>
          <w:p w14:paraId="3AB88EE0" w14:textId="77777777" w:rsidR="005C4AD5" w:rsidRDefault="00BF5734" w:rsidP="0020414D">
            <w:pPr>
              <w:pStyle w:val="Compact"/>
              <w:ind w:firstLine="0"/>
              <w:jc w:val="left"/>
            </w:pPr>
            <w:r>
              <w:t xml:space="preserve">SYFPEITHI, MHCPEP, HIV Immunology Database, </w:t>
            </w:r>
            <w:proofErr w:type="spellStart"/>
            <w:r>
              <w:t>Данные</w:t>
            </w:r>
            <w:proofErr w:type="spellEnd"/>
            <w:r>
              <w:t xml:space="preserve"> </w:t>
            </w:r>
            <w:proofErr w:type="spellStart"/>
            <w:r>
              <w:t>по</w:t>
            </w:r>
            <w:proofErr w:type="spellEnd"/>
            <w:r>
              <w:t xml:space="preserve"> </w:t>
            </w:r>
            <w:proofErr w:type="spellStart"/>
            <w:r>
              <w:t>енолазе</w:t>
            </w:r>
            <w:proofErr w:type="spellEnd"/>
            <w:r>
              <w:t xml:space="preserve"> и </w:t>
            </w:r>
            <w:proofErr w:type="spellStart"/>
            <w:r>
              <w:t>казеину</w:t>
            </w:r>
            <w:proofErr w:type="spellEnd"/>
          </w:p>
        </w:tc>
        <w:tc>
          <w:tcPr>
            <w:tcW w:w="1403" w:type="dxa"/>
            <w:tcPrChange w:id="608" w:author="Антон Смирнов" w:date="2023-05-24T11:00:00Z">
              <w:tcPr>
                <w:tcW w:w="2117" w:type="dxa"/>
                <w:gridSpan w:val="2"/>
              </w:tcPr>
            </w:tcPrChange>
          </w:tcPr>
          <w:p w14:paraId="554DEBC9" w14:textId="0C21363E" w:rsidR="005C4AD5" w:rsidRDefault="0020414D" w:rsidP="0020414D">
            <w:pPr>
              <w:pStyle w:val="Compact"/>
              <w:ind w:firstLine="0"/>
              <w:jc w:val="left"/>
            </w:pPr>
            <w:r>
              <w:t>ANN</w:t>
            </w:r>
          </w:p>
        </w:tc>
        <w:tc>
          <w:tcPr>
            <w:tcW w:w="1596" w:type="dxa"/>
            <w:tcPrChange w:id="609" w:author="Антон Смирнов" w:date="2023-05-24T11:00:00Z">
              <w:tcPr>
                <w:tcW w:w="0" w:type="auto"/>
              </w:tcPr>
            </w:tcPrChange>
          </w:tcPr>
          <w:p w14:paraId="295B51A4" w14:textId="374CAA8E" w:rsidR="005C4AD5" w:rsidRDefault="00033E83">
            <w:pPr>
              <w:pStyle w:val="Compact"/>
              <w:jc w:val="left"/>
            </w:pPr>
            <w:r>
              <w:fldChar w:fldCharType="begin"/>
            </w:r>
            <w:r>
              <w:instrText xml:space="preserve"> ADDIN ZOTERO_ITEM CSL_CITATION {"citationID":"D8Q47UXF","properties":{"formattedCitation":"[89]","plainCitation":"[89]","noteIndex":0},"citationItems":[{"id":93,"uris":["http://zotero.org/users/10071278/items/VQ9S4WAZ"],"itemData":{"id":93,"type":"article-journal","container-title":"Immunogenetics","DOI":"10.1007/s00251-005-0781-7","ISSN":"0093-7711, 1432-1211","issue":"1-2","journalAbbreviation":"Immunogenetics","language":"en","page":"33-41","source":"DOI.org (Crossref)","title":"The role of the proteasome in generating cytotoxic T-cell epitopes: insights obtained from improved predictions of proteasomal cleavage","title-short":"The role of the proteasome in generating cytotoxic T-cell epitopes","volume":"57","author":[{"family":"Nielsen","given":"Morten"},{"family":"Lundegaard","given":"Claus"},{"family":"Lund","given":"Ole"},{"family":"Keşmir","given":"Can"}],"issued":{"date-parts":[["2005",4]]}}}],"schema":"https://github.com/citation-style-language/schema/raw/master/csl-citation.json"} </w:instrText>
            </w:r>
            <w:r>
              <w:fldChar w:fldCharType="separate"/>
            </w:r>
            <w:r w:rsidRPr="00033E83">
              <w:rPr>
                <w:rFonts w:cs="Times New Roman"/>
              </w:rPr>
              <w:t>[89]</w:t>
            </w:r>
            <w:r>
              <w:fldChar w:fldCharType="end"/>
            </w:r>
          </w:p>
        </w:tc>
      </w:tr>
      <w:tr w:rsidR="001F356C" w14:paraId="427635D6" w14:textId="77777777" w:rsidTr="007A0009">
        <w:tc>
          <w:tcPr>
            <w:tcW w:w="0" w:type="auto"/>
            <w:tcPrChange w:id="610" w:author="Антон Смирнов" w:date="2023-05-24T11:00:00Z">
              <w:tcPr>
                <w:tcW w:w="0" w:type="auto"/>
              </w:tcPr>
            </w:tcPrChange>
          </w:tcPr>
          <w:p w14:paraId="56B99FAF" w14:textId="77777777" w:rsidR="005C4AD5" w:rsidRDefault="00BF5734" w:rsidP="00BF5734">
            <w:pPr>
              <w:pStyle w:val="Compact"/>
              <w:ind w:firstLine="0"/>
              <w:jc w:val="left"/>
            </w:pPr>
            <w:r>
              <w:t>PCPS</w:t>
            </w:r>
          </w:p>
        </w:tc>
        <w:tc>
          <w:tcPr>
            <w:tcW w:w="0" w:type="auto"/>
            <w:tcPrChange w:id="611" w:author="Антон Смирнов" w:date="2023-05-24T11:00:00Z">
              <w:tcPr>
                <w:tcW w:w="0" w:type="auto"/>
              </w:tcPr>
            </w:tcPrChange>
          </w:tcPr>
          <w:p w14:paraId="2A2FD212" w14:textId="77777777" w:rsidR="005C4AD5" w:rsidRDefault="00BF5734" w:rsidP="0020414D">
            <w:pPr>
              <w:pStyle w:val="Compact"/>
              <w:ind w:firstLine="0"/>
              <w:jc w:val="left"/>
            </w:pPr>
            <w:proofErr w:type="spellStart"/>
            <w:r>
              <w:t>Протеосома</w:t>
            </w:r>
            <w:proofErr w:type="spellEnd"/>
          </w:p>
        </w:tc>
        <w:tc>
          <w:tcPr>
            <w:tcW w:w="2653" w:type="dxa"/>
            <w:tcPrChange w:id="612" w:author="Антон Смирнов" w:date="2023-05-24T11:00:00Z">
              <w:tcPr>
                <w:tcW w:w="2864" w:type="dxa"/>
              </w:tcPr>
            </w:tcPrChange>
          </w:tcPr>
          <w:p w14:paraId="079AB9AF" w14:textId="70102CD5" w:rsidR="005C4AD5" w:rsidRDefault="00BF5734" w:rsidP="0020414D">
            <w:pPr>
              <w:pStyle w:val="Compact"/>
              <w:ind w:firstLine="0"/>
              <w:jc w:val="left"/>
            </w:pPr>
            <w:r>
              <w:t xml:space="preserve">HIV Immunology Database, EPIMHC, </w:t>
            </w:r>
            <w:proofErr w:type="spellStart"/>
            <w:r>
              <w:t>Immuneepitope</w:t>
            </w:r>
            <w:proofErr w:type="spellEnd"/>
            <w:r>
              <w:t>,</w:t>
            </w:r>
            <w:r w:rsidR="00D8041C" w:rsidRPr="00D8041C">
              <w:t xml:space="preserve"> </w:t>
            </w:r>
            <w:r>
              <w:t>Los Alamos database</w:t>
            </w:r>
          </w:p>
        </w:tc>
        <w:tc>
          <w:tcPr>
            <w:tcW w:w="1403" w:type="dxa"/>
            <w:tcPrChange w:id="613" w:author="Антон Смирнов" w:date="2023-05-24T11:00:00Z">
              <w:tcPr>
                <w:tcW w:w="2117" w:type="dxa"/>
                <w:gridSpan w:val="2"/>
              </w:tcPr>
            </w:tcPrChange>
          </w:tcPr>
          <w:p w14:paraId="55D22A71" w14:textId="77777777" w:rsidR="005C4AD5" w:rsidRDefault="00BF5734" w:rsidP="0020414D">
            <w:pPr>
              <w:pStyle w:val="Compact"/>
              <w:ind w:firstLine="0"/>
              <w:jc w:val="left"/>
            </w:pPr>
            <w:r>
              <w:t>N-</w:t>
            </w:r>
            <w:proofErr w:type="spellStart"/>
            <w:r>
              <w:t>граммы</w:t>
            </w:r>
            <w:proofErr w:type="spellEnd"/>
          </w:p>
        </w:tc>
        <w:tc>
          <w:tcPr>
            <w:tcW w:w="1596" w:type="dxa"/>
            <w:tcPrChange w:id="614" w:author="Антон Смирнов" w:date="2023-05-24T11:00:00Z">
              <w:tcPr>
                <w:tcW w:w="0" w:type="auto"/>
              </w:tcPr>
            </w:tcPrChange>
          </w:tcPr>
          <w:p w14:paraId="7AB30FE8" w14:textId="1337DD22" w:rsidR="005C4AD5" w:rsidRDefault="00033E83">
            <w:pPr>
              <w:pStyle w:val="Compact"/>
              <w:jc w:val="left"/>
            </w:pPr>
            <w:r>
              <w:fldChar w:fldCharType="begin"/>
            </w:r>
            <w:r>
              <w:instrText xml:space="preserve"> ADDIN ZOTERO_ITEM CSL_CITATION {"citationID":"hJ28e5Rt","properties":{"formattedCitation":"[90]","plainCitation":"[90]","noteIndex":0},"citationItems":[{"id":79,"uris":["http://zotero.org/users/10071278/items/ERVXEELE"],"itemData":{"id":79,"type":"article-journal","abstract":"Background:  We previously introduced PCPS (Proteasome Cleavage Prediction Server), a web-based tool to predict proteasome cleavage sites using n-grams. Here, we evaluated the ability of PCPS immunoproteasome cleavage model to discriminate ­CD8+ T cell epitopes.\nResults:  We first assembled an epitope dataset consisting of 844 unique virus-specific ­CD8+ T cell epitopes and their source proteins. We then analyzed cleavage predictions by PCPS immunoproteasome cleavage model on this dataset and compared them with those provided by a related method implemented by NetChop web server. PCPS was clearly superior to NetChop in term of sensitivity (0.89 vs. 0.79) but somewhat inferior with regard to specificity (0.55 vs. 0.60). Judging by the Mathew’s Correlation Coefficient, PCPS predictions were overall superior to those provided by NetChop (0.46 vs. 0.39). We next analyzed the power of C-terminal cleavage predictions provided by the same PCPS model to discriminate ­CD8+ T cell epitopes, finding that they could be discriminated from random peptides with an accuracy of 0.74. Following these results, we tuned the PCPS web server to predict ­CD8+ T cell epitopes and predicted the entire SARS-CoV-2 epitope space.\nConclusions:  We report an improved version of PCPS named iPCPS for predicting proteasome cleavage sites and peptides with ­CD8+ T cell epitope features. iPCPS is available for free public use at https://imed.med.ucm.es/Tools/pcps/.","container-title":"BMC Bioinformatics","DOI":"10.1186/s12859-020-03782-1","ISSN":"1471-2105","issue":"S17","journalAbbreviation":"BMC Bioinformatics","language":"en","page":"484","source":"DOI.org (Crossref)","title":"Identification of CD8+ T cell epitopes through proteasome cleavage site predictions","volume":"21","author":[{"family":"Gomez-Perosanz","given":"Marta"},{"family":"Ras-Carmona","given":"Alvaro"},{"family":"Lafuente","given":"Esther M."},{"family":"Reche","given":"Pedro A."}],"issued":{"date-parts":[["2020",12]]}}}],"schema":"https://github.com/citation-style-language/schema/raw/master/csl-citation.json"} </w:instrText>
            </w:r>
            <w:r>
              <w:fldChar w:fldCharType="separate"/>
            </w:r>
            <w:r w:rsidRPr="00033E83">
              <w:rPr>
                <w:rFonts w:cs="Times New Roman"/>
              </w:rPr>
              <w:t>[90]</w:t>
            </w:r>
            <w:r>
              <w:fldChar w:fldCharType="end"/>
            </w:r>
          </w:p>
        </w:tc>
      </w:tr>
      <w:tr w:rsidR="001F356C" w14:paraId="0E7CF2DE" w14:textId="77777777" w:rsidTr="007A0009">
        <w:tc>
          <w:tcPr>
            <w:tcW w:w="0" w:type="auto"/>
            <w:tcPrChange w:id="615" w:author="Антон Смирнов" w:date="2023-05-24T11:00:00Z">
              <w:tcPr>
                <w:tcW w:w="0" w:type="auto"/>
              </w:tcPr>
            </w:tcPrChange>
          </w:tcPr>
          <w:p w14:paraId="4BFC24A3" w14:textId="77777777" w:rsidR="005C4AD5" w:rsidRDefault="00BF5734" w:rsidP="00BF5734">
            <w:pPr>
              <w:pStyle w:val="Compact"/>
              <w:ind w:firstLine="0"/>
              <w:jc w:val="left"/>
            </w:pPr>
            <w:r>
              <w:t>PRED</w:t>
            </w:r>
            <w:r>
              <w:rPr>
                <w:vertAlign w:val="superscript"/>
              </w:rPr>
              <w:t>TAP</w:t>
            </w:r>
          </w:p>
        </w:tc>
        <w:tc>
          <w:tcPr>
            <w:tcW w:w="0" w:type="auto"/>
            <w:tcPrChange w:id="616" w:author="Антон Смирнов" w:date="2023-05-24T11:00:00Z">
              <w:tcPr>
                <w:tcW w:w="0" w:type="auto"/>
              </w:tcPr>
            </w:tcPrChange>
          </w:tcPr>
          <w:p w14:paraId="23166F83" w14:textId="77777777" w:rsidR="005C4AD5" w:rsidRDefault="00BF5734" w:rsidP="009B5EC2">
            <w:pPr>
              <w:pStyle w:val="Compact"/>
              <w:ind w:firstLine="0"/>
              <w:jc w:val="left"/>
            </w:pPr>
            <w:r>
              <w:t>TAP</w:t>
            </w:r>
          </w:p>
        </w:tc>
        <w:tc>
          <w:tcPr>
            <w:tcW w:w="2653" w:type="dxa"/>
            <w:tcPrChange w:id="617" w:author="Антон Смирнов" w:date="2023-05-24T11:00:00Z">
              <w:tcPr>
                <w:tcW w:w="2864" w:type="dxa"/>
              </w:tcPr>
            </w:tcPrChange>
          </w:tcPr>
          <w:p w14:paraId="2EC0B674" w14:textId="77777777" w:rsidR="005C4AD5" w:rsidRDefault="00BF5734" w:rsidP="0020414D">
            <w:pPr>
              <w:pStyle w:val="Compact"/>
              <w:ind w:firstLine="0"/>
              <w:jc w:val="left"/>
            </w:pPr>
            <w:proofErr w:type="spellStart"/>
            <w:r>
              <w:t>Экспериментальные</w:t>
            </w:r>
            <w:proofErr w:type="spellEnd"/>
            <w:r>
              <w:t xml:space="preserve"> </w:t>
            </w:r>
            <w:proofErr w:type="spellStart"/>
            <w:r>
              <w:t>данные</w:t>
            </w:r>
            <w:proofErr w:type="spellEnd"/>
          </w:p>
        </w:tc>
        <w:tc>
          <w:tcPr>
            <w:tcW w:w="1403" w:type="dxa"/>
            <w:tcPrChange w:id="618" w:author="Антон Смирнов" w:date="2023-05-24T11:00:00Z">
              <w:tcPr>
                <w:tcW w:w="2117" w:type="dxa"/>
                <w:gridSpan w:val="2"/>
              </w:tcPr>
            </w:tcPrChange>
          </w:tcPr>
          <w:p w14:paraId="32244D05" w14:textId="41082DCE" w:rsidR="005C4AD5" w:rsidRDefault="0020414D" w:rsidP="0020414D">
            <w:pPr>
              <w:pStyle w:val="Compact"/>
              <w:ind w:firstLine="0"/>
              <w:jc w:val="left"/>
            </w:pPr>
            <w:r>
              <w:t xml:space="preserve">ANN </w:t>
            </w:r>
            <w:r w:rsidR="00BF5734">
              <w:t>+ HMM</w:t>
            </w:r>
          </w:p>
        </w:tc>
        <w:tc>
          <w:tcPr>
            <w:tcW w:w="1596" w:type="dxa"/>
            <w:tcPrChange w:id="619" w:author="Антон Смирнов" w:date="2023-05-24T11:00:00Z">
              <w:tcPr>
                <w:tcW w:w="0" w:type="auto"/>
              </w:tcPr>
            </w:tcPrChange>
          </w:tcPr>
          <w:p w14:paraId="35AB7A3B" w14:textId="612B2922" w:rsidR="005C4AD5" w:rsidRDefault="00033E83">
            <w:pPr>
              <w:pStyle w:val="Compact"/>
              <w:jc w:val="left"/>
            </w:pPr>
            <w:r>
              <w:fldChar w:fldCharType="begin"/>
            </w:r>
            <w:r>
              <w:instrText xml:space="preserve"> ADDIN ZOTERO_ITEM CSL_CITATION {"citationID":"jGuYUdWJ","properties":{"formattedCitation":"[91]","plainCitation":"[91]","noteIndex":0},"citationItems":[{"id":101,"uris":["http://zotero.org/users/10071278/items/FL7D9JSV"],"itemData":{"id":101,"type":"article-journal","abstract":"Background: The transporter associated with antigen processing (TAP) is a critical component of the major histocompatibility complex (MHC) class I antigen processing and presentation pathway. TAP transports antigenic peptides into the endoplasmic reticulum where it loads them into the binding groove of MHC class I molecules. Because peptides must first be transported by TAP in order to be presented on MHC class I, TAP binding preferences should impact significantly on T-cell epitope selection.","container-title":"Immunome Research","DOI":"10.1186/1745-7580-2-3","ISSN":"17457580","issue":"1","journalAbbreviation":"Immunome Res","language":"en","page":"3","source":"DOI.org (Crossref)","title":"PREDTAP: a system for prediction of peptide binding to the human transporter associated with antigen processing","volume":"2","author":[{"family":"Zhang","given":"Guang"},{"family":"Petrovsky","given":"Nikolai"},{"family":"Kwoh","given":"Chee"},{"family":"August","given":"J Thomas"},{"family":"Brusic","given":"Vladimir"}],"issued":{"date-parts":[["2006"]]}}}],"schema":"https://github.com/citation-style-language/schema/raw/master/csl-citation.json"} </w:instrText>
            </w:r>
            <w:r>
              <w:fldChar w:fldCharType="separate"/>
            </w:r>
            <w:r w:rsidRPr="00033E83">
              <w:rPr>
                <w:rFonts w:cs="Times New Roman"/>
              </w:rPr>
              <w:t>[91]</w:t>
            </w:r>
            <w:r>
              <w:fldChar w:fldCharType="end"/>
            </w:r>
          </w:p>
        </w:tc>
      </w:tr>
      <w:tr w:rsidR="001F356C" w:rsidRPr="00033E83" w14:paraId="47982204" w14:textId="77777777" w:rsidTr="007A0009">
        <w:tc>
          <w:tcPr>
            <w:tcW w:w="0" w:type="auto"/>
            <w:tcPrChange w:id="620" w:author="Антон Смирнов" w:date="2023-05-24T11:00:00Z">
              <w:tcPr>
                <w:tcW w:w="0" w:type="auto"/>
              </w:tcPr>
            </w:tcPrChange>
          </w:tcPr>
          <w:p w14:paraId="6A7DE26C" w14:textId="77777777" w:rsidR="005C4AD5" w:rsidRDefault="00BF5734" w:rsidP="0020414D">
            <w:pPr>
              <w:pStyle w:val="Compact"/>
              <w:ind w:firstLine="0"/>
              <w:jc w:val="left"/>
            </w:pPr>
            <w:r>
              <w:t>TAPREG</w:t>
            </w:r>
          </w:p>
        </w:tc>
        <w:tc>
          <w:tcPr>
            <w:tcW w:w="0" w:type="auto"/>
            <w:tcPrChange w:id="621" w:author="Антон Смирнов" w:date="2023-05-24T11:00:00Z">
              <w:tcPr>
                <w:tcW w:w="0" w:type="auto"/>
              </w:tcPr>
            </w:tcPrChange>
          </w:tcPr>
          <w:p w14:paraId="7A6436C7" w14:textId="77777777" w:rsidR="005C4AD5" w:rsidRDefault="00BF5734" w:rsidP="0020414D">
            <w:pPr>
              <w:pStyle w:val="Compact"/>
              <w:ind w:firstLine="0"/>
              <w:jc w:val="left"/>
            </w:pPr>
            <w:r>
              <w:t>TAP</w:t>
            </w:r>
          </w:p>
        </w:tc>
        <w:tc>
          <w:tcPr>
            <w:tcW w:w="2653" w:type="dxa"/>
            <w:tcPrChange w:id="622" w:author="Антон Смирнов" w:date="2023-05-24T11:00:00Z">
              <w:tcPr>
                <w:tcW w:w="2864" w:type="dxa"/>
              </w:tcPr>
            </w:tcPrChange>
          </w:tcPr>
          <w:p w14:paraId="71965F8F" w14:textId="77777777" w:rsidR="005C4AD5" w:rsidRDefault="00BF5734" w:rsidP="0020414D">
            <w:pPr>
              <w:pStyle w:val="Compact"/>
              <w:ind w:firstLine="0"/>
              <w:jc w:val="left"/>
            </w:pPr>
            <w:proofErr w:type="spellStart"/>
            <w:r>
              <w:t>Экспериментальные</w:t>
            </w:r>
            <w:proofErr w:type="spellEnd"/>
            <w:r>
              <w:t xml:space="preserve"> </w:t>
            </w:r>
            <w:proofErr w:type="spellStart"/>
            <w:r>
              <w:t>данные</w:t>
            </w:r>
            <w:proofErr w:type="spellEnd"/>
            <w:r>
              <w:t xml:space="preserve">, </w:t>
            </w:r>
            <w:proofErr w:type="spellStart"/>
            <w:r>
              <w:t>Antijen</w:t>
            </w:r>
            <w:proofErr w:type="spellEnd"/>
          </w:p>
        </w:tc>
        <w:tc>
          <w:tcPr>
            <w:tcW w:w="1403" w:type="dxa"/>
            <w:tcPrChange w:id="623" w:author="Антон Смирнов" w:date="2023-05-24T11:00:00Z">
              <w:tcPr>
                <w:tcW w:w="2117" w:type="dxa"/>
                <w:gridSpan w:val="2"/>
              </w:tcPr>
            </w:tcPrChange>
          </w:tcPr>
          <w:p w14:paraId="30DCE71D" w14:textId="77777777" w:rsidR="005C4AD5" w:rsidRDefault="00BF5734" w:rsidP="0020414D">
            <w:pPr>
              <w:pStyle w:val="Compact"/>
              <w:ind w:firstLine="0"/>
              <w:jc w:val="left"/>
            </w:pPr>
            <w:r>
              <w:t>SVM</w:t>
            </w:r>
          </w:p>
        </w:tc>
        <w:tc>
          <w:tcPr>
            <w:tcW w:w="1596" w:type="dxa"/>
            <w:tcPrChange w:id="624" w:author="Антон Смирнов" w:date="2023-05-24T11:00:00Z">
              <w:tcPr>
                <w:tcW w:w="0" w:type="auto"/>
              </w:tcPr>
            </w:tcPrChange>
          </w:tcPr>
          <w:p w14:paraId="259B083F" w14:textId="4FD5D7A4" w:rsidR="005C4AD5" w:rsidRPr="000D0CED" w:rsidRDefault="00033E83">
            <w:pPr>
              <w:pStyle w:val="Compact"/>
              <w:jc w:val="left"/>
              <w:rPr>
                <w:rPrChange w:id="625" w:author="Антон Смирнов" w:date="2023-05-24T14:07:00Z">
                  <w:rPr>
                    <w:lang w:val="ru-RU"/>
                  </w:rPr>
                </w:rPrChange>
              </w:rPr>
            </w:pPr>
            <w:r>
              <w:fldChar w:fldCharType="begin"/>
            </w:r>
            <w:r>
              <w:instrText xml:space="preserve"> ADDIN ZOTERO_ITEM CSL_CITATION {"citationID":"cveDNySe","properties":{"formattedCitation":"[79]","plainCitation":"[79]","noteIndex":0},"citationItems":[{"id":100,"uris":["http://zotero.org/users/10071278/items/4XAGZSXF"],"itemData":{"id":100,"type":"article-journal","abstract":"Background: Proteasomes play a central role in the major histocompatibility class I (MHCI) antigen processing pathway. They conduct the proteolytic degradation of proteins in the cytosol, generating the C-terminus of CD8 T cell epitopes and MHCI-peptide ligands (P1 residue of cleavage site). There are two types of proteasomes, the constitutive form, expressed in most cell types, and the immunoproteasome, which is constitutively expressed in mature dendritic cells. Protective CD8 T cell epitopes are likely generated by the immunoproteasome and the constitutive proteasome, and here we have modeled and analyzed the cleavage by these two proteases.\nResults: We have modeled the immunoproteasome and proteasome cleavage sites upon two non-overlapping sets of peptides consisting of 553 CD8 T cell epitopes, naturally processed and restricted by human MHCI molecules, and 382 peptides eluted from human MHCI molecules, respectively, using N-grams. Cleavage models were generated considering different epitope and MHCI-eluted fragment lengths and the same number of C-terminal flanking residues. Models were evaluated in 5-fold cross-validation. Judging by the Mathew’s Correlation Coefficient (MCC), optimal cleavage models for the proteasome (MCC = 0.43 ± 0.07) and the immunoproteasome (MCC = 0.36 ± 0.06</w:instrText>
            </w:r>
            <w:r w:rsidRPr="000D0CED">
              <w:rPr>
                <w:rPrChange w:id="626" w:author="Антон Смирнов" w:date="2023-05-24T14:07:00Z">
                  <w:rPr>
                    <w:lang w:val="ru-RU"/>
                  </w:rPr>
                </w:rPrChange>
              </w:rPr>
              <w:instrText xml:space="preserve">) </w:instrText>
            </w:r>
            <w:r>
              <w:instrText>were</w:instrText>
            </w:r>
            <w:r w:rsidRPr="000D0CED">
              <w:rPr>
                <w:rPrChange w:id="627" w:author="Антон Смирнов" w:date="2023-05-24T14:07:00Z">
                  <w:rPr>
                    <w:lang w:val="ru-RU"/>
                  </w:rPr>
                </w:rPrChange>
              </w:rPr>
              <w:instrText xml:space="preserve"> </w:instrText>
            </w:r>
            <w:r>
              <w:instrText>obtained</w:instrText>
            </w:r>
            <w:r w:rsidRPr="000D0CED">
              <w:rPr>
                <w:rPrChange w:id="628" w:author="Антон Смирнов" w:date="2023-05-24T14:07:00Z">
                  <w:rPr>
                    <w:lang w:val="ru-RU"/>
                  </w:rPr>
                </w:rPrChange>
              </w:rPr>
              <w:instrText xml:space="preserve"> </w:instrText>
            </w:r>
            <w:r>
              <w:instrText>from</w:instrText>
            </w:r>
            <w:r w:rsidRPr="000D0CED">
              <w:rPr>
                <w:rPrChange w:id="629" w:author="Антон Смирнов" w:date="2023-05-24T14:07:00Z">
                  <w:rPr>
                    <w:lang w:val="ru-RU"/>
                  </w:rPr>
                </w:rPrChange>
              </w:rPr>
              <w:instrText xml:space="preserve"> 12-</w:instrText>
            </w:r>
            <w:r>
              <w:instrText>residue</w:instrText>
            </w:r>
            <w:r w:rsidRPr="000D0CED">
              <w:rPr>
                <w:rPrChange w:id="630" w:author="Антон Смирнов" w:date="2023-05-24T14:07:00Z">
                  <w:rPr>
                    <w:lang w:val="ru-RU"/>
                  </w:rPr>
                </w:rPrChange>
              </w:rPr>
              <w:instrText xml:space="preserve"> </w:instrText>
            </w:r>
            <w:r>
              <w:instrText>peptide</w:instrText>
            </w:r>
            <w:r w:rsidRPr="000D0CED">
              <w:rPr>
                <w:rPrChange w:id="631" w:author="Антон Смирнов" w:date="2023-05-24T14:07:00Z">
                  <w:rPr>
                    <w:lang w:val="ru-RU"/>
                  </w:rPr>
                </w:rPrChange>
              </w:rPr>
              <w:instrText xml:space="preserve"> </w:instrText>
            </w:r>
            <w:r>
              <w:instrText>fragments</w:instrText>
            </w:r>
            <w:r w:rsidRPr="000D0CED">
              <w:rPr>
                <w:rPrChange w:id="632" w:author="Антон Смирнов" w:date="2023-05-24T14:07:00Z">
                  <w:rPr>
                    <w:lang w:val="ru-RU"/>
                  </w:rPr>
                </w:rPrChange>
              </w:rPr>
              <w:instrText xml:space="preserve">. </w:instrText>
            </w:r>
            <w:r>
              <w:instrText>Using</w:instrText>
            </w:r>
            <w:r w:rsidRPr="000D0CED">
              <w:rPr>
                <w:rPrChange w:id="633" w:author="Антон Смирнов" w:date="2023-05-24T14:07:00Z">
                  <w:rPr>
                    <w:lang w:val="ru-RU"/>
                  </w:rPr>
                </w:rPrChange>
              </w:rPr>
              <w:instrText xml:space="preserve"> </w:instrText>
            </w:r>
            <w:r>
              <w:instrText>an</w:instrText>
            </w:r>
            <w:r w:rsidRPr="000D0CED">
              <w:rPr>
                <w:rPrChange w:id="634" w:author="Антон Смирнов" w:date="2023-05-24T14:07:00Z">
                  <w:rPr>
                    <w:lang w:val="ru-RU"/>
                  </w:rPr>
                </w:rPrChange>
              </w:rPr>
              <w:instrText xml:space="preserve"> </w:instrText>
            </w:r>
            <w:r>
              <w:instrText>independent</w:instrText>
            </w:r>
            <w:r w:rsidRPr="000D0CED">
              <w:rPr>
                <w:rPrChange w:id="635" w:author="Антон Смирнов" w:date="2023-05-24T14:07:00Z">
                  <w:rPr>
                    <w:lang w:val="ru-RU"/>
                  </w:rPr>
                </w:rPrChange>
              </w:rPr>
              <w:instrText xml:space="preserve"> </w:instrText>
            </w:r>
            <w:r>
              <w:instrText>dataset</w:instrText>
            </w:r>
            <w:r w:rsidRPr="000D0CED">
              <w:rPr>
                <w:rPrChange w:id="636" w:author="Антон Смирнов" w:date="2023-05-24T14:07:00Z">
                  <w:rPr>
                    <w:lang w:val="ru-RU"/>
                  </w:rPr>
                </w:rPrChange>
              </w:rPr>
              <w:instrText xml:space="preserve"> </w:instrText>
            </w:r>
            <w:r>
              <w:instrText>consisting</w:instrText>
            </w:r>
            <w:r w:rsidRPr="000D0CED">
              <w:rPr>
                <w:rPrChange w:id="637" w:author="Антон Смирнов" w:date="2023-05-24T14:07:00Z">
                  <w:rPr>
                    <w:lang w:val="ru-RU"/>
                  </w:rPr>
                </w:rPrChange>
              </w:rPr>
              <w:instrText xml:space="preserve"> </w:instrText>
            </w:r>
            <w:r>
              <w:instrText>of</w:instrText>
            </w:r>
            <w:r w:rsidRPr="000D0CED">
              <w:rPr>
                <w:rPrChange w:id="638" w:author="Антон Смирнов" w:date="2023-05-24T14:07:00Z">
                  <w:rPr>
                    <w:lang w:val="ru-RU"/>
                  </w:rPr>
                </w:rPrChange>
              </w:rPr>
              <w:instrText xml:space="preserve"> 137 </w:instrText>
            </w:r>
            <w:r>
              <w:instrText>HIV</w:instrText>
            </w:r>
            <w:r w:rsidRPr="000D0CED">
              <w:rPr>
                <w:rPrChange w:id="639" w:author="Антон Смирнов" w:date="2023-05-24T14:07:00Z">
                  <w:rPr>
                    <w:lang w:val="ru-RU"/>
                  </w:rPr>
                </w:rPrChange>
              </w:rPr>
              <w:instrText>1-</w:instrText>
            </w:r>
            <w:r>
              <w:instrText>specific</w:instrText>
            </w:r>
            <w:r w:rsidRPr="000D0CED">
              <w:rPr>
                <w:rPrChange w:id="640" w:author="Антон Смирнов" w:date="2023-05-24T14:07:00Z">
                  <w:rPr>
                    <w:lang w:val="ru-RU"/>
                  </w:rPr>
                </w:rPrChange>
              </w:rPr>
              <w:instrText xml:space="preserve"> </w:instrText>
            </w:r>
            <w:r>
              <w:instrText>CD</w:instrText>
            </w:r>
            <w:r w:rsidRPr="000D0CED">
              <w:rPr>
                <w:rPrChange w:id="641" w:author="Антон Смирнов" w:date="2023-05-24T14:07:00Z">
                  <w:rPr>
                    <w:lang w:val="ru-RU"/>
                  </w:rPr>
                </w:rPrChange>
              </w:rPr>
              <w:instrText xml:space="preserve">8 </w:instrText>
            </w:r>
            <w:r>
              <w:instrText>T</w:instrText>
            </w:r>
            <w:r w:rsidRPr="000D0CED">
              <w:rPr>
                <w:rPrChange w:id="642" w:author="Антон Смирнов" w:date="2023-05-24T14:07:00Z">
                  <w:rPr>
                    <w:lang w:val="ru-RU"/>
                  </w:rPr>
                </w:rPrChange>
              </w:rPr>
              <w:instrText xml:space="preserve"> </w:instrText>
            </w:r>
            <w:r>
              <w:instrText>cell</w:instrText>
            </w:r>
            <w:r w:rsidRPr="000D0CED">
              <w:rPr>
                <w:rPrChange w:id="643" w:author="Антон Смирнов" w:date="2023-05-24T14:07:00Z">
                  <w:rPr>
                    <w:lang w:val="ru-RU"/>
                  </w:rPr>
                </w:rPrChange>
              </w:rPr>
              <w:instrText xml:space="preserve"> </w:instrText>
            </w:r>
            <w:r>
              <w:instrText>epitopes</w:instrText>
            </w:r>
            <w:r w:rsidRPr="000D0CED">
              <w:rPr>
                <w:rPrChange w:id="644" w:author="Антон Смирнов" w:date="2023-05-24T14:07:00Z">
                  <w:rPr>
                    <w:lang w:val="ru-RU"/>
                  </w:rPr>
                </w:rPrChange>
              </w:rPr>
              <w:instrText xml:space="preserve">, </w:instrText>
            </w:r>
            <w:r>
              <w:instrText>the</w:instrText>
            </w:r>
            <w:r w:rsidRPr="000D0CED">
              <w:rPr>
                <w:rPrChange w:id="645" w:author="Антон Смирнов" w:date="2023-05-24T14:07:00Z">
                  <w:rPr>
                    <w:lang w:val="ru-RU"/>
                  </w:rPr>
                </w:rPrChange>
              </w:rPr>
              <w:instrText xml:space="preserve"> </w:instrText>
            </w:r>
            <w:r>
              <w:instrText>immunoproteasome</w:instrText>
            </w:r>
            <w:r w:rsidRPr="000D0CED">
              <w:rPr>
                <w:rPrChange w:id="646" w:author="Антон Смирнов" w:date="2023-05-24T14:07:00Z">
                  <w:rPr>
                    <w:lang w:val="ru-RU"/>
                  </w:rPr>
                </w:rPrChange>
              </w:rPr>
              <w:instrText xml:space="preserve"> </w:instrText>
            </w:r>
            <w:r>
              <w:instrText>and</w:instrText>
            </w:r>
            <w:r w:rsidRPr="000D0CED">
              <w:rPr>
                <w:rPrChange w:id="647" w:author="Антон Смирнов" w:date="2023-05-24T14:07:00Z">
                  <w:rPr>
                    <w:lang w:val="ru-RU"/>
                  </w:rPr>
                </w:rPrChange>
              </w:rPr>
              <w:instrText xml:space="preserve"> </w:instrText>
            </w:r>
            <w:r>
              <w:instrText>proteasome</w:instrText>
            </w:r>
            <w:r w:rsidRPr="000D0CED">
              <w:rPr>
                <w:rPrChange w:id="648" w:author="Антон Смирнов" w:date="2023-05-24T14:07:00Z">
                  <w:rPr>
                    <w:lang w:val="ru-RU"/>
                  </w:rPr>
                </w:rPrChange>
              </w:rPr>
              <w:instrText xml:space="preserve"> </w:instrText>
            </w:r>
            <w:r>
              <w:instrText>cleavage</w:instrText>
            </w:r>
            <w:r w:rsidRPr="000D0CED">
              <w:rPr>
                <w:rPrChange w:id="649" w:author="Антон Смирнов" w:date="2023-05-24T14:07:00Z">
                  <w:rPr>
                    <w:lang w:val="ru-RU"/>
                  </w:rPr>
                </w:rPrChange>
              </w:rPr>
              <w:instrText xml:space="preserve"> </w:instrText>
            </w:r>
            <w:r>
              <w:instrText>models</w:instrText>
            </w:r>
            <w:r w:rsidRPr="000D0CED">
              <w:rPr>
                <w:rPrChange w:id="650" w:author="Антон Смирнов" w:date="2023-05-24T14:07:00Z">
                  <w:rPr>
                    <w:lang w:val="ru-RU"/>
                  </w:rPr>
                </w:rPrChange>
              </w:rPr>
              <w:instrText xml:space="preserve"> </w:instrText>
            </w:r>
            <w:r>
              <w:instrText>achieved</w:instrText>
            </w:r>
            <w:r w:rsidRPr="000D0CED">
              <w:rPr>
                <w:rPrChange w:id="651" w:author="Антон Смирнов" w:date="2023-05-24T14:07:00Z">
                  <w:rPr>
                    <w:lang w:val="ru-RU"/>
                  </w:rPr>
                </w:rPrChange>
              </w:rPr>
              <w:instrText xml:space="preserve"> </w:instrText>
            </w:r>
            <w:r>
              <w:instrText>MCC</w:instrText>
            </w:r>
            <w:r w:rsidRPr="000D0CED">
              <w:rPr>
                <w:rPrChange w:id="652" w:author="Антон Смирнов" w:date="2023-05-24T14:07:00Z">
                  <w:rPr>
                    <w:lang w:val="ru-RU"/>
                  </w:rPr>
                </w:rPrChange>
              </w:rPr>
              <w:instrText xml:space="preserve"> </w:instrText>
            </w:r>
            <w:r>
              <w:instrText>values</w:instrText>
            </w:r>
            <w:r w:rsidRPr="000D0CED">
              <w:rPr>
                <w:rPrChange w:id="653" w:author="Антон Смирнов" w:date="2023-05-24T14:07:00Z">
                  <w:rPr>
                    <w:lang w:val="ru-RU"/>
                  </w:rPr>
                </w:rPrChange>
              </w:rPr>
              <w:instrText xml:space="preserve"> </w:instrText>
            </w:r>
            <w:r>
              <w:instrText>of</w:instrText>
            </w:r>
            <w:r w:rsidRPr="000D0CED">
              <w:rPr>
                <w:rPrChange w:id="654" w:author="Антон Смирнов" w:date="2023-05-24T14:07:00Z">
                  <w:rPr>
                    <w:lang w:val="ru-RU"/>
                  </w:rPr>
                </w:rPrChange>
              </w:rPr>
              <w:instrText xml:space="preserve"> 0.30 </w:instrText>
            </w:r>
            <w:r>
              <w:instrText>and</w:instrText>
            </w:r>
            <w:r w:rsidRPr="000D0CED">
              <w:rPr>
                <w:rPrChange w:id="655" w:author="Антон Смирнов" w:date="2023-05-24T14:07:00Z">
                  <w:rPr>
                    <w:lang w:val="ru-RU"/>
                  </w:rPr>
                </w:rPrChange>
              </w:rPr>
              <w:instrText xml:space="preserve"> 0.18, </w:instrText>
            </w:r>
            <w:r>
              <w:instrText>respectively</w:instrText>
            </w:r>
            <w:r w:rsidRPr="000D0CED">
              <w:rPr>
                <w:rPrChange w:id="656" w:author="Антон Смирнов" w:date="2023-05-24T14:07:00Z">
                  <w:rPr>
                    <w:lang w:val="ru-RU"/>
                  </w:rPr>
                </w:rPrChange>
              </w:rPr>
              <w:instrText xml:space="preserve">, </w:instrText>
            </w:r>
            <w:r>
              <w:instrText>comparatively</w:instrText>
            </w:r>
            <w:r w:rsidRPr="000D0CED">
              <w:rPr>
                <w:rPrChange w:id="657" w:author="Антон Смирнов" w:date="2023-05-24T14:07:00Z">
                  <w:rPr>
                    <w:lang w:val="ru-RU"/>
                  </w:rPr>
                </w:rPrChange>
              </w:rPr>
              <w:instrText xml:space="preserve"> </w:instrText>
            </w:r>
            <w:r>
              <w:instrText>better</w:instrText>
            </w:r>
            <w:r w:rsidRPr="000D0CED">
              <w:rPr>
                <w:rPrChange w:id="658" w:author="Антон Смирнов" w:date="2023-05-24T14:07:00Z">
                  <w:rPr>
                    <w:lang w:val="ru-RU"/>
                  </w:rPr>
                </w:rPrChange>
              </w:rPr>
              <w:instrText xml:space="preserve"> </w:instrText>
            </w:r>
            <w:r>
              <w:instrText>than</w:instrText>
            </w:r>
            <w:r w:rsidRPr="000D0CED">
              <w:rPr>
                <w:rPrChange w:id="659" w:author="Антон Смирнов" w:date="2023-05-24T14:07:00Z">
                  <w:rPr>
                    <w:lang w:val="ru-RU"/>
                  </w:rPr>
                </w:rPrChange>
              </w:rPr>
              <w:instrText xml:space="preserve"> </w:instrText>
            </w:r>
            <w:r>
              <w:instrText>those</w:instrText>
            </w:r>
            <w:r w:rsidRPr="000D0CED">
              <w:rPr>
                <w:rPrChange w:id="660" w:author="Антон Смирнов" w:date="2023-05-24T14:07:00Z">
                  <w:rPr>
                    <w:lang w:val="ru-RU"/>
                  </w:rPr>
                </w:rPrChange>
              </w:rPr>
              <w:instrText xml:space="preserve"> </w:instrText>
            </w:r>
            <w:r>
              <w:instrText>achieved</w:instrText>
            </w:r>
            <w:r w:rsidRPr="000D0CED">
              <w:rPr>
                <w:rPrChange w:id="661" w:author="Антон Смирнов" w:date="2023-05-24T14:07:00Z">
                  <w:rPr>
                    <w:lang w:val="ru-RU"/>
                  </w:rPr>
                </w:rPrChange>
              </w:rPr>
              <w:instrText xml:space="preserve"> </w:instrText>
            </w:r>
            <w:r>
              <w:instrText>by</w:instrText>
            </w:r>
            <w:r w:rsidRPr="000D0CED">
              <w:rPr>
                <w:rPrChange w:id="662" w:author="Антон Смирнов" w:date="2023-05-24T14:07:00Z">
                  <w:rPr>
                    <w:lang w:val="ru-RU"/>
                  </w:rPr>
                </w:rPrChange>
              </w:rPr>
              <w:instrText xml:space="preserve"> </w:instrText>
            </w:r>
            <w:r>
              <w:instrText>related</w:instrText>
            </w:r>
            <w:r w:rsidRPr="000D0CED">
              <w:rPr>
                <w:rPrChange w:id="663" w:author="Антон Смирнов" w:date="2023-05-24T14:07:00Z">
                  <w:rPr>
                    <w:lang w:val="ru-RU"/>
                  </w:rPr>
                </w:rPrChange>
              </w:rPr>
              <w:instrText xml:space="preserve"> </w:instrText>
            </w:r>
            <w:r>
              <w:instrText>methods</w:instrText>
            </w:r>
            <w:r w:rsidRPr="000D0CED">
              <w:rPr>
                <w:rPrChange w:id="664" w:author="Антон Смирнов" w:date="2023-05-24T14:07:00Z">
                  <w:rPr>
                    <w:lang w:val="ru-RU"/>
                  </w:rPr>
                </w:rPrChange>
              </w:rPr>
              <w:instrText xml:space="preserve">. </w:instrText>
            </w:r>
            <w:r>
              <w:instrText>Using</w:instrText>
            </w:r>
            <w:r w:rsidRPr="000D0CED">
              <w:rPr>
                <w:rPrChange w:id="665" w:author="Антон Смирнов" w:date="2023-05-24T14:07:00Z">
                  <w:rPr>
                    <w:lang w:val="ru-RU"/>
                  </w:rPr>
                </w:rPrChange>
              </w:rPr>
              <w:instrText xml:space="preserve"> </w:instrText>
            </w:r>
            <w:r>
              <w:instrText>ROC</w:instrText>
            </w:r>
            <w:r w:rsidRPr="000D0CED">
              <w:rPr>
                <w:rPrChange w:id="666" w:author="Антон Смирнов" w:date="2023-05-24T14:07:00Z">
                  <w:rPr>
                    <w:lang w:val="ru-RU"/>
                  </w:rPr>
                </w:rPrChange>
              </w:rPr>
              <w:instrText xml:space="preserve"> </w:instrText>
            </w:r>
            <w:r>
              <w:instrText>analyses</w:instrText>
            </w:r>
            <w:r w:rsidRPr="000D0CED">
              <w:rPr>
                <w:rPrChange w:id="667" w:author="Антон Смирнов" w:date="2023-05-24T14:07:00Z">
                  <w:rPr>
                    <w:lang w:val="ru-RU"/>
                  </w:rPr>
                </w:rPrChange>
              </w:rPr>
              <w:instrText xml:space="preserve">, </w:instrText>
            </w:r>
            <w:r>
              <w:instrText>we</w:instrText>
            </w:r>
            <w:r w:rsidRPr="000D0CED">
              <w:rPr>
                <w:rPrChange w:id="668" w:author="Антон Смирнов" w:date="2023-05-24T14:07:00Z">
                  <w:rPr>
                    <w:lang w:val="ru-RU"/>
                  </w:rPr>
                </w:rPrChange>
              </w:rPr>
              <w:instrText xml:space="preserve"> </w:instrText>
            </w:r>
            <w:r>
              <w:instrText>have</w:instrText>
            </w:r>
            <w:r w:rsidRPr="000D0CED">
              <w:rPr>
                <w:rPrChange w:id="669" w:author="Антон Смирнов" w:date="2023-05-24T14:07:00Z">
                  <w:rPr>
                    <w:lang w:val="ru-RU"/>
                  </w:rPr>
                </w:rPrChange>
              </w:rPr>
              <w:instrText xml:space="preserve"> </w:instrText>
            </w:r>
            <w:r>
              <w:instrText>also</w:instrText>
            </w:r>
            <w:r w:rsidRPr="000D0CED">
              <w:rPr>
                <w:rPrChange w:id="670" w:author="Антон Смирнов" w:date="2023-05-24T14:07:00Z">
                  <w:rPr>
                    <w:lang w:val="ru-RU"/>
                  </w:rPr>
                </w:rPrChange>
              </w:rPr>
              <w:instrText xml:space="preserve"> </w:instrText>
            </w:r>
            <w:r>
              <w:instrText>shown</w:instrText>
            </w:r>
            <w:r w:rsidRPr="000D0CED">
              <w:rPr>
                <w:rPrChange w:id="671" w:author="Антон Смирнов" w:date="2023-05-24T14:07:00Z">
                  <w:rPr>
                    <w:lang w:val="ru-RU"/>
                  </w:rPr>
                </w:rPrChange>
              </w:rPr>
              <w:instrText xml:space="preserve"> </w:instrText>
            </w:r>
            <w:r>
              <w:instrText>that</w:instrText>
            </w:r>
            <w:r w:rsidRPr="000D0CED">
              <w:rPr>
                <w:rPrChange w:id="672" w:author="Антон Смирнов" w:date="2023-05-24T14:07:00Z">
                  <w:rPr>
                    <w:lang w:val="ru-RU"/>
                  </w:rPr>
                </w:rPrChange>
              </w:rPr>
              <w:instrText xml:space="preserve">, </w:instrText>
            </w:r>
            <w:r>
              <w:instrText>combined</w:instrText>
            </w:r>
            <w:r w:rsidRPr="000D0CED">
              <w:rPr>
                <w:rPrChange w:id="673" w:author="Антон Смирнов" w:date="2023-05-24T14:07:00Z">
                  <w:rPr>
                    <w:lang w:val="ru-RU"/>
                  </w:rPr>
                </w:rPrChange>
              </w:rPr>
              <w:instrText xml:space="preserve"> </w:instrText>
            </w:r>
            <w:r>
              <w:instrText>with</w:instrText>
            </w:r>
            <w:r w:rsidRPr="000D0CED">
              <w:rPr>
                <w:rPrChange w:id="674" w:author="Антон Смирнов" w:date="2023-05-24T14:07:00Z">
                  <w:rPr>
                    <w:lang w:val="ru-RU"/>
                  </w:rPr>
                </w:rPrChange>
              </w:rPr>
              <w:instrText xml:space="preserve"> </w:instrText>
            </w:r>
            <w:r>
              <w:instrText>MHCI</w:instrText>
            </w:r>
            <w:r w:rsidRPr="000D0CED">
              <w:rPr>
                <w:rPrChange w:id="675" w:author="Антон Смирнов" w:date="2023-05-24T14:07:00Z">
                  <w:rPr>
                    <w:lang w:val="ru-RU"/>
                  </w:rPr>
                </w:rPrChange>
              </w:rPr>
              <w:instrText>-</w:instrText>
            </w:r>
            <w:r>
              <w:instrText>peptide</w:instrText>
            </w:r>
            <w:r w:rsidRPr="000D0CED">
              <w:rPr>
                <w:rPrChange w:id="676" w:author="Антон Смирнов" w:date="2023-05-24T14:07:00Z">
                  <w:rPr>
                    <w:lang w:val="ru-RU"/>
                  </w:rPr>
                </w:rPrChange>
              </w:rPr>
              <w:instrText xml:space="preserve"> </w:instrText>
            </w:r>
            <w:r>
              <w:instrText>binding</w:instrText>
            </w:r>
            <w:r w:rsidRPr="000D0CED">
              <w:rPr>
                <w:rPrChange w:id="677" w:author="Антон Смирнов" w:date="2023-05-24T14:07:00Z">
                  <w:rPr>
                    <w:lang w:val="ru-RU"/>
                  </w:rPr>
                </w:rPrChange>
              </w:rPr>
              <w:instrText xml:space="preserve"> </w:instrText>
            </w:r>
            <w:r>
              <w:instrText>predictions</w:instrText>
            </w:r>
            <w:r w:rsidRPr="000D0CED">
              <w:rPr>
                <w:rPrChange w:id="678" w:author="Антон Смирнов" w:date="2023-05-24T14:07:00Z">
                  <w:rPr>
                    <w:lang w:val="ru-RU"/>
                  </w:rPr>
                </w:rPrChange>
              </w:rPr>
              <w:instrText xml:space="preserve">, </w:instrText>
            </w:r>
            <w:r>
              <w:instrText>cleavage</w:instrText>
            </w:r>
            <w:r w:rsidRPr="000D0CED">
              <w:rPr>
                <w:rPrChange w:id="679" w:author="Антон Смирнов" w:date="2023-05-24T14:07:00Z">
                  <w:rPr>
                    <w:lang w:val="ru-RU"/>
                  </w:rPr>
                </w:rPrChange>
              </w:rPr>
              <w:instrText xml:space="preserve"> </w:instrText>
            </w:r>
            <w:r>
              <w:instrText>predictions</w:instrText>
            </w:r>
            <w:r w:rsidRPr="000D0CED">
              <w:rPr>
                <w:rPrChange w:id="680" w:author="Антон Смирнов" w:date="2023-05-24T14:07:00Z">
                  <w:rPr>
                    <w:lang w:val="ru-RU"/>
                  </w:rPr>
                </w:rPrChange>
              </w:rPr>
              <w:instrText xml:space="preserve"> </w:instrText>
            </w:r>
            <w:r>
              <w:instrText>by</w:instrText>
            </w:r>
            <w:r w:rsidRPr="000D0CED">
              <w:rPr>
                <w:rPrChange w:id="681" w:author="Антон Смирнов" w:date="2023-05-24T14:07:00Z">
                  <w:rPr>
                    <w:lang w:val="ru-RU"/>
                  </w:rPr>
                </w:rPrChange>
              </w:rPr>
              <w:instrText xml:space="preserve"> </w:instrText>
            </w:r>
            <w:r>
              <w:instrText>the</w:instrText>
            </w:r>
            <w:r w:rsidRPr="000D0CED">
              <w:rPr>
                <w:rPrChange w:id="682" w:author="Антон Смирнов" w:date="2023-05-24T14:07:00Z">
                  <w:rPr>
                    <w:lang w:val="ru-RU"/>
                  </w:rPr>
                </w:rPrChange>
              </w:rPr>
              <w:instrText xml:space="preserve"> </w:instrText>
            </w:r>
            <w:r>
              <w:instrText>immunoproteasome</w:instrText>
            </w:r>
            <w:r w:rsidRPr="000D0CED">
              <w:rPr>
                <w:rPrChange w:id="683" w:author="Антон Смирнов" w:date="2023-05-24T14:07:00Z">
                  <w:rPr>
                    <w:lang w:val="ru-RU"/>
                  </w:rPr>
                </w:rPrChange>
              </w:rPr>
              <w:instrText xml:space="preserve"> </w:instrText>
            </w:r>
            <w:r>
              <w:instrText>and</w:instrText>
            </w:r>
            <w:r w:rsidRPr="000D0CED">
              <w:rPr>
                <w:rPrChange w:id="684" w:author="Антон Смирнов" w:date="2023-05-24T14:07:00Z">
                  <w:rPr>
                    <w:lang w:val="ru-RU"/>
                  </w:rPr>
                </w:rPrChange>
              </w:rPr>
              <w:instrText xml:space="preserve"> </w:instrText>
            </w:r>
            <w:r>
              <w:instrText>proteasome</w:instrText>
            </w:r>
            <w:r w:rsidRPr="000D0CED">
              <w:rPr>
                <w:rPrChange w:id="685" w:author="Антон Смирнов" w:date="2023-05-24T14:07:00Z">
                  <w:rPr>
                    <w:lang w:val="ru-RU"/>
                  </w:rPr>
                </w:rPrChange>
              </w:rPr>
              <w:instrText xml:space="preserve"> </w:instrText>
            </w:r>
            <w:r>
              <w:instrText>models</w:instrText>
            </w:r>
            <w:r w:rsidRPr="000D0CED">
              <w:rPr>
                <w:rPrChange w:id="686" w:author="Антон Смирнов" w:date="2023-05-24T14:07:00Z">
                  <w:rPr>
                    <w:lang w:val="ru-RU"/>
                  </w:rPr>
                </w:rPrChange>
              </w:rPr>
              <w:instrText xml:space="preserve"> </w:instrText>
            </w:r>
            <w:r>
              <w:instrText>significantly</w:instrText>
            </w:r>
            <w:r w:rsidRPr="000D0CED">
              <w:rPr>
                <w:rPrChange w:id="687" w:author="Антон Смирнов" w:date="2023-05-24T14:07:00Z">
                  <w:rPr>
                    <w:lang w:val="ru-RU"/>
                  </w:rPr>
                </w:rPrChange>
              </w:rPr>
              <w:instrText xml:space="preserve"> </w:instrText>
            </w:r>
            <w:r>
              <w:instrText>increase</w:instrText>
            </w:r>
            <w:r w:rsidRPr="000D0CED">
              <w:rPr>
                <w:rPrChange w:id="688" w:author="Антон Смирнов" w:date="2023-05-24T14:07:00Z">
                  <w:rPr>
                    <w:lang w:val="ru-RU"/>
                  </w:rPr>
                </w:rPrChange>
              </w:rPr>
              <w:instrText xml:space="preserve"> </w:instrText>
            </w:r>
            <w:r>
              <w:instrText>the</w:instrText>
            </w:r>
            <w:r w:rsidRPr="000D0CED">
              <w:rPr>
                <w:rPrChange w:id="689" w:author="Антон Смирнов" w:date="2023-05-24T14:07:00Z">
                  <w:rPr>
                    <w:lang w:val="ru-RU"/>
                  </w:rPr>
                </w:rPrChange>
              </w:rPr>
              <w:instrText xml:space="preserve"> </w:instrText>
            </w:r>
            <w:r>
              <w:instrText>discovery</w:instrText>
            </w:r>
            <w:r w:rsidRPr="000D0CED">
              <w:rPr>
                <w:rPrChange w:id="690" w:author="Антон Смирнов" w:date="2023-05-24T14:07:00Z">
                  <w:rPr>
                    <w:lang w:val="ru-RU"/>
                  </w:rPr>
                </w:rPrChange>
              </w:rPr>
              <w:instrText xml:space="preserve"> </w:instrText>
            </w:r>
            <w:r>
              <w:instrText>rate</w:instrText>
            </w:r>
            <w:r w:rsidRPr="000D0CED">
              <w:rPr>
                <w:rPrChange w:id="691" w:author="Антон Смирнов" w:date="2023-05-24T14:07:00Z">
                  <w:rPr>
                    <w:lang w:val="ru-RU"/>
                  </w:rPr>
                </w:rPrChange>
              </w:rPr>
              <w:instrText xml:space="preserve"> </w:instrText>
            </w:r>
            <w:r>
              <w:instrText>of</w:instrText>
            </w:r>
            <w:r w:rsidRPr="000D0CED">
              <w:rPr>
                <w:rPrChange w:id="692" w:author="Антон Смирнов" w:date="2023-05-24T14:07:00Z">
                  <w:rPr>
                    <w:lang w:val="ru-RU"/>
                  </w:rPr>
                </w:rPrChange>
              </w:rPr>
              <w:instrText xml:space="preserve"> </w:instrText>
            </w:r>
            <w:r>
              <w:instrText>CD</w:instrText>
            </w:r>
            <w:r w:rsidRPr="000D0CED">
              <w:rPr>
                <w:rPrChange w:id="693" w:author="Антон Смирнов" w:date="2023-05-24T14:07:00Z">
                  <w:rPr>
                    <w:lang w:val="ru-RU"/>
                  </w:rPr>
                </w:rPrChange>
              </w:rPr>
              <w:instrText xml:space="preserve">8 </w:instrText>
            </w:r>
            <w:r>
              <w:instrText>T</w:instrText>
            </w:r>
            <w:r w:rsidRPr="000D0CED">
              <w:rPr>
                <w:rPrChange w:id="694" w:author="Антон Смирнов" w:date="2023-05-24T14:07:00Z">
                  <w:rPr>
                    <w:lang w:val="ru-RU"/>
                  </w:rPr>
                </w:rPrChange>
              </w:rPr>
              <w:instrText xml:space="preserve"> </w:instrText>
            </w:r>
            <w:r>
              <w:instrText>cell</w:instrText>
            </w:r>
            <w:r w:rsidRPr="000D0CED">
              <w:rPr>
                <w:rPrChange w:id="695" w:author="Антон Смирнов" w:date="2023-05-24T14:07:00Z">
                  <w:rPr>
                    <w:lang w:val="ru-RU"/>
                  </w:rPr>
                </w:rPrChange>
              </w:rPr>
              <w:instrText xml:space="preserve"> </w:instrText>
            </w:r>
            <w:r>
              <w:instrText>epitopes</w:instrText>
            </w:r>
            <w:r w:rsidRPr="000D0CED">
              <w:rPr>
                <w:rPrChange w:id="696" w:author="Антон Смирнов" w:date="2023-05-24T14:07:00Z">
                  <w:rPr>
                    <w:lang w:val="ru-RU"/>
                  </w:rPr>
                </w:rPrChange>
              </w:rPr>
              <w:instrText xml:space="preserve"> </w:instrText>
            </w:r>
            <w:r>
              <w:instrText>restricted</w:instrText>
            </w:r>
            <w:r w:rsidRPr="000D0CED">
              <w:rPr>
                <w:rPrChange w:id="697" w:author="Антон Смирнов" w:date="2023-05-24T14:07:00Z">
                  <w:rPr>
                    <w:lang w:val="ru-RU"/>
                  </w:rPr>
                </w:rPrChange>
              </w:rPr>
              <w:instrText xml:space="preserve"> </w:instrText>
            </w:r>
            <w:r>
              <w:instrText>by</w:instrText>
            </w:r>
            <w:r w:rsidRPr="000D0CED">
              <w:rPr>
                <w:rPrChange w:id="698" w:author="Антон Смирнов" w:date="2023-05-24T14:07:00Z">
                  <w:rPr>
                    <w:lang w:val="ru-RU"/>
                  </w:rPr>
                </w:rPrChange>
              </w:rPr>
              <w:instrText xml:space="preserve"> </w:instrText>
            </w:r>
            <w:r>
              <w:instrText>different</w:instrText>
            </w:r>
            <w:r w:rsidRPr="000D0CED">
              <w:rPr>
                <w:rPrChange w:id="699" w:author="Антон Смирнов" w:date="2023-05-24T14:07:00Z">
                  <w:rPr>
                    <w:lang w:val="ru-RU"/>
                  </w:rPr>
                </w:rPrChange>
              </w:rPr>
              <w:instrText xml:space="preserve"> </w:instrText>
            </w:r>
            <w:r>
              <w:instrText>MHCI</w:instrText>
            </w:r>
            <w:r w:rsidRPr="000D0CED">
              <w:rPr>
                <w:rPrChange w:id="700" w:author="Антон Смирнов" w:date="2023-05-24T14:07:00Z">
                  <w:rPr>
                    <w:lang w:val="ru-RU"/>
                  </w:rPr>
                </w:rPrChange>
              </w:rPr>
              <w:instrText xml:space="preserve"> </w:instrText>
            </w:r>
            <w:r>
              <w:instrText>molecules</w:instrText>
            </w:r>
            <w:r w:rsidRPr="000D0CED">
              <w:rPr>
                <w:rPrChange w:id="701" w:author="Антон Смирнов" w:date="2023-05-24T14:07:00Z">
                  <w:rPr>
                    <w:lang w:val="ru-RU"/>
                  </w:rPr>
                </w:rPrChange>
              </w:rPr>
              <w:instrText xml:space="preserve">, </w:instrText>
            </w:r>
            <w:r>
              <w:instrText>including</w:instrText>
            </w:r>
            <w:r w:rsidRPr="000D0CED">
              <w:rPr>
                <w:rPrChange w:id="702" w:author="Антон Смирнов" w:date="2023-05-24T14:07:00Z">
                  <w:rPr>
                    <w:lang w:val="ru-RU"/>
                  </w:rPr>
                </w:rPrChange>
              </w:rPr>
              <w:instrText xml:space="preserve"> </w:instrText>
            </w:r>
            <w:r>
              <w:instrText>A</w:instrText>
            </w:r>
            <w:r w:rsidRPr="000D0CED">
              <w:rPr>
                <w:rPrChange w:id="703" w:author="Антон Смирнов" w:date="2023-05-24T14:07:00Z">
                  <w:rPr>
                    <w:lang w:val="ru-RU"/>
                  </w:rPr>
                </w:rPrChange>
              </w:rPr>
              <w:instrText xml:space="preserve">*0201, </w:instrText>
            </w:r>
            <w:r>
              <w:instrText>A</w:instrText>
            </w:r>
            <w:r w:rsidRPr="000D0CED">
              <w:rPr>
                <w:rPrChange w:id="704" w:author="Антон Смирнов" w:date="2023-05-24T14:07:00Z">
                  <w:rPr>
                    <w:lang w:val="ru-RU"/>
                  </w:rPr>
                </w:rPrChange>
              </w:rPr>
              <w:instrText xml:space="preserve">*0301, </w:instrText>
            </w:r>
            <w:r>
              <w:instrText>A</w:instrText>
            </w:r>
            <w:r w:rsidRPr="000D0CED">
              <w:rPr>
                <w:rPrChange w:id="705" w:author="Антон Смирнов" w:date="2023-05-24T14:07:00Z">
                  <w:rPr>
                    <w:lang w:val="ru-RU"/>
                  </w:rPr>
                </w:rPrChange>
              </w:rPr>
              <w:instrText xml:space="preserve">*2402, </w:instrText>
            </w:r>
            <w:r>
              <w:instrText>B</w:instrText>
            </w:r>
            <w:r w:rsidRPr="000D0CED">
              <w:rPr>
                <w:rPrChange w:id="706" w:author="Антон Смирнов" w:date="2023-05-24T14:07:00Z">
                  <w:rPr>
                    <w:lang w:val="ru-RU"/>
                  </w:rPr>
                </w:rPrChange>
              </w:rPr>
              <w:instrText xml:space="preserve">*0702, </w:instrText>
            </w:r>
            <w:r>
              <w:instrText>B</w:instrText>
            </w:r>
            <w:r w:rsidRPr="000D0CED">
              <w:rPr>
                <w:rPrChange w:id="707" w:author="Антон Смирнов" w:date="2023-05-24T14:07:00Z">
                  <w:rPr>
                    <w:lang w:val="ru-RU"/>
                  </w:rPr>
                </w:rPrChange>
              </w:rPr>
              <w:instrText>*2705.\</w:instrText>
            </w:r>
            <w:r>
              <w:instrText>nConclusions</w:instrText>
            </w:r>
            <w:r w:rsidRPr="000D0CED">
              <w:rPr>
                <w:rPrChange w:id="708" w:author="Антон Смирнов" w:date="2023-05-24T14:07:00Z">
                  <w:rPr>
                    <w:lang w:val="ru-RU"/>
                  </w:rPr>
                </w:rPrChange>
              </w:rPr>
              <w:instrText xml:space="preserve">: </w:instrText>
            </w:r>
            <w:r>
              <w:instrText>We</w:instrText>
            </w:r>
            <w:r w:rsidRPr="000D0CED">
              <w:rPr>
                <w:rPrChange w:id="709" w:author="Антон Смирнов" w:date="2023-05-24T14:07:00Z">
                  <w:rPr>
                    <w:lang w:val="ru-RU"/>
                  </w:rPr>
                </w:rPrChange>
              </w:rPr>
              <w:instrText xml:space="preserve"> </w:instrText>
            </w:r>
            <w:r>
              <w:instrText>have</w:instrText>
            </w:r>
            <w:r w:rsidRPr="000D0CED">
              <w:rPr>
                <w:rPrChange w:id="710" w:author="Антон Смирнов" w:date="2023-05-24T14:07:00Z">
                  <w:rPr>
                    <w:lang w:val="ru-RU"/>
                  </w:rPr>
                </w:rPrChange>
              </w:rPr>
              <w:instrText xml:space="preserve"> </w:instrText>
            </w:r>
            <w:r>
              <w:instrText>developed</w:instrText>
            </w:r>
            <w:r w:rsidRPr="000D0CED">
              <w:rPr>
                <w:rPrChange w:id="711" w:author="Антон Смирнов" w:date="2023-05-24T14:07:00Z">
                  <w:rPr>
                    <w:lang w:val="ru-RU"/>
                  </w:rPr>
                </w:rPrChange>
              </w:rPr>
              <w:instrText xml:space="preserve"> </w:instrText>
            </w:r>
            <w:r>
              <w:instrText>models</w:instrText>
            </w:r>
            <w:r w:rsidRPr="000D0CED">
              <w:rPr>
                <w:rPrChange w:id="712" w:author="Антон Смирнов" w:date="2023-05-24T14:07:00Z">
                  <w:rPr>
                    <w:lang w:val="ru-RU"/>
                  </w:rPr>
                </w:rPrChange>
              </w:rPr>
              <w:instrText xml:space="preserve"> </w:instrText>
            </w:r>
            <w:r>
              <w:instrText>that</w:instrText>
            </w:r>
            <w:r w:rsidRPr="000D0CED">
              <w:rPr>
                <w:rPrChange w:id="713" w:author="Антон Смирнов" w:date="2023-05-24T14:07:00Z">
                  <w:rPr>
                    <w:lang w:val="ru-RU"/>
                  </w:rPr>
                </w:rPrChange>
              </w:rPr>
              <w:instrText xml:space="preserve"> </w:instrText>
            </w:r>
            <w:r>
              <w:instrText>are</w:instrText>
            </w:r>
            <w:r w:rsidRPr="000D0CED">
              <w:rPr>
                <w:rPrChange w:id="714" w:author="Антон Смирнов" w:date="2023-05-24T14:07:00Z">
                  <w:rPr>
                    <w:lang w:val="ru-RU"/>
                  </w:rPr>
                </w:rPrChange>
              </w:rPr>
              <w:instrText xml:space="preserve"> </w:instrText>
            </w:r>
            <w:r>
              <w:instrText>specific</w:instrText>
            </w:r>
            <w:r w:rsidRPr="000D0CED">
              <w:rPr>
                <w:rPrChange w:id="715" w:author="Антон Смирнов" w:date="2023-05-24T14:07:00Z">
                  <w:rPr>
                    <w:lang w:val="ru-RU"/>
                  </w:rPr>
                </w:rPrChange>
              </w:rPr>
              <w:instrText xml:space="preserve"> </w:instrText>
            </w:r>
            <w:r>
              <w:instrText>to</w:instrText>
            </w:r>
            <w:r w:rsidRPr="000D0CED">
              <w:rPr>
                <w:rPrChange w:id="716" w:author="Антон Смирнов" w:date="2023-05-24T14:07:00Z">
                  <w:rPr>
                    <w:lang w:val="ru-RU"/>
                  </w:rPr>
                </w:rPrChange>
              </w:rPr>
              <w:instrText xml:space="preserve"> </w:instrText>
            </w:r>
            <w:r>
              <w:instrText>predict</w:instrText>
            </w:r>
            <w:r w:rsidRPr="000D0CED">
              <w:rPr>
                <w:rPrChange w:id="717" w:author="Антон Смирнов" w:date="2023-05-24T14:07:00Z">
                  <w:rPr>
                    <w:lang w:val="ru-RU"/>
                  </w:rPr>
                </w:rPrChange>
              </w:rPr>
              <w:instrText xml:space="preserve"> </w:instrText>
            </w:r>
            <w:r>
              <w:instrText>cleavage</w:instrText>
            </w:r>
            <w:r w:rsidRPr="000D0CED">
              <w:rPr>
                <w:rPrChange w:id="718" w:author="Антон Смирнов" w:date="2023-05-24T14:07:00Z">
                  <w:rPr>
                    <w:lang w:val="ru-RU"/>
                  </w:rPr>
                </w:rPrChange>
              </w:rPr>
              <w:instrText xml:space="preserve"> </w:instrText>
            </w:r>
            <w:r>
              <w:instrText>by</w:instrText>
            </w:r>
            <w:r w:rsidRPr="000D0CED">
              <w:rPr>
                <w:rPrChange w:id="719" w:author="Антон Смирнов" w:date="2023-05-24T14:07:00Z">
                  <w:rPr>
                    <w:lang w:val="ru-RU"/>
                  </w:rPr>
                </w:rPrChange>
              </w:rPr>
              <w:instrText xml:space="preserve"> </w:instrText>
            </w:r>
            <w:r>
              <w:instrText>the</w:instrText>
            </w:r>
            <w:r w:rsidRPr="000D0CED">
              <w:rPr>
                <w:rPrChange w:id="720" w:author="Антон Смирнов" w:date="2023-05-24T14:07:00Z">
                  <w:rPr>
                    <w:lang w:val="ru-RU"/>
                  </w:rPr>
                </w:rPrChange>
              </w:rPr>
              <w:instrText xml:space="preserve"> </w:instrText>
            </w:r>
            <w:r>
              <w:instrText>proteasome</w:instrText>
            </w:r>
            <w:r w:rsidRPr="000D0CED">
              <w:rPr>
                <w:rPrChange w:id="721" w:author="Антон Смирнов" w:date="2023-05-24T14:07:00Z">
                  <w:rPr>
                    <w:lang w:val="ru-RU"/>
                  </w:rPr>
                </w:rPrChange>
              </w:rPr>
              <w:instrText xml:space="preserve"> </w:instrText>
            </w:r>
            <w:r>
              <w:instrText>and</w:instrText>
            </w:r>
            <w:r w:rsidRPr="000D0CED">
              <w:rPr>
                <w:rPrChange w:id="722" w:author="Антон Смирнов" w:date="2023-05-24T14:07:00Z">
                  <w:rPr>
                    <w:lang w:val="ru-RU"/>
                  </w:rPr>
                </w:rPrChange>
              </w:rPr>
              <w:instrText xml:space="preserve"> </w:instrText>
            </w:r>
            <w:r>
              <w:instrText>the</w:instrText>
            </w:r>
            <w:r w:rsidRPr="000D0CED">
              <w:rPr>
                <w:rPrChange w:id="723" w:author="Антон Смирнов" w:date="2023-05-24T14:07:00Z">
                  <w:rPr>
                    <w:lang w:val="ru-RU"/>
                  </w:rPr>
                </w:rPrChange>
              </w:rPr>
              <w:instrText xml:space="preserve"> </w:instrText>
            </w:r>
            <w:r>
              <w:instrText>immunoproteasome</w:instrText>
            </w:r>
            <w:r w:rsidRPr="000D0CED">
              <w:rPr>
                <w:rPrChange w:id="724" w:author="Антон Смирнов" w:date="2023-05-24T14:07:00Z">
                  <w:rPr>
                    <w:lang w:val="ru-RU"/>
                  </w:rPr>
                </w:rPrChange>
              </w:rPr>
              <w:instrText xml:space="preserve">. </w:instrText>
            </w:r>
            <w:r>
              <w:instrText>These</w:instrText>
            </w:r>
            <w:r w:rsidRPr="000D0CED">
              <w:rPr>
                <w:rPrChange w:id="725" w:author="Антон Смирнов" w:date="2023-05-24T14:07:00Z">
                  <w:rPr>
                    <w:lang w:val="ru-RU"/>
                  </w:rPr>
                </w:rPrChange>
              </w:rPr>
              <w:instrText xml:space="preserve"> </w:instrText>
            </w:r>
            <w:r>
              <w:instrText>models</w:instrText>
            </w:r>
            <w:r w:rsidRPr="000D0CED">
              <w:rPr>
                <w:rPrChange w:id="726" w:author="Антон Смирнов" w:date="2023-05-24T14:07:00Z">
                  <w:rPr>
                    <w:lang w:val="ru-RU"/>
                  </w:rPr>
                </w:rPrChange>
              </w:rPr>
              <w:instrText xml:space="preserve"> </w:instrText>
            </w:r>
            <w:r>
              <w:instrText>ought</w:instrText>
            </w:r>
            <w:r w:rsidRPr="000D0CED">
              <w:rPr>
                <w:rPrChange w:id="727" w:author="Антон Смирнов" w:date="2023-05-24T14:07:00Z">
                  <w:rPr>
                    <w:lang w:val="ru-RU"/>
                  </w:rPr>
                </w:rPrChange>
              </w:rPr>
              <w:instrText xml:space="preserve"> </w:instrText>
            </w:r>
            <w:r>
              <w:instrText>to</w:instrText>
            </w:r>
            <w:r w:rsidRPr="000D0CED">
              <w:rPr>
                <w:rPrChange w:id="728" w:author="Антон Смирнов" w:date="2023-05-24T14:07:00Z">
                  <w:rPr>
                    <w:lang w:val="ru-RU"/>
                  </w:rPr>
                </w:rPrChange>
              </w:rPr>
              <w:instrText xml:space="preserve"> </w:instrText>
            </w:r>
            <w:r>
              <w:instrText>be</w:instrText>
            </w:r>
            <w:r w:rsidRPr="000D0CED">
              <w:rPr>
                <w:rPrChange w:id="729" w:author="Антон Смирнов" w:date="2023-05-24T14:07:00Z">
                  <w:rPr>
                    <w:lang w:val="ru-RU"/>
                  </w:rPr>
                </w:rPrChange>
              </w:rPr>
              <w:instrText xml:space="preserve"> </w:instrText>
            </w:r>
            <w:r>
              <w:instrText>instrumental</w:instrText>
            </w:r>
            <w:r w:rsidRPr="000D0CED">
              <w:rPr>
                <w:rPrChange w:id="730" w:author="Антон Смирнов" w:date="2023-05-24T14:07:00Z">
                  <w:rPr>
                    <w:lang w:val="ru-RU"/>
                  </w:rPr>
                </w:rPrChange>
              </w:rPr>
              <w:instrText xml:space="preserve"> </w:instrText>
            </w:r>
            <w:r>
              <w:instrText>to</w:instrText>
            </w:r>
            <w:r w:rsidRPr="000D0CED">
              <w:rPr>
                <w:rPrChange w:id="731" w:author="Антон Смирнов" w:date="2023-05-24T14:07:00Z">
                  <w:rPr>
                    <w:lang w:val="ru-RU"/>
                  </w:rPr>
                </w:rPrChange>
              </w:rPr>
              <w:instrText xml:space="preserve"> </w:instrText>
            </w:r>
            <w:r>
              <w:instrText>identify</w:instrText>
            </w:r>
            <w:r w:rsidRPr="000D0CED">
              <w:rPr>
                <w:rPrChange w:id="732" w:author="Антон Смирнов" w:date="2023-05-24T14:07:00Z">
                  <w:rPr>
                    <w:lang w:val="ru-RU"/>
                  </w:rPr>
                </w:rPrChange>
              </w:rPr>
              <w:instrText xml:space="preserve"> </w:instrText>
            </w:r>
            <w:r>
              <w:instrText>protective</w:instrText>
            </w:r>
            <w:r w:rsidRPr="000D0CED">
              <w:rPr>
                <w:rPrChange w:id="733" w:author="Антон Смирнов" w:date="2023-05-24T14:07:00Z">
                  <w:rPr>
                    <w:lang w:val="ru-RU"/>
                  </w:rPr>
                </w:rPrChange>
              </w:rPr>
              <w:instrText xml:space="preserve"> </w:instrText>
            </w:r>
            <w:r>
              <w:instrText>CD</w:instrText>
            </w:r>
            <w:r w:rsidRPr="000D0CED">
              <w:rPr>
                <w:rPrChange w:id="734" w:author="Антон Смирнов" w:date="2023-05-24T14:07:00Z">
                  <w:rPr>
                    <w:lang w:val="ru-RU"/>
                  </w:rPr>
                </w:rPrChange>
              </w:rPr>
              <w:instrText xml:space="preserve">8 </w:instrText>
            </w:r>
            <w:r>
              <w:instrText>T</w:instrText>
            </w:r>
            <w:r w:rsidRPr="000D0CED">
              <w:rPr>
                <w:rPrChange w:id="735" w:author="Антон Смирнов" w:date="2023-05-24T14:07:00Z">
                  <w:rPr>
                    <w:lang w:val="ru-RU"/>
                  </w:rPr>
                </w:rPrChange>
              </w:rPr>
              <w:instrText xml:space="preserve"> </w:instrText>
            </w:r>
            <w:r>
              <w:instrText>cell</w:instrText>
            </w:r>
            <w:r w:rsidRPr="000D0CED">
              <w:rPr>
                <w:rPrChange w:id="736" w:author="Антон Смирнов" w:date="2023-05-24T14:07:00Z">
                  <w:rPr>
                    <w:lang w:val="ru-RU"/>
                  </w:rPr>
                </w:rPrChange>
              </w:rPr>
              <w:instrText xml:space="preserve"> </w:instrText>
            </w:r>
            <w:r>
              <w:instrText>epitopes</w:instrText>
            </w:r>
            <w:r w:rsidRPr="000D0CED">
              <w:rPr>
                <w:rPrChange w:id="737" w:author="Антон Смирнов" w:date="2023-05-24T14:07:00Z">
                  <w:rPr>
                    <w:lang w:val="ru-RU"/>
                  </w:rPr>
                </w:rPrChange>
              </w:rPr>
              <w:instrText xml:space="preserve"> </w:instrText>
            </w:r>
            <w:r>
              <w:instrText>and</w:instrText>
            </w:r>
            <w:r w:rsidRPr="000D0CED">
              <w:rPr>
                <w:rPrChange w:id="738" w:author="Антон Смирнов" w:date="2023-05-24T14:07:00Z">
                  <w:rPr>
                    <w:lang w:val="ru-RU"/>
                  </w:rPr>
                </w:rPrChange>
              </w:rPr>
              <w:instrText xml:space="preserve"> </w:instrText>
            </w:r>
            <w:r>
              <w:instrText>are</w:instrText>
            </w:r>
            <w:r w:rsidRPr="000D0CED">
              <w:rPr>
                <w:rPrChange w:id="739" w:author="Антон Смирнов" w:date="2023-05-24T14:07:00Z">
                  <w:rPr>
                    <w:lang w:val="ru-RU"/>
                  </w:rPr>
                </w:rPrChange>
              </w:rPr>
              <w:instrText xml:space="preserve"> </w:instrText>
            </w:r>
            <w:r>
              <w:instrText>readily</w:instrText>
            </w:r>
            <w:r w:rsidRPr="000D0CED">
              <w:rPr>
                <w:rPrChange w:id="740" w:author="Антон Смирнов" w:date="2023-05-24T14:07:00Z">
                  <w:rPr>
                    <w:lang w:val="ru-RU"/>
                  </w:rPr>
                </w:rPrChange>
              </w:rPr>
              <w:instrText xml:space="preserve"> </w:instrText>
            </w:r>
            <w:r>
              <w:instrText>available</w:instrText>
            </w:r>
            <w:r w:rsidRPr="000D0CED">
              <w:rPr>
                <w:rPrChange w:id="741" w:author="Антон Смирнов" w:date="2023-05-24T14:07:00Z">
                  <w:rPr>
                    <w:lang w:val="ru-RU"/>
                  </w:rPr>
                </w:rPrChange>
              </w:rPr>
              <w:instrText xml:space="preserve"> </w:instrText>
            </w:r>
            <w:r>
              <w:instrText>for</w:instrText>
            </w:r>
            <w:r w:rsidRPr="000D0CED">
              <w:rPr>
                <w:rPrChange w:id="742" w:author="Антон Смирнов" w:date="2023-05-24T14:07:00Z">
                  <w:rPr>
                    <w:lang w:val="ru-RU"/>
                  </w:rPr>
                </w:rPrChange>
              </w:rPr>
              <w:instrText xml:space="preserve"> </w:instrText>
            </w:r>
            <w:r>
              <w:instrText>free</w:instrText>
            </w:r>
            <w:r w:rsidRPr="000D0CED">
              <w:rPr>
                <w:rPrChange w:id="743" w:author="Антон Смирнов" w:date="2023-05-24T14:07:00Z">
                  <w:rPr>
                    <w:lang w:val="ru-RU"/>
                  </w:rPr>
                </w:rPrChange>
              </w:rPr>
              <w:instrText xml:space="preserve"> </w:instrText>
            </w:r>
            <w:r>
              <w:instrText>public</w:instrText>
            </w:r>
            <w:r w:rsidRPr="000D0CED">
              <w:rPr>
                <w:rPrChange w:id="744" w:author="Антон Смирнов" w:date="2023-05-24T14:07:00Z">
                  <w:rPr>
                    <w:lang w:val="ru-RU"/>
                  </w:rPr>
                </w:rPrChange>
              </w:rPr>
              <w:instrText xml:space="preserve"> </w:instrText>
            </w:r>
            <w:r>
              <w:instrText>use</w:instrText>
            </w:r>
            <w:r w:rsidRPr="000D0CED">
              <w:rPr>
                <w:rPrChange w:id="745" w:author="Антон Смирнов" w:date="2023-05-24T14:07:00Z">
                  <w:rPr>
                    <w:lang w:val="ru-RU"/>
                  </w:rPr>
                </w:rPrChange>
              </w:rPr>
              <w:instrText xml:space="preserve"> </w:instrText>
            </w:r>
            <w:r>
              <w:instrText>at</w:instrText>
            </w:r>
            <w:r w:rsidRPr="000D0CED">
              <w:rPr>
                <w:rPrChange w:id="746" w:author="Антон Смирнов" w:date="2023-05-24T14:07:00Z">
                  <w:rPr>
                    <w:lang w:val="ru-RU"/>
                  </w:rPr>
                </w:rPrChange>
              </w:rPr>
              <w:instrText xml:space="preserve"> </w:instrText>
            </w:r>
            <w:r>
              <w:instrText>http</w:instrText>
            </w:r>
            <w:r w:rsidRPr="000D0CED">
              <w:rPr>
                <w:rPrChange w:id="747" w:author="Антон Смирнов" w:date="2023-05-24T14:07:00Z">
                  <w:rPr>
                    <w:lang w:val="ru-RU"/>
                  </w:rPr>
                </w:rPrChange>
              </w:rPr>
              <w:instrText>://</w:instrText>
            </w:r>
            <w:r>
              <w:instrText>imed</w:instrText>
            </w:r>
            <w:r w:rsidRPr="000D0CED">
              <w:rPr>
                <w:rPrChange w:id="748" w:author="Антон Смирнов" w:date="2023-05-24T14:07:00Z">
                  <w:rPr>
                    <w:lang w:val="ru-RU"/>
                  </w:rPr>
                </w:rPrChange>
              </w:rPr>
              <w:instrText>.</w:instrText>
            </w:r>
            <w:r>
              <w:instrText>med</w:instrText>
            </w:r>
            <w:r w:rsidRPr="000D0CED">
              <w:rPr>
                <w:rPrChange w:id="749" w:author="Антон Смирнов" w:date="2023-05-24T14:07:00Z">
                  <w:rPr>
                    <w:lang w:val="ru-RU"/>
                  </w:rPr>
                </w:rPrChange>
              </w:rPr>
              <w:instrText>.</w:instrText>
            </w:r>
            <w:r>
              <w:instrText>ucm</w:instrText>
            </w:r>
            <w:r w:rsidRPr="000D0CED">
              <w:rPr>
                <w:rPrChange w:id="750" w:author="Антон Смирнов" w:date="2023-05-24T14:07:00Z">
                  <w:rPr>
                    <w:lang w:val="ru-RU"/>
                  </w:rPr>
                </w:rPrChange>
              </w:rPr>
              <w:instrText>.</w:instrText>
            </w:r>
            <w:r>
              <w:instrText>es</w:instrText>
            </w:r>
            <w:r w:rsidRPr="000D0CED">
              <w:rPr>
                <w:rPrChange w:id="751" w:author="Антон Смирнов" w:date="2023-05-24T14:07:00Z">
                  <w:rPr>
                    <w:lang w:val="ru-RU"/>
                  </w:rPr>
                </w:rPrChange>
              </w:rPr>
              <w:instrText>/</w:instrText>
            </w:r>
            <w:r>
              <w:instrText>Tools</w:instrText>
            </w:r>
            <w:r w:rsidRPr="000D0CED">
              <w:rPr>
                <w:rPrChange w:id="752" w:author="Антон Смирнов" w:date="2023-05-24T14:07:00Z">
                  <w:rPr>
                    <w:lang w:val="ru-RU"/>
                  </w:rPr>
                </w:rPrChange>
              </w:rPr>
              <w:instrText>/</w:instrText>
            </w:r>
            <w:r>
              <w:instrText>PCPS</w:instrText>
            </w:r>
            <w:r w:rsidRPr="000D0CED">
              <w:rPr>
                <w:rPrChange w:id="753" w:author="Антон Смирнов" w:date="2023-05-24T14:07:00Z">
                  <w:rPr>
                    <w:lang w:val="ru-RU"/>
                  </w:rPr>
                </w:rPrChange>
              </w:rPr>
              <w:instrText>/.","</w:instrText>
            </w:r>
            <w:r>
              <w:instrText>container</w:instrText>
            </w:r>
            <w:r w:rsidRPr="000D0CED">
              <w:rPr>
                <w:rPrChange w:id="754" w:author="Антон Смирнов" w:date="2023-05-24T14:07:00Z">
                  <w:rPr>
                    <w:lang w:val="ru-RU"/>
                  </w:rPr>
                </w:rPrChange>
              </w:rPr>
              <w:instrText>-</w:instrText>
            </w:r>
            <w:r>
              <w:instrText>title</w:instrText>
            </w:r>
            <w:r w:rsidRPr="000D0CED">
              <w:rPr>
                <w:rPrChange w:id="755" w:author="Антон Смирнов" w:date="2023-05-24T14:07:00Z">
                  <w:rPr>
                    <w:lang w:val="ru-RU"/>
                  </w:rPr>
                </w:rPrChange>
              </w:rPr>
              <w:instrText>":"</w:instrText>
            </w:r>
            <w:r>
              <w:instrText>BMC</w:instrText>
            </w:r>
            <w:r w:rsidRPr="000D0CED">
              <w:rPr>
                <w:rPrChange w:id="756" w:author="Антон Смирнов" w:date="2023-05-24T14:07:00Z">
                  <w:rPr>
                    <w:lang w:val="ru-RU"/>
                  </w:rPr>
                </w:rPrChange>
              </w:rPr>
              <w:instrText xml:space="preserve"> </w:instrText>
            </w:r>
            <w:r>
              <w:instrText>Bioinformatics</w:instrText>
            </w:r>
            <w:r w:rsidRPr="000D0CED">
              <w:rPr>
                <w:rPrChange w:id="757" w:author="Антон Смирнов" w:date="2023-05-24T14:07:00Z">
                  <w:rPr>
                    <w:lang w:val="ru-RU"/>
                  </w:rPr>
                </w:rPrChange>
              </w:rPr>
              <w:instrText>","</w:instrText>
            </w:r>
            <w:r>
              <w:instrText>DOI</w:instrText>
            </w:r>
            <w:r w:rsidRPr="000D0CED">
              <w:rPr>
                <w:rPrChange w:id="758" w:author="Антон Смирнов" w:date="2023-05-24T14:07:00Z">
                  <w:rPr>
                    <w:lang w:val="ru-RU"/>
                  </w:rPr>
                </w:rPrChange>
              </w:rPr>
              <w:instrText>":"10.1186/1471-2105-11-479","</w:instrText>
            </w:r>
            <w:r>
              <w:instrText>ISSN</w:instrText>
            </w:r>
            <w:r w:rsidRPr="000D0CED">
              <w:rPr>
                <w:rPrChange w:id="759" w:author="Антон Смирнов" w:date="2023-05-24T14:07:00Z">
                  <w:rPr>
                    <w:lang w:val="ru-RU"/>
                  </w:rPr>
                </w:rPrChange>
              </w:rPr>
              <w:instrText>":"1471-2105","</w:instrText>
            </w:r>
            <w:r>
              <w:instrText>issue</w:instrText>
            </w:r>
            <w:r w:rsidRPr="000D0CED">
              <w:rPr>
                <w:rPrChange w:id="760" w:author="Антон Смирнов" w:date="2023-05-24T14:07:00Z">
                  <w:rPr>
                    <w:lang w:val="ru-RU"/>
                  </w:rPr>
                </w:rPrChange>
              </w:rPr>
              <w:instrText>":"1","</w:instrText>
            </w:r>
            <w:r>
              <w:instrText>journalAbbreviation</w:instrText>
            </w:r>
            <w:r w:rsidRPr="000D0CED">
              <w:rPr>
                <w:rPrChange w:id="761" w:author="Антон Смирнов" w:date="2023-05-24T14:07:00Z">
                  <w:rPr>
                    <w:lang w:val="ru-RU"/>
                  </w:rPr>
                </w:rPrChange>
              </w:rPr>
              <w:instrText>":"</w:instrText>
            </w:r>
            <w:r>
              <w:instrText>BMC</w:instrText>
            </w:r>
            <w:r w:rsidRPr="000D0CED">
              <w:rPr>
                <w:rPrChange w:id="762" w:author="Антон Смирнов" w:date="2023-05-24T14:07:00Z">
                  <w:rPr>
                    <w:lang w:val="ru-RU"/>
                  </w:rPr>
                </w:rPrChange>
              </w:rPr>
              <w:instrText xml:space="preserve"> </w:instrText>
            </w:r>
            <w:r>
              <w:instrText>Bioinformatics</w:instrText>
            </w:r>
            <w:r w:rsidRPr="000D0CED">
              <w:rPr>
                <w:rPrChange w:id="763" w:author="Антон Смирнов" w:date="2023-05-24T14:07:00Z">
                  <w:rPr>
                    <w:lang w:val="ru-RU"/>
                  </w:rPr>
                </w:rPrChange>
              </w:rPr>
              <w:instrText>","</w:instrText>
            </w:r>
            <w:r>
              <w:instrText>language</w:instrText>
            </w:r>
            <w:r w:rsidRPr="000D0CED">
              <w:rPr>
                <w:rPrChange w:id="764" w:author="Антон Смирнов" w:date="2023-05-24T14:07:00Z">
                  <w:rPr>
                    <w:lang w:val="ru-RU"/>
                  </w:rPr>
                </w:rPrChange>
              </w:rPr>
              <w:instrText>":"</w:instrText>
            </w:r>
            <w:r>
              <w:instrText>en</w:instrText>
            </w:r>
            <w:r w:rsidRPr="000D0CED">
              <w:rPr>
                <w:rPrChange w:id="765" w:author="Антон Смирнов" w:date="2023-05-24T14:07:00Z">
                  <w:rPr>
                    <w:lang w:val="ru-RU"/>
                  </w:rPr>
                </w:rPrChange>
              </w:rPr>
              <w:instrText>","</w:instrText>
            </w:r>
            <w:r>
              <w:instrText>page</w:instrText>
            </w:r>
            <w:r w:rsidRPr="000D0CED">
              <w:rPr>
                <w:rPrChange w:id="766" w:author="Антон Смирнов" w:date="2023-05-24T14:07:00Z">
                  <w:rPr>
                    <w:lang w:val="ru-RU"/>
                  </w:rPr>
                </w:rPrChange>
              </w:rPr>
              <w:instrText>":"479","</w:instrText>
            </w:r>
            <w:r>
              <w:instrText>source</w:instrText>
            </w:r>
            <w:r w:rsidRPr="000D0CED">
              <w:rPr>
                <w:rPrChange w:id="767" w:author="Антон Смирнов" w:date="2023-05-24T14:07:00Z">
                  <w:rPr>
                    <w:lang w:val="ru-RU"/>
                  </w:rPr>
                </w:rPrChange>
              </w:rPr>
              <w:instrText>":"</w:instrText>
            </w:r>
            <w:r>
              <w:instrText>DOI</w:instrText>
            </w:r>
            <w:r w:rsidRPr="000D0CED">
              <w:rPr>
                <w:rPrChange w:id="768" w:author="Антон Смирнов" w:date="2023-05-24T14:07:00Z">
                  <w:rPr>
                    <w:lang w:val="ru-RU"/>
                  </w:rPr>
                </w:rPrChange>
              </w:rPr>
              <w:instrText>.</w:instrText>
            </w:r>
            <w:r>
              <w:instrText>org</w:instrText>
            </w:r>
            <w:r w:rsidRPr="000D0CED">
              <w:rPr>
                <w:rPrChange w:id="769" w:author="Антон Смирнов" w:date="2023-05-24T14:07:00Z">
                  <w:rPr>
                    <w:lang w:val="ru-RU"/>
                  </w:rPr>
                </w:rPrChange>
              </w:rPr>
              <w:instrText xml:space="preserve"> (</w:instrText>
            </w:r>
            <w:r>
              <w:instrText>Crossref</w:instrText>
            </w:r>
            <w:r w:rsidRPr="000D0CED">
              <w:rPr>
                <w:rPrChange w:id="770" w:author="Антон Смирнов" w:date="2023-05-24T14:07:00Z">
                  <w:rPr>
                    <w:lang w:val="ru-RU"/>
                  </w:rPr>
                </w:rPrChange>
              </w:rPr>
              <w:instrText>)","</w:instrText>
            </w:r>
            <w:r>
              <w:instrText>title</w:instrText>
            </w:r>
            <w:r w:rsidRPr="000D0CED">
              <w:rPr>
                <w:rPrChange w:id="771" w:author="Антон Смирнов" w:date="2023-05-24T14:07:00Z">
                  <w:rPr>
                    <w:lang w:val="ru-RU"/>
                  </w:rPr>
                </w:rPrChange>
              </w:rPr>
              <w:instrText>":"</w:instrText>
            </w:r>
            <w:r>
              <w:instrText>Computational</w:instrText>
            </w:r>
            <w:r w:rsidRPr="000D0CED">
              <w:rPr>
                <w:rPrChange w:id="772" w:author="Антон Смирнов" w:date="2023-05-24T14:07:00Z">
                  <w:rPr>
                    <w:lang w:val="ru-RU"/>
                  </w:rPr>
                </w:rPrChange>
              </w:rPr>
              <w:instrText xml:space="preserve"> </w:instrText>
            </w:r>
            <w:r>
              <w:instrText>analysis</w:instrText>
            </w:r>
            <w:r w:rsidRPr="000D0CED">
              <w:rPr>
                <w:rPrChange w:id="773" w:author="Антон Смирнов" w:date="2023-05-24T14:07:00Z">
                  <w:rPr>
                    <w:lang w:val="ru-RU"/>
                  </w:rPr>
                </w:rPrChange>
              </w:rPr>
              <w:instrText xml:space="preserve"> </w:instrText>
            </w:r>
            <w:r>
              <w:instrText>and</w:instrText>
            </w:r>
            <w:r w:rsidRPr="000D0CED">
              <w:rPr>
                <w:rPrChange w:id="774" w:author="Антон Смирнов" w:date="2023-05-24T14:07:00Z">
                  <w:rPr>
                    <w:lang w:val="ru-RU"/>
                  </w:rPr>
                </w:rPrChange>
              </w:rPr>
              <w:instrText xml:space="preserve"> </w:instrText>
            </w:r>
            <w:r>
              <w:instrText>modeling</w:instrText>
            </w:r>
            <w:r w:rsidRPr="000D0CED">
              <w:rPr>
                <w:rPrChange w:id="775" w:author="Антон Смирнов" w:date="2023-05-24T14:07:00Z">
                  <w:rPr>
                    <w:lang w:val="ru-RU"/>
                  </w:rPr>
                </w:rPrChange>
              </w:rPr>
              <w:instrText xml:space="preserve"> </w:instrText>
            </w:r>
            <w:r>
              <w:instrText>of</w:instrText>
            </w:r>
            <w:r w:rsidRPr="000D0CED">
              <w:rPr>
                <w:rPrChange w:id="776" w:author="Антон Смирнов" w:date="2023-05-24T14:07:00Z">
                  <w:rPr>
                    <w:lang w:val="ru-RU"/>
                  </w:rPr>
                </w:rPrChange>
              </w:rPr>
              <w:instrText xml:space="preserve"> </w:instrText>
            </w:r>
            <w:r>
              <w:instrText>cleavage</w:instrText>
            </w:r>
            <w:r w:rsidRPr="000D0CED">
              <w:rPr>
                <w:rPrChange w:id="777" w:author="Антон Смирнов" w:date="2023-05-24T14:07:00Z">
                  <w:rPr>
                    <w:lang w:val="ru-RU"/>
                  </w:rPr>
                </w:rPrChange>
              </w:rPr>
              <w:instrText xml:space="preserve"> </w:instrText>
            </w:r>
            <w:r>
              <w:instrText>by</w:instrText>
            </w:r>
            <w:r w:rsidRPr="000D0CED">
              <w:rPr>
                <w:rPrChange w:id="778" w:author="Антон Смирнов" w:date="2023-05-24T14:07:00Z">
                  <w:rPr>
                    <w:lang w:val="ru-RU"/>
                  </w:rPr>
                </w:rPrChange>
              </w:rPr>
              <w:instrText xml:space="preserve"> </w:instrText>
            </w:r>
            <w:r>
              <w:instrText>the</w:instrText>
            </w:r>
            <w:r w:rsidRPr="000D0CED">
              <w:rPr>
                <w:rPrChange w:id="779" w:author="Антон Смирнов" w:date="2023-05-24T14:07:00Z">
                  <w:rPr>
                    <w:lang w:val="ru-RU"/>
                  </w:rPr>
                </w:rPrChange>
              </w:rPr>
              <w:instrText xml:space="preserve"> </w:instrText>
            </w:r>
            <w:r>
              <w:instrText>immunoproteasome</w:instrText>
            </w:r>
            <w:r w:rsidRPr="000D0CED">
              <w:rPr>
                <w:rPrChange w:id="780" w:author="Антон Смирнов" w:date="2023-05-24T14:07:00Z">
                  <w:rPr>
                    <w:lang w:val="ru-RU"/>
                  </w:rPr>
                </w:rPrChange>
              </w:rPr>
              <w:instrText xml:space="preserve"> </w:instrText>
            </w:r>
            <w:r>
              <w:instrText>and</w:instrText>
            </w:r>
            <w:r w:rsidRPr="000D0CED">
              <w:rPr>
                <w:rPrChange w:id="781" w:author="Антон Смирнов" w:date="2023-05-24T14:07:00Z">
                  <w:rPr>
                    <w:lang w:val="ru-RU"/>
                  </w:rPr>
                </w:rPrChange>
              </w:rPr>
              <w:instrText xml:space="preserve"> </w:instrText>
            </w:r>
            <w:r>
              <w:instrText>the</w:instrText>
            </w:r>
            <w:r w:rsidRPr="000D0CED">
              <w:rPr>
                <w:rPrChange w:id="782" w:author="Антон Смирнов" w:date="2023-05-24T14:07:00Z">
                  <w:rPr>
                    <w:lang w:val="ru-RU"/>
                  </w:rPr>
                </w:rPrChange>
              </w:rPr>
              <w:instrText xml:space="preserve"> </w:instrText>
            </w:r>
            <w:r>
              <w:instrText>constitutive</w:instrText>
            </w:r>
            <w:r w:rsidRPr="000D0CED">
              <w:rPr>
                <w:rPrChange w:id="783" w:author="Антон Смирнов" w:date="2023-05-24T14:07:00Z">
                  <w:rPr>
                    <w:lang w:val="ru-RU"/>
                  </w:rPr>
                </w:rPrChange>
              </w:rPr>
              <w:instrText xml:space="preserve"> </w:instrText>
            </w:r>
            <w:r>
              <w:instrText>proteasome</w:instrText>
            </w:r>
            <w:r w:rsidRPr="000D0CED">
              <w:rPr>
                <w:rPrChange w:id="784" w:author="Антон Смирнов" w:date="2023-05-24T14:07:00Z">
                  <w:rPr>
                    <w:lang w:val="ru-RU"/>
                  </w:rPr>
                </w:rPrChange>
              </w:rPr>
              <w:instrText>","</w:instrText>
            </w:r>
            <w:r>
              <w:instrText>volume</w:instrText>
            </w:r>
            <w:r w:rsidRPr="000D0CED">
              <w:rPr>
                <w:rPrChange w:id="785" w:author="Антон Смирнов" w:date="2023-05-24T14:07:00Z">
                  <w:rPr>
                    <w:lang w:val="ru-RU"/>
                  </w:rPr>
                </w:rPrChange>
              </w:rPr>
              <w:instrText>":"11","</w:instrText>
            </w:r>
            <w:r>
              <w:instrText>author</w:instrText>
            </w:r>
            <w:r w:rsidRPr="000D0CED">
              <w:rPr>
                <w:rPrChange w:id="786" w:author="Антон Смирнов" w:date="2023-05-24T14:07:00Z">
                  <w:rPr>
                    <w:lang w:val="ru-RU"/>
                  </w:rPr>
                </w:rPrChange>
              </w:rPr>
              <w:instrText>":[{"</w:instrText>
            </w:r>
            <w:r>
              <w:instrText>family</w:instrText>
            </w:r>
            <w:r w:rsidRPr="000D0CED">
              <w:rPr>
                <w:rPrChange w:id="787" w:author="Антон Смирнов" w:date="2023-05-24T14:07:00Z">
                  <w:rPr>
                    <w:lang w:val="ru-RU"/>
                  </w:rPr>
                </w:rPrChange>
              </w:rPr>
              <w:instrText>":"</w:instrText>
            </w:r>
            <w:r>
              <w:instrText>Diez</w:instrText>
            </w:r>
            <w:r w:rsidRPr="000D0CED">
              <w:rPr>
                <w:rPrChange w:id="788" w:author="Антон Смирнов" w:date="2023-05-24T14:07:00Z">
                  <w:rPr>
                    <w:lang w:val="ru-RU"/>
                  </w:rPr>
                </w:rPrChange>
              </w:rPr>
              <w:instrText>-</w:instrText>
            </w:r>
            <w:r>
              <w:instrText>Rivero</w:instrText>
            </w:r>
            <w:r w:rsidRPr="000D0CED">
              <w:rPr>
                <w:rPrChange w:id="789" w:author="Антон Смирнов" w:date="2023-05-24T14:07:00Z">
                  <w:rPr>
                    <w:lang w:val="ru-RU"/>
                  </w:rPr>
                </w:rPrChange>
              </w:rPr>
              <w:instrText>","</w:instrText>
            </w:r>
            <w:r>
              <w:instrText>given</w:instrText>
            </w:r>
            <w:r w:rsidRPr="000D0CED">
              <w:rPr>
                <w:rPrChange w:id="790" w:author="Антон Смирнов" w:date="2023-05-24T14:07:00Z">
                  <w:rPr>
                    <w:lang w:val="ru-RU"/>
                  </w:rPr>
                </w:rPrChange>
              </w:rPr>
              <w:instrText>":"</w:instrText>
            </w:r>
            <w:r>
              <w:instrText>Carmen</w:instrText>
            </w:r>
            <w:r w:rsidRPr="000D0CED">
              <w:rPr>
                <w:rPrChange w:id="791" w:author="Антон Смирнов" w:date="2023-05-24T14:07:00Z">
                  <w:rPr>
                    <w:lang w:val="ru-RU"/>
                  </w:rPr>
                </w:rPrChange>
              </w:rPr>
              <w:instrText xml:space="preserve"> </w:instrText>
            </w:r>
            <w:r>
              <w:instrText>M</w:instrText>
            </w:r>
            <w:r w:rsidRPr="000D0CED">
              <w:rPr>
                <w:rPrChange w:id="792" w:author="Антон Смирнов" w:date="2023-05-24T14:07:00Z">
                  <w:rPr>
                    <w:lang w:val="ru-RU"/>
                  </w:rPr>
                </w:rPrChange>
              </w:rPr>
              <w:instrText>"},{"</w:instrText>
            </w:r>
            <w:r>
              <w:instrText>family</w:instrText>
            </w:r>
            <w:r w:rsidRPr="000D0CED">
              <w:rPr>
                <w:rPrChange w:id="793" w:author="Антон Смирнов" w:date="2023-05-24T14:07:00Z">
                  <w:rPr>
                    <w:lang w:val="ru-RU"/>
                  </w:rPr>
                </w:rPrChange>
              </w:rPr>
              <w:instrText>":"</w:instrText>
            </w:r>
            <w:r>
              <w:instrText>Lafuente</w:instrText>
            </w:r>
            <w:r w:rsidRPr="000D0CED">
              <w:rPr>
                <w:rPrChange w:id="794" w:author="Антон Смирнов" w:date="2023-05-24T14:07:00Z">
                  <w:rPr>
                    <w:lang w:val="ru-RU"/>
                  </w:rPr>
                </w:rPrChange>
              </w:rPr>
              <w:instrText>","</w:instrText>
            </w:r>
            <w:r>
              <w:instrText>given</w:instrText>
            </w:r>
            <w:r w:rsidRPr="000D0CED">
              <w:rPr>
                <w:rPrChange w:id="795" w:author="Антон Смирнов" w:date="2023-05-24T14:07:00Z">
                  <w:rPr>
                    <w:lang w:val="ru-RU"/>
                  </w:rPr>
                </w:rPrChange>
              </w:rPr>
              <w:instrText>":"</w:instrText>
            </w:r>
            <w:r>
              <w:instrText>Esther</w:instrText>
            </w:r>
            <w:r w:rsidRPr="000D0CED">
              <w:rPr>
                <w:rPrChange w:id="796" w:author="Антон Смирнов" w:date="2023-05-24T14:07:00Z">
                  <w:rPr>
                    <w:lang w:val="ru-RU"/>
                  </w:rPr>
                </w:rPrChange>
              </w:rPr>
              <w:instrText xml:space="preserve"> </w:instrText>
            </w:r>
            <w:r>
              <w:instrText>M</w:instrText>
            </w:r>
            <w:r w:rsidRPr="000D0CED">
              <w:rPr>
                <w:rPrChange w:id="797" w:author="Антон Смирнов" w:date="2023-05-24T14:07:00Z">
                  <w:rPr>
                    <w:lang w:val="ru-RU"/>
                  </w:rPr>
                </w:rPrChange>
              </w:rPr>
              <w:instrText>"},{"</w:instrText>
            </w:r>
            <w:r>
              <w:instrText>family</w:instrText>
            </w:r>
            <w:r w:rsidRPr="000D0CED">
              <w:rPr>
                <w:rPrChange w:id="798" w:author="Антон Смирнов" w:date="2023-05-24T14:07:00Z">
                  <w:rPr>
                    <w:lang w:val="ru-RU"/>
                  </w:rPr>
                </w:rPrChange>
              </w:rPr>
              <w:instrText>":"</w:instrText>
            </w:r>
            <w:r>
              <w:instrText>Reche</w:instrText>
            </w:r>
            <w:r w:rsidRPr="000D0CED">
              <w:rPr>
                <w:rPrChange w:id="799" w:author="Антон Смирнов" w:date="2023-05-24T14:07:00Z">
                  <w:rPr>
                    <w:lang w:val="ru-RU"/>
                  </w:rPr>
                </w:rPrChange>
              </w:rPr>
              <w:instrText>","</w:instrText>
            </w:r>
            <w:r>
              <w:instrText>given</w:instrText>
            </w:r>
            <w:r w:rsidRPr="000D0CED">
              <w:rPr>
                <w:rPrChange w:id="800" w:author="Антон Смирнов" w:date="2023-05-24T14:07:00Z">
                  <w:rPr>
                    <w:lang w:val="ru-RU"/>
                  </w:rPr>
                </w:rPrChange>
              </w:rPr>
              <w:instrText>":"</w:instrText>
            </w:r>
            <w:r>
              <w:instrText>Pedro</w:instrText>
            </w:r>
            <w:r w:rsidRPr="000D0CED">
              <w:rPr>
                <w:rPrChange w:id="801" w:author="Антон Смирнов" w:date="2023-05-24T14:07:00Z">
                  <w:rPr>
                    <w:lang w:val="ru-RU"/>
                  </w:rPr>
                </w:rPrChange>
              </w:rPr>
              <w:instrText xml:space="preserve"> </w:instrText>
            </w:r>
            <w:r>
              <w:instrText>A</w:instrText>
            </w:r>
            <w:r w:rsidRPr="000D0CED">
              <w:rPr>
                <w:rPrChange w:id="802" w:author="Антон Смирнов" w:date="2023-05-24T14:07:00Z">
                  <w:rPr>
                    <w:lang w:val="ru-RU"/>
                  </w:rPr>
                </w:rPrChange>
              </w:rPr>
              <w:instrText>"}],"</w:instrText>
            </w:r>
            <w:r>
              <w:instrText>issued</w:instrText>
            </w:r>
            <w:r w:rsidRPr="000D0CED">
              <w:rPr>
                <w:rPrChange w:id="803" w:author="Антон Смирнов" w:date="2023-05-24T14:07:00Z">
                  <w:rPr>
                    <w:lang w:val="ru-RU"/>
                  </w:rPr>
                </w:rPrChange>
              </w:rPr>
              <w:instrText>":{"</w:instrText>
            </w:r>
            <w:r>
              <w:instrText>date</w:instrText>
            </w:r>
            <w:r w:rsidRPr="000D0CED">
              <w:rPr>
                <w:rPrChange w:id="804" w:author="Антон Смирнов" w:date="2023-05-24T14:07:00Z">
                  <w:rPr>
                    <w:lang w:val="ru-RU"/>
                  </w:rPr>
                </w:rPrChange>
              </w:rPr>
              <w:instrText>-</w:instrText>
            </w:r>
            <w:r>
              <w:instrText>parts</w:instrText>
            </w:r>
            <w:r w:rsidRPr="000D0CED">
              <w:rPr>
                <w:rPrChange w:id="805" w:author="Антон Смирнов" w:date="2023-05-24T14:07:00Z">
                  <w:rPr>
                    <w:lang w:val="ru-RU"/>
                  </w:rPr>
                </w:rPrChange>
              </w:rPr>
              <w:instrText>":[["2010",12]]}}}],"</w:instrText>
            </w:r>
            <w:r>
              <w:instrText>schema</w:instrText>
            </w:r>
            <w:r w:rsidRPr="000D0CED">
              <w:rPr>
                <w:rPrChange w:id="806" w:author="Антон Смирнов" w:date="2023-05-24T14:07:00Z">
                  <w:rPr>
                    <w:lang w:val="ru-RU"/>
                  </w:rPr>
                </w:rPrChange>
              </w:rPr>
              <w:instrText>":"</w:instrText>
            </w:r>
            <w:r>
              <w:instrText>https</w:instrText>
            </w:r>
            <w:r w:rsidRPr="000D0CED">
              <w:rPr>
                <w:rPrChange w:id="807" w:author="Антон Смирнов" w:date="2023-05-24T14:07:00Z">
                  <w:rPr>
                    <w:lang w:val="ru-RU"/>
                  </w:rPr>
                </w:rPrChange>
              </w:rPr>
              <w:instrText>://</w:instrText>
            </w:r>
            <w:r>
              <w:instrText>github</w:instrText>
            </w:r>
            <w:r w:rsidRPr="000D0CED">
              <w:rPr>
                <w:rPrChange w:id="808" w:author="Антон Смирнов" w:date="2023-05-24T14:07:00Z">
                  <w:rPr>
                    <w:lang w:val="ru-RU"/>
                  </w:rPr>
                </w:rPrChange>
              </w:rPr>
              <w:instrText>.</w:instrText>
            </w:r>
            <w:r>
              <w:instrText>com</w:instrText>
            </w:r>
            <w:r w:rsidRPr="000D0CED">
              <w:rPr>
                <w:rPrChange w:id="809" w:author="Антон Смирнов" w:date="2023-05-24T14:07:00Z">
                  <w:rPr>
                    <w:lang w:val="ru-RU"/>
                  </w:rPr>
                </w:rPrChange>
              </w:rPr>
              <w:instrText>/</w:instrText>
            </w:r>
            <w:r>
              <w:instrText>citation</w:instrText>
            </w:r>
            <w:r w:rsidRPr="000D0CED">
              <w:rPr>
                <w:rPrChange w:id="810" w:author="Антон Смирнов" w:date="2023-05-24T14:07:00Z">
                  <w:rPr>
                    <w:lang w:val="ru-RU"/>
                  </w:rPr>
                </w:rPrChange>
              </w:rPr>
              <w:instrText>-</w:instrText>
            </w:r>
            <w:r>
              <w:instrText>style</w:instrText>
            </w:r>
            <w:r w:rsidRPr="000D0CED">
              <w:rPr>
                <w:rPrChange w:id="811" w:author="Антон Смирнов" w:date="2023-05-24T14:07:00Z">
                  <w:rPr>
                    <w:lang w:val="ru-RU"/>
                  </w:rPr>
                </w:rPrChange>
              </w:rPr>
              <w:instrText>-</w:instrText>
            </w:r>
            <w:r>
              <w:instrText>language</w:instrText>
            </w:r>
            <w:r w:rsidRPr="000D0CED">
              <w:rPr>
                <w:rPrChange w:id="812" w:author="Антон Смирнов" w:date="2023-05-24T14:07:00Z">
                  <w:rPr>
                    <w:lang w:val="ru-RU"/>
                  </w:rPr>
                </w:rPrChange>
              </w:rPr>
              <w:instrText>/</w:instrText>
            </w:r>
            <w:r>
              <w:instrText>schema</w:instrText>
            </w:r>
            <w:r w:rsidRPr="000D0CED">
              <w:rPr>
                <w:rPrChange w:id="813" w:author="Антон Смирнов" w:date="2023-05-24T14:07:00Z">
                  <w:rPr>
                    <w:lang w:val="ru-RU"/>
                  </w:rPr>
                </w:rPrChange>
              </w:rPr>
              <w:instrText>/</w:instrText>
            </w:r>
            <w:r>
              <w:instrText>raw</w:instrText>
            </w:r>
            <w:r w:rsidRPr="000D0CED">
              <w:rPr>
                <w:rPrChange w:id="814" w:author="Антон Смирнов" w:date="2023-05-24T14:07:00Z">
                  <w:rPr>
                    <w:lang w:val="ru-RU"/>
                  </w:rPr>
                </w:rPrChange>
              </w:rPr>
              <w:instrText>/</w:instrText>
            </w:r>
            <w:r>
              <w:instrText>master</w:instrText>
            </w:r>
            <w:r w:rsidRPr="000D0CED">
              <w:rPr>
                <w:rPrChange w:id="815" w:author="Антон Смирнов" w:date="2023-05-24T14:07:00Z">
                  <w:rPr>
                    <w:lang w:val="ru-RU"/>
                  </w:rPr>
                </w:rPrChange>
              </w:rPr>
              <w:instrText>/</w:instrText>
            </w:r>
            <w:r>
              <w:instrText>csl</w:instrText>
            </w:r>
            <w:r w:rsidRPr="000D0CED">
              <w:rPr>
                <w:rPrChange w:id="816" w:author="Антон Смирнов" w:date="2023-05-24T14:07:00Z">
                  <w:rPr>
                    <w:lang w:val="ru-RU"/>
                  </w:rPr>
                </w:rPrChange>
              </w:rPr>
              <w:instrText>-</w:instrText>
            </w:r>
            <w:r>
              <w:instrText>citation</w:instrText>
            </w:r>
            <w:r w:rsidRPr="000D0CED">
              <w:rPr>
                <w:rPrChange w:id="817" w:author="Антон Смирнов" w:date="2023-05-24T14:07:00Z">
                  <w:rPr>
                    <w:lang w:val="ru-RU"/>
                  </w:rPr>
                </w:rPrChange>
              </w:rPr>
              <w:instrText>.</w:instrText>
            </w:r>
            <w:r>
              <w:instrText>json</w:instrText>
            </w:r>
            <w:r w:rsidRPr="000D0CED">
              <w:rPr>
                <w:rPrChange w:id="818" w:author="Антон Смирнов" w:date="2023-05-24T14:07:00Z">
                  <w:rPr>
                    <w:lang w:val="ru-RU"/>
                  </w:rPr>
                </w:rPrChange>
              </w:rPr>
              <w:instrText xml:space="preserve">"} </w:instrText>
            </w:r>
            <w:r>
              <w:fldChar w:fldCharType="separate"/>
            </w:r>
            <w:r w:rsidRPr="000D0CED">
              <w:rPr>
                <w:rFonts w:cs="Times New Roman"/>
                <w:rPrChange w:id="819" w:author="Антон Смирнов" w:date="2023-05-24T14:07:00Z">
                  <w:rPr>
                    <w:rFonts w:cs="Times New Roman"/>
                    <w:lang w:val="ru-RU"/>
                  </w:rPr>
                </w:rPrChange>
              </w:rPr>
              <w:t>[79]</w:t>
            </w:r>
            <w:r>
              <w:fldChar w:fldCharType="end"/>
            </w:r>
          </w:p>
        </w:tc>
      </w:tr>
      <w:tr w:rsidR="001F356C" w:rsidRPr="00033E83" w14:paraId="2E75B9F8" w14:textId="77777777" w:rsidTr="007A0009">
        <w:tc>
          <w:tcPr>
            <w:tcW w:w="0" w:type="auto"/>
            <w:tcPrChange w:id="820" w:author="Антон Смирнов" w:date="2023-05-24T11:00:00Z">
              <w:tcPr>
                <w:tcW w:w="0" w:type="auto"/>
              </w:tcPr>
            </w:tcPrChange>
          </w:tcPr>
          <w:p w14:paraId="325DD815" w14:textId="77777777" w:rsidR="005C4AD5" w:rsidRPr="000D0CED" w:rsidRDefault="00BF5734" w:rsidP="0020414D">
            <w:pPr>
              <w:pStyle w:val="Compact"/>
              <w:ind w:firstLine="0"/>
              <w:jc w:val="left"/>
              <w:rPr>
                <w:rPrChange w:id="821" w:author="Антон Смирнов" w:date="2023-05-24T14:07:00Z">
                  <w:rPr>
                    <w:lang w:val="ru-RU"/>
                  </w:rPr>
                </w:rPrChange>
              </w:rPr>
            </w:pPr>
            <w:proofErr w:type="spellStart"/>
            <w:r>
              <w:lastRenderedPageBreak/>
              <w:t>NetMHCpan</w:t>
            </w:r>
            <w:proofErr w:type="spellEnd"/>
          </w:p>
        </w:tc>
        <w:tc>
          <w:tcPr>
            <w:tcW w:w="0" w:type="auto"/>
            <w:tcPrChange w:id="822" w:author="Антон Смирнов" w:date="2023-05-24T11:00:00Z">
              <w:tcPr>
                <w:tcW w:w="0" w:type="auto"/>
              </w:tcPr>
            </w:tcPrChange>
          </w:tcPr>
          <w:p w14:paraId="5537754B" w14:textId="77777777" w:rsidR="005C4AD5" w:rsidRPr="000D0CED" w:rsidRDefault="00BF5734" w:rsidP="0020414D">
            <w:pPr>
              <w:pStyle w:val="Compact"/>
              <w:ind w:firstLine="0"/>
              <w:jc w:val="left"/>
              <w:rPr>
                <w:rPrChange w:id="823" w:author="Антон Смирнов" w:date="2023-05-24T14:07:00Z">
                  <w:rPr>
                    <w:lang w:val="ru-RU"/>
                  </w:rPr>
                </w:rPrChange>
              </w:rPr>
            </w:pPr>
            <w:r>
              <w:t>MHC</w:t>
            </w:r>
          </w:p>
        </w:tc>
        <w:tc>
          <w:tcPr>
            <w:tcW w:w="2653" w:type="dxa"/>
            <w:tcPrChange w:id="824" w:author="Антон Смирнов" w:date="2023-05-24T11:00:00Z">
              <w:tcPr>
                <w:tcW w:w="2864" w:type="dxa"/>
              </w:tcPr>
            </w:tcPrChange>
          </w:tcPr>
          <w:p w14:paraId="4B9BAC04" w14:textId="77777777" w:rsidR="005C4AD5" w:rsidRPr="000D0CED" w:rsidRDefault="00BF5734" w:rsidP="0020414D">
            <w:pPr>
              <w:pStyle w:val="Compact"/>
              <w:ind w:firstLine="0"/>
              <w:jc w:val="left"/>
              <w:rPr>
                <w:rPrChange w:id="825" w:author="Антон Смирнов" w:date="2023-05-24T14:07:00Z">
                  <w:rPr>
                    <w:lang w:val="ru-RU"/>
                  </w:rPr>
                </w:rPrChange>
              </w:rPr>
            </w:pPr>
            <w:r>
              <w:t>IEDB</w:t>
            </w:r>
          </w:p>
        </w:tc>
        <w:tc>
          <w:tcPr>
            <w:tcW w:w="1403" w:type="dxa"/>
            <w:tcPrChange w:id="826" w:author="Антон Смирнов" w:date="2023-05-24T11:00:00Z">
              <w:tcPr>
                <w:tcW w:w="2117" w:type="dxa"/>
                <w:gridSpan w:val="2"/>
              </w:tcPr>
            </w:tcPrChange>
          </w:tcPr>
          <w:p w14:paraId="2E22F344" w14:textId="1FF4CE71" w:rsidR="005C4AD5" w:rsidRPr="000D0CED" w:rsidRDefault="0020414D" w:rsidP="0020414D">
            <w:pPr>
              <w:pStyle w:val="Compact"/>
              <w:ind w:firstLine="0"/>
              <w:jc w:val="left"/>
              <w:rPr>
                <w:rPrChange w:id="827" w:author="Антон Смирнов" w:date="2023-05-24T14:07:00Z">
                  <w:rPr>
                    <w:lang w:val="ru-RU"/>
                  </w:rPr>
                </w:rPrChange>
              </w:rPr>
            </w:pPr>
            <w:r>
              <w:t>ANN</w:t>
            </w:r>
          </w:p>
        </w:tc>
        <w:tc>
          <w:tcPr>
            <w:tcW w:w="1596" w:type="dxa"/>
            <w:tcPrChange w:id="828" w:author="Антон Смирнов" w:date="2023-05-24T11:00:00Z">
              <w:tcPr>
                <w:tcW w:w="0" w:type="auto"/>
              </w:tcPr>
            </w:tcPrChange>
          </w:tcPr>
          <w:p w14:paraId="0DDB3B11" w14:textId="59BE83B2" w:rsidR="005C4AD5" w:rsidRPr="000D0CED" w:rsidRDefault="00033E83">
            <w:pPr>
              <w:pStyle w:val="Compact"/>
              <w:jc w:val="left"/>
              <w:rPr>
                <w:rPrChange w:id="829" w:author="Антон Смирнов" w:date="2023-05-24T14:07:00Z">
                  <w:rPr>
                    <w:lang w:val="ru-RU"/>
                  </w:rPr>
                </w:rPrChange>
              </w:rPr>
            </w:pPr>
            <w:r>
              <w:rPr>
                <w:lang w:val="ru-RU"/>
              </w:rPr>
              <w:fldChar w:fldCharType="begin"/>
            </w:r>
            <w:r w:rsidRPr="000D0CED">
              <w:rPr>
                <w:rPrChange w:id="830" w:author="Антон Смирнов" w:date="2023-05-24T14:07:00Z">
                  <w:rPr>
                    <w:lang w:val="ru-RU"/>
                  </w:rPr>
                </w:rPrChange>
              </w:rPr>
              <w:instrText xml:space="preserve"> ADDIN ZOTERO_ITEM CSL_CITATION {"citationID":"XN5N7oyW","properties":{"formattedCitation":"[92]","plainCitation":"[92]","noteIndex":0},"citationItems":[{"id":322,"uris":["http://zotero.org/users/10071278/items/F5G9CRDB"],"itemData":{"id":322,"type":"article-journal","container-title":"PLoS ONE","DOI":"10.1371/journal.pone.0000796","ISSN":"1932-6203","issue":"8","journalAbbreviation":"PLoS ONE","language":"en","page":"e796","source":"DOI.org (Crossref)","title":"NetMHCpan, a Method for Quantitative Predictions of Peptide Binding to Any HLA-A and -B Locus Protein of Known Sequence","volume":"2","author":[{"family":"Nielsen","given":"Morten"},{"family":"Lundegaard","given":"Claus"},{"family":"Blicher","given":"Thomas"},{"family":"Lamberth","given":"Kasper"},{"family":"Harndahl","given":"Mikkel"},{"family":"Justesen","given":"Sune"},{"family":"Røder","given":"Gustav"},{"family":"Peters","given":"Bjoern"},{"family":"Sette","given":"Alessandro"},{"family":"Lund","given":"Ole"},{"family":"Buus","given":"Søren"}],"editor":[{"family":"Kallas","given":"Esper"}],"issued":{"date-parts":[["2007",8,29]]}}}],"schema":"https://github.com/citation-style-language/schema/raw/master/csl-citation.json"} </w:instrText>
            </w:r>
            <w:r>
              <w:rPr>
                <w:lang w:val="ru-RU"/>
              </w:rPr>
              <w:fldChar w:fldCharType="separate"/>
            </w:r>
            <w:r w:rsidRPr="00033E83">
              <w:rPr>
                <w:rFonts w:cs="Times New Roman"/>
              </w:rPr>
              <w:t>[92]</w:t>
            </w:r>
            <w:r>
              <w:rPr>
                <w:lang w:val="ru-RU"/>
              </w:rPr>
              <w:fldChar w:fldCharType="end"/>
            </w:r>
          </w:p>
        </w:tc>
      </w:tr>
      <w:tr w:rsidR="001F356C" w:rsidRPr="00033E83" w14:paraId="3D391DE1" w14:textId="77777777" w:rsidTr="007A0009">
        <w:tc>
          <w:tcPr>
            <w:tcW w:w="0" w:type="auto"/>
            <w:tcPrChange w:id="831" w:author="Антон Смирнов" w:date="2023-05-24T11:00:00Z">
              <w:tcPr>
                <w:tcW w:w="0" w:type="auto"/>
              </w:tcPr>
            </w:tcPrChange>
          </w:tcPr>
          <w:p w14:paraId="756C1ACF" w14:textId="39E3DE64" w:rsidR="005C4AD5" w:rsidRPr="000D0CED" w:rsidRDefault="00BF5734" w:rsidP="0020414D">
            <w:pPr>
              <w:pStyle w:val="Compact"/>
              <w:ind w:firstLine="0"/>
              <w:jc w:val="left"/>
              <w:rPr>
                <w:rPrChange w:id="832" w:author="Антон Смирнов" w:date="2023-05-24T14:07:00Z">
                  <w:rPr>
                    <w:lang w:val="ru-RU"/>
                  </w:rPr>
                </w:rPrChange>
              </w:rPr>
            </w:pPr>
            <w:proofErr w:type="spellStart"/>
            <w:r>
              <w:t>MHCSeqNe</w:t>
            </w:r>
            <w:del w:id="833" w:author="Антон Смирнов" w:date="2023-05-24T10:53:00Z">
              <w:r w:rsidDel="001F356C">
                <w:delText>t</w:delText>
              </w:r>
            </w:del>
            <w:ins w:id="834" w:author="Антон Смирнов" w:date="2023-05-24T10:53:00Z">
              <w:r w:rsidR="001F356C">
                <w:t>t</w:t>
              </w:r>
            </w:ins>
            <w:proofErr w:type="spellEnd"/>
          </w:p>
        </w:tc>
        <w:tc>
          <w:tcPr>
            <w:tcW w:w="0" w:type="auto"/>
            <w:tcPrChange w:id="835" w:author="Антон Смирнов" w:date="2023-05-24T11:00:00Z">
              <w:tcPr>
                <w:tcW w:w="0" w:type="auto"/>
              </w:tcPr>
            </w:tcPrChange>
          </w:tcPr>
          <w:p w14:paraId="4F4D6E7C" w14:textId="77777777" w:rsidR="005C4AD5" w:rsidRPr="000D0CED" w:rsidRDefault="00BF5734" w:rsidP="0020414D">
            <w:pPr>
              <w:pStyle w:val="Compact"/>
              <w:ind w:firstLine="0"/>
              <w:jc w:val="left"/>
              <w:rPr>
                <w:rPrChange w:id="836" w:author="Антон Смирнов" w:date="2023-05-24T14:07:00Z">
                  <w:rPr>
                    <w:lang w:val="ru-RU"/>
                  </w:rPr>
                </w:rPrChange>
              </w:rPr>
            </w:pPr>
            <w:r>
              <w:t>MHC</w:t>
            </w:r>
          </w:p>
        </w:tc>
        <w:tc>
          <w:tcPr>
            <w:tcW w:w="2653" w:type="dxa"/>
            <w:tcPrChange w:id="837" w:author="Антон Смирнов" w:date="2023-05-24T11:00:00Z">
              <w:tcPr>
                <w:tcW w:w="2864" w:type="dxa"/>
              </w:tcPr>
            </w:tcPrChange>
          </w:tcPr>
          <w:p w14:paraId="68946B7A" w14:textId="37D17FA4" w:rsidR="005C4AD5" w:rsidRPr="000D0CED" w:rsidRDefault="00BF5734">
            <w:pPr>
              <w:pStyle w:val="Compact"/>
              <w:ind w:hanging="1560"/>
              <w:jc w:val="left"/>
              <w:rPr>
                <w:rPrChange w:id="838" w:author="Антон Смирнов" w:date="2023-05-24T14:07:00Z">
                  <w:rPr>
                    <w:lang w:val="ru-RU"/>
                  </w:rPr>
                </w:rPrChange>
              </w:rPr>
              <w:pPrChange w:id="839" w:author="Антон Смирнов" w:date="2023-05-24T10:50:00Z">
                <w:pPr>
                  <w:pStyle w:val="Compact"/>
                  <w:ind w:firstLine="0"/>
                  <w:jc w:val="left"/>
                </w:pPr>
              </w:pPrChange>
            </w:pPr>
            <w:r>
              <w:t>IEDB</w:t>
            </w:r>
            <w:r w:rsidRPr="000D0CED">
              <w:rPr>
                <w:rPrChange w:id="840" w:author="Антон Смирнов" w:date="2023-05-24T14:07:00Z">
                  <w:rPr>
                    <w:lang w:val="ru-RU"/>
                  </w:rPr>
                </w:rPrChange>
              </w:rPr>
              <w:t xml:space="preserve">, </w:t>
            </w:r>
            <w:r>
              <w:t>MHC</w:t>
            </w:r>
            <w:ins w:id="841" w:author="Антон Смирнов" w:date="2023-05-24T10:53:00Z">
              <w:r w:rsidR="001F356C" w:rsidRPr="000D0CED">
                <w:rPr>
                  <w:rPrChange w:id="842" w:author="Антон Смирнов" w:date="2023-05-24T14:07:00Z">
                    <w:rPr>
                      <w:lang w:val="ru-RU"/>
                    </w:rPr>
                  </w:rPrChange>
                </w:rPr>
                <w:t xml:space="preserve"> </w:t>
              </w:r>
            </w:ins>
            <w:ins w:id="843" w:author="Антон Смирнов" w:date="2023-05-24T11:00:00Z">
              <w:r w:rsidR="007A0009">
                <w:t>IEDB,</w:t>
              </w:r>
            </w:ins>
            <w:ins w:id="844" w:author="Антон Смирнов" w:date="2023-05-24T11:01:00Z">
              <w:r w:rsidR="007A0009">
                <w:t xml:space="preserve"> </w:t>
              </w:r>
            </w:ins>
            <w:proofErr w:type="spellStart"/>
            <w:ins w:id="845" w:author="Антон Смирнов" w:date="2023-05-24T11:00:00Z">
              <w:r w:rsidR="007A0009">
                <w:t>MHC</w:t>
              </w:r>
            </w:ins>
            <w:r>
              <w:t>flurry</w:t>
            </w:r>
            <w:proofErr w:type="spellEnd"/>
          </w:p>
        </w:tc>
        <w:tc>
          <w:tcPr>
            <w:tcW w:w="1403" w:type="dxa"/>
            <w:tcPrChange w:id="846" w:author="Антон Смирнов" w:date="2023-05-24T11:00:00Z">
              <w:tcPr>
                <w:tcW w:w="2117" w:type="dxa"/>
                <w:gridSpan w:val="2"/>
              </w:tcPr>
            </w:tcPrChange>
          </w:tcPr>
          <w:p w14:paraId="20EC1EC2" w14:textId="6031253B" w:rsidR="005C4AD5" w:rsidRPr="000D0CED" w:rsidRDefault="0020414D" w:rsidP="0020414D">
            <w:pPr>
              <w:pStyle w:val="Compact"/>
              <w:ind w:firstLine="0"/>
              <w:jc w:val="left"/>
              <w:rPr>
                <w:rPrChange w:id="847" w:author="Антон Смирнов" w:date="2023-05-24T14:07:00Z">
                  <w:rPr>
                    <w:lang w:val="ru-RU"/>
                  </w:rPr>
                </w:rPrChange>
              </w:rPr>
            </w:pPr>
            <w:r>
              <w:t>ANN</w:t>
            </w:r>
          </w:p>
        </w:tc>
        <w:tc>
          <w:tcPr>
            <w:tcW w:w="1596" w:type="dxa"/>
            <w:tcPrChange w:id="848" w:author="Антон Смирнов" w:date="2023-05-24T11:00:00Z">
              <w:tcPr>
                <w:tcW w:w="0" w:type="auto"/>
              </w:tcPr>
            </w:tcPrChange>
          </w:tcPr>
          <w:p w14:paraId="1D64C07C" w14:textId="7CCF2AB0" w:rsidR="005C4AD5" w:rsidRPr="00033E83" w:rsidRDefault="00033E83">
            <w:pPr>
              <w:pStyle w:val="Compact"/>
              <w:jc w:val="left"/>
              <w:rPr>
                <w:lang w:val="ru-RU"/>
              </w:rPr>
            </w:pPr>
            <w:r>
              <w:rPr>
                <w:lang w:val="ru-RU"/>
              </w:rPr>
              <w:fldChar w:fldCharType="begin"/>
            </w:r>
            <w:r w:rsidRPr="000D0CED">
              <w:rPr>
                <w:rPrChange w:id="849" w:author="Антон Смирнов" w:date="2023-05-24T14:07:00Z">
                  <w:rPr>
                    <w:lang w:val="ru-RU"/>
                  </w:rPr>
                </w:rPrChange>
              </w:rPr>
              <w:instrText xml:space="preserve"> ADDIN ZOTERO_ITEM CSL_CITATION {"citationID":"eArT2pZA","properties":{"formattedCitation":"[93]","plainCitation":"[93]","noteIndex":0},"citationItems":[{"id":323,"uris":["http://zotero.org/users/10071278/items/P</w:instrText>
            </w:r>
            <w:r>
              <w:rPr>
                <w:lang w:val="ru-RU"/>
              </w:rPr>
              <w:instrText xml:space="preserve">QXAVDZQ"],"itemData":{"id":323,"type":"article-journal","abstract":"Background: Immunotherapy is an emerging approach in cancer treatment that activates the host immune system to destroy cancer cells expressing unique peptide signatures (neoepitopes). Administrations of cancer-specific neoepitopes in the form of synthetic peptide vaccine have been proven effective in both mouse models and human patients. Because only a tiny fraction of cancer-specific neoepitopes actually elicits immune response, selection of potent, immunogenic neoepitopes remains a challenging step in cancer vaccine development. A basic approach for immunogenicity prediction is based on the premise that effective neoepitope should bind with the Major Histocompatibility Complex (MHC) with high affinity.\nResults: In this study, we developed MHCSeqNet, an open-source deep learning model, which not only outperforms state-of-the-art predictors on both MHC binding affinity and MHC ligand peptidome datasets but also exhibits promising generalization to unseen MHC class I alleles. MHCSeqNet employed neural network architectures developed for natural language processing to model amino acid sequence representations of MHC allele and epitope peptide as sentences with amino acids as individual words. This consideration allows MHCSeqNet to accept new MHC alleles as well as peptides of any length.\nConclusions: The improved performance and the flexibility offered by MHCSeqNet should make it a valuable tool for screening effective neoepitopes in cancer vaccine development.","container-title":"BMC Bioinformatics","DOI":"10.1186/s12859-019-2892-4","ISSN":"1471-2105","issue":"1","journalAbbreviation":"BMC Bioinformatics","language":"en","page":"270","source":"DOI.org (Crossref)","title":"MHCSeqNet: a deep neural network model for universal MHC binding prediction","title-short":"MHCSeqNet","volume":"20","author":[{"family":"Phloyphisut","given":"Poomarin"},{"family":"Pornputtapong","given":"Natapol"},{"family":"Sriswasdi","given":"Sira"},{"family":"Chuangsuwanich","given":"Ekapol"}],"issued":{"date-parts":[["2019",12]]}}}],"schema":"https://github.com/citation-style-language/schema/raw/master/csl-citation.json"} </w:instrText>
            </w:r>
            <w:r>
              <w:rPr>
                <w:lang w:val="ru-RU"/>
              </w:rPr>
              <w:fldChar w:fldCharType="separate"/>
            </w:r>
            <w:r w:rsidRPr="00033E83">
              <w:rPr>
                <w:rFonts w:cs="Times New Roman"/>
              </w:rPr>
              <w:t>[93]</w:t>
            </w:r>
            <w:r>
              <w:rPr>
                <w:lang w:val="ru-RU"/>
              </w:rPr>
              <w:fldChar w:fldCharType="end"/>
            </w:r>
          </w:p>
        </w:tc>
      </w:tr>
    </w:tbl>
    <w:bookmarkEnd w:id="547"/>
    <w:p w14:paraId="533C097E" w14:textId="161BD045" w:rsidR="005C4AD5" w:rsidRPr="008C1E98" w:rsidRDefault="00BF5734">
      <w:pPr>
        <w:pStyle w:val="a0"/>
        <w:rPr>
          <w:lang w:val="ru-RU"/>
        </w:rPr>
      </w:pPr>
      <w:r w:rsidRPr="007A630F">
        <w:rPr>
          <w:lang w:val="ru-RU"/>
        </w:rPr>
        <w:t xml:space="preserve">Программы </w:t>
      </w:r>
      <w:proofErr w:type="spellStart"/>
      <w:r>
        <w:t>NetCTLpan</w:t>
      </w:r>
      <w:proofErr w:type="spellEnd"/>
      <w:r w:rsidRPr="007A630F">
        <w:rPr>
          <w:lang w:val="ru-RU"/>
        </w:rPr>
        <w:t xml:space="preserve"> и </w:t>
      </w:r>
      <w:proofErr w:type="spellStart"/>
      <w:r>
        <w:t>MHCflurry</w:t>
      </w:r>
      <w:proofErr w:type="spellEnd"/>
      <w:r w:rsidRPr="007A630F">
        <w:rPr>
          <w:lang w:val="ru-RU"/>
        </w:rPr>
        <w:t xml:space="preserve"> моделируют несколько этапов процессинга. </w:t>
      </w:r>
      <w:proofErr w:type="spellStart"/>
      <w:r>
        <w:t>MHCflurry</w:t>
      </w:r>
      <w:proofErr w:type="spellEnd"/>
      <w:r w:rsidRPr="007A630F">
        <w:rPr>
          <w:lang w:val="ru-RU"/>
        </w:rPr>
        <w:t xml:space="preserve"> состоит из двух моделей на основе нейронных сетей: по предсказанию процессинга и связыванию с МНС - результат </w:t>
      </w:r>
      <w:r w:rsidR="00BA0357" w:rsidRPr="007A630F">
        <w:rPr>
          <w:lang w:val="ru-RU"/>
        </w:rPr>
        <w:t>агрегирует</w:t>
      </w:r>
      <w:r w:rsidRPr="007A630F">
        <w:rPr>
          <w:lang w:val="ru-RU"/>
        </w:rPr>
        <w:t xml:space="preserve"> с помощью логистической регрессии</w:t>
      </w:r>
      <w:r w:rsidR="00BA0357" w:rsidRPr="0075779D">
        <w:rPr>
          <w:lang w:val="ru-RU"/>
        </w:rPr>
        <w:t xml:space="preserve"> </w:t>
      </w:r>
      <w:r w:rsidR="00BA0357">
        <w:rPr>
          <w:lang w:val="ru-RU"/>
        </w:rPr>
        <w:fldChar w:fldCharType="begin"/>
      </w:r>
      <w:r w:rsidR="00BA0357">
        <w:rPr>
          <w:lang w:val="ru-RU"/>
        </w:rPr>
        <w:instrText xml:space="preserve"> ADDIN ZOTERO_ITEM CSL_CITATION {"citationID":"43A60cgv","properties":{"formattedCitation":"[94]","plainCitation":"[94]","noteIndex":0},"citationItems":[{"id":91,"uris":["http://zotero.org/users/10071278/items/UE37RRUC"],"itemData":{"id":91,"type":"article-journal","abstract":"Computational prediction of the peptides presented on major histocompatibility complex (MHC) class I proteins is an important tool for studying T cell immunity. The data available to develop such predictors have expanded with the use of mass spectrometry to identify naturally presented MHC ligands. In addition to elucidating binding motifs, the identiﬁed ligands also reﬂect the antigen processing steps that occur prior to MHC binding. Here, we developed an integrated predictor of MHC class I presentation that combines new models for MHC class I binding and antigen processing. Considering only peptides ﬁrst predicted by the binding model to bind strongly to MHC, the antigen processing model is trained to discriminate published mass spectrometry-identiﬁed MHC class I ligands from unobserved peptides. The integrated model outperformed the two individual components as well as NetMHCpan 4.0 and MixMHCpred 2.0.2 on held-out mass spectrometry experiments. Our predictors are implemented in the open source MHCﬂurry package, version 2.0 (github.com/openvax/mhcﬂurry).","container-title":"Cell Systems","DOI":"10.1016/j.cels.2020.06.010","ISSN":"24054712","issue":"1","journalAbbreviation":"Cell Systems","language":"en","page":"42-48.e7","source":"DOI.org (Crossref)","title":"MHCflurry 2.0: Improved Pan-Allele Prediction of MHC Class I-Presented Peptides by Incorporating Antigen Processing","title-short":"MHCflurry 2.0","volume":"11","author":[{"family":"O’Donnell","given":"Timothy J."},{"family":"Rubinsteyn","given":"Alex"},{"family":"Laserson","given":"Uri"}],"issued":{"date-parts":[["2020",7]]}}}],"schema":"https://github.com/citation-style-language/schema/raw/master/csl-citation.json"} </w:instrText>
      </w:r>
      <w:r w:rsidR="00BA0357">
        <w:rPr>
          <w:lang w:val="ru-RU"/>
        </w:rPr>
        <w:fldChar w:fldCharType="separate"/>
      </w:r>
      <w:r w:rsidR="00BA0357" w:rsidRPr="00BA0357">
        <w:rPr>
          <w:rFonts w:cs="Times New Roman"/>
          <w:lang w:val="ru-RU"/>
        </w:rPr>
        <w:t>[94]</w:t>
      </w:r>
      <w:r w:rsidR="00BA0357">
        <w:rPr>
          <w:lang w:val="ru-RU"/>
        </w:rPr>
        <w:fldChar w:fldCharType="end"/>
      </w:r>
      <w:r w:rsidRPr="007A630F">
        <w:rPr>
          <w:lang w:val="ru-RU"/>
        </w:rPr>
        <w:t xml:space="preserve">. </w:t>
      </w:r>
      <w:proofErr w:type="spellStart"/>
      <w:r>
        <w:t>NetCTLpan</w:t>
      </w:r>
      <w:proofErr w:type="spellEnd"/>
      <w:r w:rsidRPr="007A630F">
        <w:rPr>
          <w:lang w:val="ru-RU"/>
        </w:rPr>
        <w:t xml:space="preserve"> предсказывает разрезание белков </w:t>
      </w:r>
      <w:r w:rsidR="00BA0357" w:rsidRPr="007A630F">
        <w:rPr>
          <w:lang w:val="ru-RU"/>
        </w:rPr>
        <w:t>проте</w:t>
      </w:r>
      <w:r w:rsidR="00BA0357">
        <w:rPr>
          <w:lang w:val="ru-RU"/>
        </w:rPr>
        <w:t>а</w:t>
      </w:r>
      <w:r w:rsidR="00BA0357" w:rsidRPr="007A630F">
        <w:rPr>
          <w:lang w:val="ru-RU"/>
        </w:rPr>
        <w:t>сомой</w:t>
      </w:r>
      <w:r w:rsidRPr="007A630F">
        <w:rPr>
          <w:lang w:val="ru-RU"/>
        </w:rPr>
        <w:t xml:space="preserve">, транспорт и связывание по отдельности </w:t>
      </w:r>
      <w:r w:rsidR="00BA0357">
        <w:rPr>
          <w:lang w:val="ru-RU"/>
        </w:rPr>
        <w:fldChar w:fldCharType="begin"/>
      </w:r>
      <w:r w:rsidR="00BA0357">
        <w:rPr>
          <w:lang w:val="ru-RU"/>
        </w:rPr>
        <w:instrText xml:space="preserve"> ADDIN ZOTERO_ITEM CSL_CITATION {"citationID":"vmj5yTyy","properties":{"formattedCitation":"[95]","plainCitation":"[95]","noteIndex":0},"citationItems":[{"id":95,"uris":["http://zotero.org/users/10071278/items/P8KAQD7Q"],"itemData":{"id":95,"type":"article-journal","container-title":"Immunogenetics","DOI":"10.1007/s00251-010-0441-4","ISSN":"0093-7711, 1432-1211","issue":"6","journalAbbreviation":"Immunogenetics","language":"en","page":"357-368","source":"DOI.org (Crossref)","title":"NetCTLpan: pan-specific MHC class I pathway epitope predictions","title-short":"NetCTLpan","volume":"62","author":[{"family":"Stranzl","given":"Thomas"},{"family":"Larsen","given":"Mette Voldby"},{"family":"Lundegaard","given":"Claus"},{"family":"Nielsen","given":"Morten"}],"issued":{"date-parts":[["2010",6]]}}}],"schema":"https://github.com/citation-style-language/schema/raw/master/csl-citation.json"} </w:instrText>
      </w:r>
      <w:r w:rsidR="00BA0357">
        <w:rPr>
          <w:lang w:val="ru-RU"/>
        </w:rPr>
        <w:fldChar w:fldCharType="separate"/>
      </w:r>
      <w:r w:rsidR="00BA0357" w:rsidRPr="00BA0357">
        <w:rPr>
          <w:rFonts w:cs="Times New Roman"/>
          <w:lang w:val="ru-RU"/>
        </w:rPr>
        <w:t>[95]</w:t>
      </w:r>
      <w:r w:rsidR="00BA0357">
        <w:rPr>
          <w:lang w:val="ru-RU"/>
        </w:rPr>
        <w:fldChar w:fldCharType="end"/>
      </w:r>
      <w:r w:rsidRPr="007A630F">
        <w:rPr>
          <w:lang w:val="ru-RU"/>
        </w:rPr>
        <w:t xml:space="preserve">. Эти методы являются пан-аллельными, то есть предсказывают результат для почти всего многообразия известных аллелей </w:t>
      </w:r>
      <w:r>
        <w:t>HLA</w:t>
      </w:r>
      <w:r w:rsidRPr="007A630F">
        <w:rPr>
          <w:lang w:val="ru-RU"/>
        </w:rPr>
        <w:t xml:space="preserve">. Это достигается путем особого подхода представления аллелей в виде </w:t>
      </w:r>
      <w:proofErr w:type="spellStart"/>
      <w:r w:rsidRPr="007A630F">
        <w:rPr>
          <w:lang w:val="ru-RU"/>
        </w:rPr>
        <w:t>псевдопоследовательности</w:t>
      </w:r>
      <w:proofErr w:type="spellEnd"/>
      <w:r w:rsidRPr="007A630F">
        <w:rPr>
          <w:lang w:val="ru-RU"/>
        </w:rPr>
        <w:t xml:space="preserve"> остатков, находящихся на расстоянии до 4 Å от пептидов длиной 9 аминокислот в любых репрезентативных структурах комплекса </w:t>
      </w:r>
      <w:r>
        <w:t>HLA</w:t>
      </w:r>
      <w:r w:rsidRPr="007A630F">
        <w:rPr>
          <w:lang w:val="ru-RU"/>
        </w:rPr>
        <w:t>-пептид</w:t>
      </w:r>
      <w:r w:rsidR="00BA0357" w:rsidRPr="0075779D">
        <w:rPr>
          <w:lang w:val="ru-RU"/>
        </w:rPr>
        <w:t xml:space="preserve"> </w:t>
      </w:r>
      <w:r w:rsidR="00BA0357">
        <w:rPr>
          <w:lang w:val="ru-RU"/>
        </w:rPr>
        <w:fldChar w:fldCharType="begin"/>
      </w:r>
      <w:r w:rsidR="00BA0357">
        <w:rPr>
          <w:lang w:val="ru-RU"/>
        </w:rPr>
        <w:instrText xml:space="preserve"> ADDIN ZOTERO_ITEM CSL_CITATION {"citationID":"nFWVcgkA","properties":{"formattedCitation":"[92]","plainCitation":"[92]","noteIndex":0},"citationItems":[{"id":322,"uris":["http://zotero.org/users/10071278/items/F5G9CRDB"],"itemData":{"id":322,"type":"article-journal","container-title":"PLoS ONE","DOI":"10.1371/journal.pone.0000796","ISSN":"1932-6203","issue":"8","journalAbbreviation":"PLoS ONE","language":"en","page":"e796","source":"DOI.org (Crossref)","title":"NetMHCpan, a Method for Quantitative Predictions of Peptide Binding to Any HLA-A and -B Locus Protein of Known Sequence","volume":"2","author":[{"family":"Nielsen","given":"Morten"},{"family":"Lundegaard","given":"Claus"},{"family":"Blicher","given":"Thomas"},{"family":"Lamberth","given":"Kasper"},{"family":"Harndahl","given":"Mikkel"},{"family":"Justesen","given":"Sune"},{"family":"Røder","given":"Gustav"},{"family":"Peters","given":"Bjoern"},{"family":"Sette","given":"Alessandro"},{"family":"Lund","given":"Ole"},{"family":"Buus","given":"Søren"}],"editor":[{"family":"Kallas","given":"Esper"}],"issued":{"date-parts":[["2007",8,29]]}}}],"schema":"https://github.com/citation-style-language/schema/raw/master/csl-citation.json"} </w:instrText>
      </w:r>
      <w:r w:rsidR="00BA0357">
        <w:rPr>
          <w:lang w:val="ru-RU"/>
        </w:rPr>
        <w:fldChar w:fldCharType="separate"/>
      </w:r>
      <w:r w:rsidR="00BA0357" w:rsidRPr="0075779D">
        <w:rPr>
          <w:rFonts w:cs="Times New Roman"/>
          <w:lang w:val="ru-RU"/>
        </w:rPr>
        <w:t>[92]</w:t>
      </w:r>
      <w:r w:rsidR="00BA0357">
        <w:rPr>
          <w:lang w:val="ru-RU"/>
        </w:rPr>
        <w:fldChar w:fldCharType="end"/>
      </w:r>
      <w:r w:rsidRPr="007A630F">
        <w:rPr>
          <w:lang w:val="ru-RU"/>
        </w:rPr>
        <w:t xml:space="preserve">. Активно ведется разработка пан-специфичных фреймворков для предсказания связывания пептидов с </w:t>
      </w:r>
      <w:r>
        <w:t>HLA</w:t>
      </w:r>
      <w:r w:rsidRPr="007A630F">
        <w:rPr>
          <w:lang w:val="ru-RU"/>
        </w:rPr>
        <w:t xml:space="preserve"> и все они основаны на нейронных сетях</w:t>
      </w:r>
      <w:r w:rsidR="00BA0357" w:rsidRPr="0075779D">
        <w:rPr>
          <w:lang w:val="ru-RU"/>
        </w:rPr>
        <w:t xml:space="preserve"> </w:t>
      </w:r>
      <w:r w:rsidR="00BA0357">
        <w:rPr>
          <w:lang w:val="ru-RU"/>
        </w:rPr>
        <w:fldChar w:fldCharType="begin"/>
      </w:r>
      <w:r w:rsidR="00BA0357">
        <w:rPr>
          <w:lang w:val="ru-RU"/>
        </w:rPr>
        <w:instrText xml:space="preserve"> ADDIN ZOTERO_ITEM CSL_CITATION {"citationID":"MThXxc9k","properties":{"formattedCitation":"[93, 96, 97]","plainCitation":"[93, 96, 97]","noteIndex":0},"citationItems":[{"id":323,"uris":["http://zotero.org/users/10071278/items/PQXAVDZQ"],"itemData":{"id":323,"type":"article-journal","abstract":"Background: Immunotherapy is an emerging approach in cancer treatment that activates the host immune system to destroy cancer cells expressing unique peptide signatures (neoepitopes). Administrations of cancer-specific neoepitopes in the form of synthetic peptide vaccine have been proven effective in both mouse models and human patients. Because only a tiny fraction of cancer-specific neoepitopes actually elicits immune response, selection of potent, immunogenic neoepitopes remains a challenging step in cancer vaccine development. A basic approach for immunogenicity prediction is based on the premise that effective neoepitope should bind with the Major Histocompatibility Complex (MHC) with high affinity.\nResults: In this study, we developed MHCSeqNet, an open-source deep learning model, which not only outperforms state-of-the-art predictors on both MHC binding affinity and MHC ligand peptidome datasets but also exhibits promising generalization to unseen MHC class I alleles. MHCSeqNet employed neural network architectures developed for natural language processing to model amino acid sequence representations of MHC allele and epitope peptide as sentences with amino acids as individual words. This consideration allows MHCSeqNet to accept new MHC alleles as well as peptides of any length.\nConclusions: The improved performance and the flexibility offered by MHCSeqNet should make it a valuable tool for screening effective neoepitopes in cancer vaccine development.","container-title":"BMC Bioinformatics","DOI":"10.1186/s12859-019-2892-4","ISSN":"1471-2105","issue":"1","journalAbbreviation":"BMC Bioinformatics","language":"en","page":"270","source":"DOI.org (Crossref)","title":"MHCSeqNet: a deep neural network model for universal MHC binding prediction","title-short":"MHCSeqNet","volume":"20","author":[{"family":"Phloyphisut","given":"Poomarin"},{"family":"Pornputtapong","given":"Natapol"},{"family":"Sriswasdi","given":"Sira"},{"family":"Chuangsuwanich","given":"Ekapol"}],"issued":{"date-parts":[["2019",12]]}}},{"id":85,"uris":["http://zotero.org/users/10071278/items/8BXU3C8D"],"itemData":{"id":85,"type":"article-journal","abstract":"Neoantigens play important roles in cancer immunotherapy. Current methods used for neoantigen prediction focus on the binding between human leukocyte antigens (HLAs) and peptides, which is insufﬁcient for high-conﬁdence neoantigen prediction. In this study, we apply deep learning techniques to predict neoantigens considering both the possibility of HLA-peptide binding (binding model) and the potential immunogenicity (immunogenicity model) of the peptide-HLA complex (pHLA). The binding model achieves comparable performance with other well-acknowledged tools on the latest Immune Epitope Database (IEDB) benchmark datasets and an independent mass spectrometry (MS) dataset. The immunogenicity model could signiﬁcantly improve the prediction precision of neoantigens. The further application of our method to the mutations with pre-existing T-cell responses indicating its feasibility in clinical application. DeepHLApan is freely available at https://github.com/jiujiezz/deephlapan and http:// biopharm.zju.edu.cn/deephlapan.","container-title":"Frontiers in Immunology","DOI":"10.3389/fimmu.2019.02559","ISSN":"1664-3224","journalAbbreviation":"Front. Immunol.","language":"en","page":"2559","source":"DOI.org (Crossref)","title":"DeepHLApan: A Deep Learning Approach for Neoantigen Prediction Considering Both HLA-Peptide Binding and Immunogenicity","title-short":"DeepHLApan","volume":"10","author":[{"family":"Wu","given":"Jingcheng"},{"family":"Wang","given":"Wenzhe"},{"family":"Zhang","given":"Jiucheng"},{"family":"Zhou","given":"Binbin"},{"family":"Zhao","given":"Wenyi"},{"family":"Su","given":"Zhixi"},{"family":"Gu","given":"Xun"},{"family":"Wu","given":"Jian"},{"family":"Zhou","given":"Zhan"},{"family":"Chen","given":"Shuqing"}],"issued":{"date-parts":[["2019",11,1]]}}},{"id":321,"uris":["http://zotero.org/users/10071278/items/S3XX5XJV"],"itemData":{"id":321,"type":"article-journal","container-title":"Molecular &amp; Cellular Proteomics","DOI":"10.1074/mcp.TIR119.001658","ISSN":"15359476","issue":"12","journalAbbreviation":"Molecular &amp; Cellular Proteomics","language":"en","page":"2459-2477","source":"DOI.org (Crossref)","title":"NNAlign_MA; MHC Peptidome Deconvolution for Accurate MHC Binding Motif Characterization and Improved T-cell Epitope Predictions","volume":"18","author":[{"family":"Alvarez","given":"Bruno"},{"family":"Reynisson","given":"Birkir"},{"family":"Barra","given":"Carolina"},{"family":"Buus","given":"Søren"},{"family":"Ternette","given":"Nicola"},{"family":"Connelley","given":"Tim"},{"family":"Andreatta","given":"Massimo"},{"family":"Nielsen","given":"Morten"}],"issued":{"date-parts":[["2019",12]]}}}],"schema":"https://github.com/citation-style-language/schema/raw/master/csl-citation.json"} </w:instrText>
      </w:r>
      <w:r w:rsidR="00BA0357">
        <w:rPr>
          <w:lang w:val="ru-RU"/>
        </w:rPr>
        <w:fldChar w:fldCharType="separate"/>
      </w:r>
      <w:r w:rsidR="00BA0357" w:rsidRPr="0075779D">
        <w:rPr>
          <w:rFonts w:cs="Times New Roman"/>
          <w:lang w:val="ru-RU"/>
        </w:rPr>
        <w:t>[93, 96, 97]</w:t>
      </w:r>
      <w:r w:rsidR="00BA0357">
        <w:rPr>
          <w:lang w:val="ru-RU"/>
        </w:rPr>
        <w:fldChar w:fldCharType="end"/>
      </w:r>
      <w:r w:rsidRPr="007A630F">
        <w:rPr>
          <w:lang w:val="ru-RU"/>
        </w:rPr>
        <w:t xml:space="preserve">. Современные методы предсказания связывания пептида с МНС имеют высокий </w:t>
      </w:r>
      <w:r>
        <w:t>AUC</w:t>
      </w:r>
      <w:r w:rsidRPr="007A630F">
        <w:rPr>
          <w:lang w:val="ru-RU"/>
        </w:rPr>
        <w:t xml:space="preserve"> </w:t>
      </w:r>
      <w:r>
        <w:t>ROC</w:t>
      </w:r>
      <w:r w:rsidRPr="007A630F">
        <w:rPr>
          <w:lang w:val="ru-RU"/>
        </w:rPr>
        <w:t xml:space="preserve">, больше 0,95, однако предсказания ограничены </w:t>
      </w:r>
      <w:r w:rsidR="00297BAA">
        <w:rPr>
          <w:lang w:val="ru-RU"/>
        </w:rPr>
        <w:t xml:space="preserve">определенными аллелями </w:t>
      </w:r>
      <w:r w:rsidR="00297BAA">
        <w:t>MHC</w:t>
      </w:r>
      <w:r w:rsidR="00297BAA">
        <w:rPr>
          <w:lang w:val="ru-RU"/>
        </w:rPr>
        <w:t xml:space="preserve">, а также </w:t>
      </w:r>
      <w:r w:rsidRPr="007A630F">
        <w:rPr>
          <w:lang w:val="ru-RU"/>
        </w:rPr>
        <w:t>какой-то конкретной длиной пептида, чаще в 9 аминокислот</w:t>
      </w:r>
      <w:r w:rsidR="00BA0357" w:rsidRPr="0075779D">
        <w:rPr>
          <w:lang w:val="ru-RU"/>
        </w:rPr>
        <w:t xml:space="preserve"> </w:t>
      </w:r>
      <w:r w:rsidR="00BA0357">
        <w:rPr>
          <w:lang w:val="ru-RU"/>
        </w:rPr>
        <w:fldChar w:fldCharType="begin"/>
      </w:r>
      <w:r w:rsidR="00BA0357">
        <w:rPr>
          <w:lang w:val="ru-RU"/>
        </w:rPr>
        <w:instrText xml:space="preserve"> ADDIN ZOTERO_ITEM CSL_CITATION {"citationID":"8IX0ypMO","properties":{"formattedCitation":"[98, 99]","plainCitation":"[98, 99]","noteIndex":0},"citationItems":[{"id":319,"uris":["http://zotero.org/users/10071278/items/SNHQ4ITU"],"itemData":{"id":319,"type":"article-journal","container-title":"PLOS Computational Biology","DOI":"10.1371/journal.pcbi.1007757","ISSN":"1553-7358","issue":"5","journalAbbreviation":"PLoS Comput Biol","language":"en","page":"e1007757","source":"DOI.org (Crossref)","title":"Benchmarking predictions of MHC class I restricted T cell epitopes in a comprehensively studied model system","volume":"16","author":[{"family":"Paul","given":"Sinu"},{"family":"Croft","given":"Nathan P."},{"family":"Purcell","given":"Anthony W."},{"family":"Tscharke","given":"David C."},{"family":"Sette","given":"Alessandro"},{"family":"Nielsen","given":"Morten"},{"family":"Peters","given":"Bjoern"}],"editor":[{"family":"Mettu","given":"Ramgopal"}],"issued":{"date-parts":[["2020",5,26]]}}},{"id":318,"uris":["http://zotero.org/users/10071278/items/F8Y76D8Z"],"itemData":{"id":318,"type":"article-journal","abstract":"Abstract\n            Human leukocyte antigen class I (HLA-I) molecules are encoded by major histocompatibility complex (MHC) class I loci in humans. The binding and interaction between HLA-I molecules and intracellular peptides derived from a variety of proteolytic mechanisms play a crucial role in subsequent T-cell recognition of target cells and the specificity of the immune response. In this context, tools that predict the likelihood for a peptide to bind to specific HLA class I allotypes are important for selecting the most promising antigenic targets for immunotherapy. In this article, we comprehensively review a variety of currently available tools for predicting the binding of peptides to a selection of HLA-I allomorphs. Specifically, we compare their calculation methods for the prediction score, employed algorithms, evaluation strategies and software functionalities. In addition, we have evaluated the prediction performance of the reviewed tools based on an independent validation data set, containing 21 101 experimentally verified ligands across 19 HLA-I allotypes. The benchmarking results show that MixMHCpred 2.0.1 achieves the best performance for predicting peptides binding to most of the HLA-I allomorphs studied, while NetMHCpan 4.0 and NetMHCcons 1.1 outperform the other machine learning-based and consensus-based tools, respectively. Importantly, it should be noted that a peptide predicted with a higher binding score for a specific HLA allotype does not necessarily imply it will be immunogenic. That said, peptide-binding predictors are still very useful in that they can help to significantly reduce the large number of epitope candidates that need to be experimentally verified. Several other factors, including susceptibility to proteasome cleavage, peptide transport into the endoplasmic reticulum and T-cell receptor repertoire, also contribute to the immunogenicity of peptide antigens, and some of them can be considered by some predictors. Therefore, integrating features derived from these additional factors together with HLA-binding properties by using machine-learning algorithms may increase the prediction accuracy of immunogenic peptides. As such, we anticipate that this review and benchmarking survey will assist researchers in selecting appropriate prediction tools that best suit their purposes and provide useful guidelines for the development of improved antigen predictors in the future.","container-title":"Briefings in Bioinformatics","DOI":"10.1093/bib/bbz051","ISSN":"1477-4054","issue":"4","language":"en","page":"1119-1135","source":"DOI.org (Crossref)","title":"A comprehensive review and performance evaluation of bioinformatics tools for HLA class I peptide-binding prediction","volume":"21","author":[{"family":"Mei","given":"Shutao"},{"family":"Li","given":"Fuyi"},{"family":"Leier","given":"André"},{"family":"Marquez-Lago","given":"Tatiana T"},{"family":"Giam","given":"Kailin"},{"family":"Croft","given":"Nathan P"},{"family":"Akutsu","given":"Tatsuya"},{"family":"Smith","given":"A Ian"},{"family":"Li","given":"Jian"},{"family":"Rossjohn","given":"Jamie"},{"family":"Purcell","given":"Anthony W"},{"family":"Song","given":"Jiangning"}],"issued":{"date-parts":[["2020",7,15]]}}}],"schema":"https://github.com/citation-style-language/schema/raw/master/csl-citation.json"} </w:instrText>
      </w:r>
      <w:r w:rsidR="00BA0357">
        <w:rPr>
          <w:lang w:val="ru-RU"/>
        </w:rPr>
        <w:fldChar w:fldCharType="separate"/>
      </w:r>
      <w:r w:rsidR="00BA0357" w:rsidRPr="0075779D">
        <w:rPr>
          <w:rFonts w:cs="Times New Roman"/>
          <w:lang w:val="ru-RU"/>
        </w:rPr>
        <w:t>[98, 99]</w:t>
      </w:r>
      <w:r w:rsidR="00BA0357">
        <w:rPr>
          <w:lang w:val="ru-RU"/>
        </w:rPr>
        <w:fldChar w:fldCharType="end"/>
      </w:r>
      <w:r w:rsidRPr="007A630F">
        <w:rPr>
          <w:lang w:val="ru-RU"/>
        </w:rPr>
        <w:t>.</w:t>
      </w:r>
      <w:r w:rsidR="008C1E98">
        <w:rPr>
          <w:lang w:val="ru-RU"/>
        </w:rPr>
        <w:t xml:space="preserve"> Следует отметить, что в современных работах моделируют расщепление белков протеасомой и связывание пептидов с </w:t>
      </w:r>
      <w:r w:rsidR="008C1E98">
        <w:t>MHC</w:t>
      </w:r>
      <w:r w:rsidR="008C1E98" w:rsidRPr="0075779D">
        <w:rPr>
          <w:lang w:val="ru-RU"/>
        </w:rPr>
        <w:t xml:space="preserve">. </w:t>
      </w:r>
      <w:r w:rsidR="008C1E98">
        <w:rPr>
          <w:lang w:val="ru-RU"/>
        </w:rPr>
        <w:t xml:space="preserve">Активность по отношению к </w:t>
      </w:r>
      <w:r w:rsidR="008C1E98">
        <w:t>TAP</w:t>
      </w:r>
      <w:r w:rsidR="008C1E98" w:rsidRPr="0075779D">
        <w:rPr>
          <w:lang w:val="ru-RU"/>
        </w:rPr>
        <w:t xml:space="preserve"> </w:t>
      </w:r>
      <w:r w:rsidR="008C1E98">
        <w:rPr>
          <w:lang w:val="ru-RU"/>
        </w:rPr>
        <w:t>транспортеру не является главным направлением моделирования из-за недостатка данных и трудоемкости экспериментов, в которых их получают.</w:t>
      </w:r>
    </w:p>
    <w:p w14:paraId="65FC6059" w14:textId="182476CB" w:rsidR="009C1349" w:rsidRDefault="009C1349" w:rsidP="007050C1">
      <w:pPr>
        <w:pStyle w:val="1"/>
        <w:rPr>
          <w:sz w:val="28"/>
          <w:lang w:val="ru-RU"/>
        </w:rPr>
      </w:pPr>
      <w:bookmarkStart w:id="850" w:name="_Toc135824373"/>
      <w:bookmarkStart w:id="851" w:name="концептуальная-схема-модели"/>
      <w:bookmarkEnd w:id="535"/>
      <w:r>
        <w:rPr>
          <w:sz w:val="28"/>
          <w:lang w:val="ru-RU"/>
        </w:rPr>
        <w:lastRenderedPageBreak/>
        <w:t xml:space="preserve">Глава </w:t>
      </w:r>
      <w:r w:rsidR="00297BAA" w:rsidRPr="0075779D">
        <w:rPr>
          <w:sz w:val="28"/>
          <w:lang w:val="ru-RU"/>
        </w:rPr>
        <w:t>2. Материалы и методы</w:t>
      </w:r>
      <w:bookmarkEnd w:id="850"/>
    </w:p>
    <w:p w14:paraId="49EDFAAD" w14:textId="5707C642" w:rsidR="007050C1" w:rsidRDefault="007050C1" w:rsidP="007050C1">
      <w:pPr>
        <w:pStyle w:val="2"/>
        <w:rPr>
          <w:lang w:val="ru-RU"/>
        </w:rPr>
      </w:pPr>
      <w:bookmarkStart w:id="852" w:name="_Toc135824374"/>
      <w:r>
        <w:rPr>
          <w:lang w:val="ru-RU"/>
        </w:rPr>
        <w:t>2.1 Источники данных для моделирования</w:t>
      </w:r>
      <w:bookmarkEnd w:id="852"/>
    </w:p>
    <w:p w14:paraId="604DB8DA" w14:textId="2FDF7268" w:rsidR="00005FA4" w:rsidRPr="0075779D" w:rsidRDefault="00005FA4" w:rsidP="0075779D">
      <w:pPr>
        <w:pStyle w:val="a0"/>
        <w:rPr>
          <w:lang w:val="ru-RU"/>
        </w:rPr>
      </w:pPr>
      <w:r>
        <w:rPr>
          <w:lang w:val="ru-RU"/>
        </w:rPr>
        <w:t>Данные для моделирования были извлечены из открытых источников: опубликованных баз данных и статей из рецензируемых журналов.</w:t>
      </w:r>
      <w:r w:rsidR="00D3406F">
        <w:rPr>
          <w:lang w:val="ru-RU"/>
        </w:rPr>
        <w:t xml:space="preserve"> Отфильтрованные таблицы сохранялись в </w:t>
      </w:r>
      <w:r w:rsidR="00D3406F">
        <w:t>csv</w:t>
      </w:r>
      <w:r w:rsidR="00D3406F" w:rsidRPr="0075779D">
        <w:rPr>
          <w:lang w:val="ru-RU"/>
        </w:rPr>
        <w:t xml:space="preserve"> (</w:t>
      </w:r>
      <w:r w:rsidR="00D3406F">
        <w:t>comma</w:t>
      </w:r>
      <w:r w:rsidR="00D3406F" w:rsidRPr="0075779D">
        <w:rPr>
          <w:lang w:val="ru-RU"/>
        </w:rPr>
        <w:t>-</w:t>
      </w:r>
      <w:r w:rsidR="00D3406F">
        <w:t>separated</w:t>
      </w:r>
      <w:r w:rsidR="00D3406F" w:rsidRPr="0075779D">
        <w:rPr>
          <w:lang w:val="ru-RU"/>
        </w:rPr>
        <w:t xml:space="preserve"> </w:t>
      </w:r>
      <w:r w:rsidR="00D3406F">
        <w:t>values</w:t>
      </w:r>
      <w:r w:rsidR="00D3406F" w:rsidRPr="0075779D">
        <w:rPr>
          <w:lang w:val="ru-RU"/>
        </w:rPr>
        <w:t xml:space="preserve">) </w:t>
      </w:r>
      <w:r w:rsidR="00D3406F">
        <w:rPr>
          <w:lang w:val="ru-RU"/>
        </w:rPr>
        <w:t>формате.</w:t>
      </w:r>
    </w:p>
    <w:p w14:paraId="034985A2" w14:textId="4FC03118" w:rsidR="007050C1" w:rsidRDefault="007050C1" w:rsidP="007050C1">
      <w:pPr>
        <w:pStyle w:val="3"/>
        <w:rPr>
          <w:lang w:val="ru-RU"/>
        </w:rPr>
      </w:pPr>
      <w:bookmarkStart w:id="853" w:name="_Toc135824375"/>
      <w:r>
        <w:rPr>
          <w:lang w:val="ru-RU"/>
        </w:rPr>
        <w:t xml:space="preserve">2.1.1. Модель </w:t>
      </w:r>
      <w:r w:rsidR="00BA77E2">
        <w:rPr>
          <w:lang w:val="ru-RU"/>
        </w:rPr>
        <w:t xml:space="preserve">прогноза сайтов расщепления </w:t>
      </w:r>
      <w:r>
        <w:rPr>
          <w:lang w:val="ru-RU"/>
        </w:rPr>
        <w:t>протеасом</w:t>
      </w:r>
      <w:r w:rsidR="00BA77E2">
        <w:rPr>
          <w:lang w:val="ru-RU"/>
        </w:rPr>
        <w:t>ой</w:t>
      </w:r>
      <w:bookmarkEnd w:id="853"/>
    </w:p>
    <w:p w14:paraId="64359518" w14:textId="6295DB93" w:rsidR="007050C1" w:rsidRDefault="009508F2" w:rsidP="007050C1">
      <w:pPr>
        <w:pStyle w:val="a0"/>
        <w:rPr>
          <w:lang w:val="ru-RU"/>
        </w:rPr>
      </w:pPr>
      <w:r>
        <w:rPr>
          <w:lang w:val="ru-RU"/>
        </w:rPr>
        <w:t xml:space="preserve">Для моделей протеасомы существуют два типа данных: </w:t>
      </w:r>
      <w:r w:rsidRPr="0075779D">
        <w:rPr>
          <w:i/>
          <w:iCs/>
        </w:rPr>
        <w:t>in</w:t>
      </w:r>
      <w:r w:rsidRPr="0075779D">
        <w:rPr>
          <w:i/>
          <w:iCs/>
          <w:lang w:val="ru-RU"/>
        </w:rPr>
        <w:t xml:space="preserve"> </w:t>
      </w:r>
      <w:r w:rsidRPr="0075779D">
        <w:rPr>
          <w:i/>
          <w:iCs/>
        </w:rPr>
        <w:t>vitro</w:t>
      </w:r>
      <w:r>
        <w:rPr>
          <w:lang w:val="ru-RU"/>
        </w:rPr>
        <w:t xml:space="preserve"> эксперименты и</w:t>
      </w:r>
      <w:r w:rsidRPr="0075779D">
        <w:rPr>
          <w:lang w:val="ru-RU"/>
        </w:rPr>
        <w:t xml:space="preserve"> </w:t>
      </w:r>
      <w:r w:rsidRPr="0075779D">
        <w:rPr>
          <w:i/>
          <w:iCs/>
        </w:rPr>
        <w:t>in</w:t>
      </w:r>
      <w:r w:rsidRPr="0075779D">
        <w:rPr>
          <w:i/>
          <w:iCs/>
          <w:lang w:val="ru-RU"/>
        </w:rPr>
        <w:t xml:space="preserve"> </w:t>
      </w:r>
      <w:r w:rsidRPr="0075779D">
        <w:rPr>
          <w:i/>
          <w:iCs/>
        </w:rPr>
        <w:t>vivo</w:t>
      </w:r>
      <w:r>
        <w:rPr>
          <w:lang w:val="ru-RU"/>
        </w:rPr>
        <w:t xml:space="preserve"> эксперименты. Эксперимент </w:t>
      </w:r>
      <w:r w:rsidRPr="0075779D">
        <w:rPr>
          <w:i/>
          <w:iCs/>
        </w:rPr>
        <w:t>in</w:t>
      </w:r>
      <w:r w:rsidRPr="0075779D">
        <w:rPr>
          <w:i/>
          <w:iCs/>
          <w:lang w:val="ru-RU"/>
        </w:rPr>
        <w:t xml:space="preserve"> </w:t>
      </w:r>
      <w:r w:rsidRPr="0075779D">
        <w:rPr>
          <w:i/>
          <w:iCs/>
        </w:rPr>
        <w:t>vitro</w:t>
      </w:r>
      <w:r w:rsidRPr="0075779D">
        <w:rPr>
          <w:lang w:val="ru-RU"/>
        </w:rPr>
        <w:t xml:space="preserve"> </w:t>
      </w:r>
      <w:r>
        <w:rPr>
          <w:lang w:val="ru-RU"/>
        </w:rPr>
        <w:t xml:space="preserve">заключается </w:t>
      </w:r>
      <w:r w:rsidR="008C1E98">
        <w:rPr>
          <w:lang w:val="ru-RU"/>
        </w:rPr>
        <w:t>в инкубировании</w:t>
      </w:r>
      <w:r>
        <w:rPr>
          <w:lang w:val="ru-RU"/>
        </w:rPr>
        <w:t xml:space="preserve"> небольших, длиной в 20-30 аминокислотных остатков, фрагментов белков с каталитическим ядром протеасомы или с цельной протеасомой в пробирке несколько часов и в определении получившихся пептидов методами масс-спектрометрии.</w:t>
      </w:r>
      <w:r w:rsidR="008C1E98">
        <w:rPr>
          <w:lang w:val="ru-RU"/>
        </w:rPr>
        <w:t xml:space="preserve"> Эксперимент </w:t>
      </w:r>
      <w:r w:rsidR="008C1E98">
        <w:rPr>
          <w:i/>
          <w:iCs/>
        </w:rPr>
        <w:t>in</w:t>
      </w:r>
      <w:r w:rsidR="008C1E98" w:rsidRPr="0075779D">
        <w:rPr>
          <w:i/>
          <w:iCs/>
          <w:lang w:val="ru-RU"/>
        </w:rPr>
        <w:t xml:space="preserve"> </w:t>
      </w:r>
      <w:r w:rsidR="008C1E98">
        <w:rPr>
          <w:i/>
          <w:iCs/>
        </w:rPr>
        <w:t>vivo</w:t>
      </w:r>
      <w:r w:rsidR="008C1E98" w:rsidRPr="0075779D">
        <w:rPr>
          <w:lang w:val="ru-RU"/>
        </w:rPr>
        <w:t xml:space="preserve"> </w:t>
      </w:r>
      <w:r w:rsidR="008C1E98">
        <w:rPr>
          <w:lang w:val="ru-RU"/>
        </w:rPr>
        <w:t xml:space="preserve">заключается в элюировании комплексов пептид-МНС с поверхности ЦПМ живых клеток и определении </w:t>
      </w:r>
      <w:proofErr w:type="spellStart"/>
      <w:r w:rsidR="008C1E98">
        <w:rPr>
          <w:lang w:val="ru-RU"/>
        </w:rPr>
        <w:t>аллеля</w:t>
      </w:r>
      <w:proofErr w:type="spellEnd"/>
      <w:r w:rsidR="008C1E98">
        <w:rPr>
          <w:lang w:val="ru-RU"/>
        </w:rPr>
        <w:t xml:space="preserve"> МНС и последовательности пептида методами масс-спектрометрии.</w:t>
      </w:r>
      <w:r w:rsidR="00E159B8">
        <w:rPr>
          <w:lang w:val="ru-RU"/>
        </w:rPr>
        <w:t xml:space="preserve"> Для обучения</w:t>
      </w:r>
      <w:r w:rsidR="00AF0B2E">
        <w:rPr>
          <w:lang w:val="ru-RU"/>
        </w:rPr>
        <w:t xml:space="preserve"> и валидации</w:t>
      </w:r>
      <w:r w:rsidR="00E159B8">
        <w:rPr>
          <w:lang w:val="ru-RU"/>
        </w:rPr>
        <w:t xml:space="preserve"> моделей </w:t>
      </w:r>
      <w:r w:rsidR="00E159B8" w:rsidRPr="00BB51BC">
        <w:rPr>
          <w:i/>
          <w:iCs/>
        </w:rPr>
        <w:t>in</w:t>
      </w:r>
      <w:r w:rsidR="00E159B8" w:rsidRPr="00BB51BC">
        <w:rPr>
          <w:i/>
          <w:iCs/>
          <w:lang w:val="ru-RU"/>
        </w:rPr>
        <w:t xml:space="preserve"> </w:t>
      </w:r>
      <w:r w:rsidR="00E159B8" w:rsidRPr="00BB51BC">
        <w:rPr>
          <w:i/>
          <w:iCs/>
        </w:rPr>
        <w:t>vitro</w:t>
      </w:r>
      <w:r w:rsidR="00E159B8">
        <w:rPr>
          <w:i/>
          <w:iCs/>
          <w:lang w:val="ru-RU"/>
        </w:rPr>
        <w:t xml:space="preserve"> </w:t>
      </w:r>
      <w:r w:rsidR="00E159B8">
        <w:rPr>
          <w:lang w:val="ru-RU"/>
        </w:rPr>
        <w:t xml:space="preserve">была использована БД </w:t>
      </w:r>
      <w:proofErr w:type="spellStart"/>
      <w:r w:rsidR="00E159B8">
        <w:t>InvitroSPI</w:t>
      </w:r>
      <w:proofErr w:type="spellEnd"/>
      <w:r w:rsidR="00E159B8" w:rsidRPr="0075779D">
        <w:rPr>
          <w:lang w:val="ru-RU"/>
        </w:rPr>
        <w:t xml:space="preserve"> </w:t>
      </w:r>
      <w:r w:rsidR="00E159B8">
        <w:fldChar w:fldCharType="begin"/>
      </w:r>
      <w:r w:rsidR="00E159B8">
        <w:rPr>
          <w:lang w:val="ru-RU"/>
        </w:rPr>
        <w:instrText xml:space="preserve"> ADDIN ZOTERO_ITEM CSL_CITATION {"citationID":"5eCG958M","properties":{"formattedCitation":"[73]","plainCitation":"[73]","noteIndex":0},"citationItems":[{"id":338,"uris":["http://zotero.org/users/10071278/items/9P8RQZYA"],"itemData":{"id":338,"type":"article-journal","abstract":"Abstract\n            \n              Noncanonical epitopes presented by Human Leucocyte Antigen class I (HLA-I) complexes to CD8\n              +\n              T cells attracted the spotlight in the research of novel immunotherapies against cancer, infection and autoimmunity. Proteasomes, which are the main producers of HLA-I-bound antigenic peptides, can catalyze both peptide hydrolysis and peptide splicing. The prediction of proteasome-generated spliced peptides is an objective that still requires a reliable (and large) database of non-spliced and spliced peptides produced by these proteases. Here, we present an extended database of proteasome-generated spliced and non-spliced peptides, which was obtained by analyzing\n              in vitro\n              digestions of 80 unique synthetic polypeptide substrates, measured by different mass spectrometers. Peptides were identified through invitroSPI method, which was validated through\n              in silico\n              and\n              in vitro\n              strategies. The peptide product database contains 16,631 unique peptide products (5,493 non-spliced, 6,453\n              cis\n              -spliced and 4,685\n              trans\n              -spliced peptide products), and a substrate sequence variety that is a valuable source for predictors of proteasome-catalyzed peptide hydrolysis and splicing. Potential artefacts and skewed results due to different identification and analysis strategies are discussed.","container-title":"Scientific Data","DOI":"10.1038/s41597-022-01890-6","ISSN":"2052-4463","issue":"1","journalAbbreviation":"Sci Data","language":"en","page":"18","source":"DOI.org (Crossref)","title":"InvitroSPI and a large database of proteasome-generated spliced and non-spliced peptides","volume":"10","author":[{"family":"Roetschke","given":"Hanna P."},{"family":"Rodriguez-Hernandez","given":"Guillermo"},{"family":"Cormican","given":"John A."},{"family":"Yang","given":"Xiaoping"},{"family":"Lynham","given":"Steven"},{"family":"Mishto","given":"Michele"},{"family":"Liepe","given":"Juliane"}],"issued":{"date-parts":[["2023",1,10]]}}}],"schema":"https://github.com/citation-style-language/schema/raw/master/csl-citation.json"} </w:instrText>
      </w:r>
      <w:r w:rsidR="00E159B8">
        <w:fldChar w:fldCharType="separate"/>
      </w:r>
      <w:r w:rsidR="00E159B8" w:rsidRPr="00E159B8">
        <w:rPr>
          <w:rFonts w:cs="Times New Roman"/>
          <w:lang w:val="ru-RU"/>
        </w:rPr>
        <w:t>[73]</w:t>
      </w:r>
      <w:r w:rsidR="00E159B8">
        <w:fldChar w:fldCharType="end"/>
      </w:r>
      <w:r w:rsidR="00E159B8" w:rsidRPr="0075779D">
        <w:rPr>
          <w:lang w:val="ru-RU"/>
        </w:rPr>
        <w:t xml:space="preserve">, </w:t>
      </w:r>
      <w:r w:rsidR="00E159B8">
        <w:rPr>
          <w:lang w:val="ru-RU"/>
        </w:rPr>
        <w:t xml:space="preserve">дополненная обучающей выборкой программы </w:t>
      </w:r>
      <w:proofErr w:type="spellStart"/>
      <w:r w:rsidR="00E159B8">
        <w:t>pepsickle</w:t>
      </w:r>
      <w:proofErr w:type="spellEnd"/>
      <w:r w:rsidR="00E159B8" w:rsidRPr="0075779D">
        <w:rPr>
          <w:lang w:val="ru-RU"/>
        </w:rPr>
        <w:t xml:space="preserve"> </w:t>
      </w:r>
      <w:r w:rsidR="00E159B8">
        <w:fldChar w:fldCharType="begin"/>
      </w:r>
      <w:r w:rsidR="00E159B8">
        <w:rPr>
          <w:lang w:val="ru-RU"/>
        </w:rPr>
        <w:instrText xml:space="preserve"> ADDIN ZOTERO_ITEM CSL_CITATION {"citationID":"oduz0XmP","properties":{"formattedCitation":"[100]","plainCitation":"[100]","noteIndex":0},"citationItems":[{"id":606,"uris":["http://zotero.org/users/10071278/items/J83SAVDS"],"itemData":{"id":606,"type":"article-journal","abstract":"Abstract\n            \n              Motivation\n              Proteasomal cleavage is a key component in protein turnover, as well as antigen processing and presentation. Although tools for proteasomal cleavage prediction are available, they vary widely in their performance, options and availability.\n            \n            \n              Results\n              Herein, we present pepsickle, an open-source tool for proteasomal cleavage prediction with better in vivo prediction performance (area under the curve) and computational speed than current models available in the field and with the ability to predict sites based on both constitutive and immunoproteasome profiles. Post hoc filtering of predicted patient neoepitopes using pepsickle significantly enriches for immune-responsive epitopes and may improve current epitope prediction and vaccine development pipelines.\n            \n            \n              Availability and implementation\n              pepsickle is open source and available at https://github.com/pdxgx/pepsickle.\n            \n            \n              Supplementary information\n              Supplementary data are available at Bioinformatics online.","container-title":"Bioinformatics","DOI":"10.1093/bioinformatics/btab628","ISSN":"1367-4803, 1367-4811","issue":"21","language":"en","page":"3723-3733","source":"DOI.org (Crossref)","title":"pepsickle rapidly and accurately predicts proteasomal cleavage sites for improved neoantigen identification","volume":"37","author":[{"family":"Weeder","given":"Benjamin R"},{"family":"Wood","given":"Mary A"},{"family":"Li","given":"Ellysia"},{"family":"Nellore","given":"Abhinav"},{"family":"Thompson","given":"Reid F"}],"editor":[{"family":"Valencia","given":"Alfonso"}],"issued":{"date-parts":[["2021",11,5]]}}}],"schema":"https://github.com/citation-style-language/schema/raw/master/csl-citation.json"} </w:instrText>
      </w:r>
      <w:r w:rsidR="00E159B8">
        <w:fldChar w:fldCharType="separate"/>
      </w:r>
      <w:r w:rsidR="00E159B8" w:rsidRPr="00E159B8">
        <w:rPr>
          <w:rFonts w:cs="Times New Roman"/>
          <w:lang w:val="ru-RU"/>
        </w:rPr>
        <w:t>[100]</w:t>
      </w:r>
      <w:r w:rsidR="00E159B8">
        <w:fldChar w:fldCharType="end"/>
      </w:r>
      <w:r w:rsidR="00E159B8" w:rsidRPr="0075779D">
        <w:rPr>
          <w:lang w:val="ru-RU"/>
        </w:rPr>
        <w:t xml:space="preserve">. </w:t>
      </w:r>
      <w:r w:rsidR="00E159B8">
        <w:rPr>
          <w:lang w:val="ru-RU"/>
        </w:rPr>
        <w:t xml:space="preserve">Были </w:t>
      </w:r>
      <w:r w:rsidR="00AF0B2E">
        <w:rPr>
          <w:lang w:val="ru-RU"/>
        </w:rPr>
        <w:t>отобраны</w:t>
      </w:r>
      <w:r w:rsidR="00E159B8">
        <w:rPr>
          <w:lang w:val="ru-RU"/>
        </w:rPr>
        <w:t xml:space="preserve"> данные, полученные на 20</w:t>
      </w:r>
      <w:r w:rsidR="00E159B8">
        <w:t>S</w:t>
      </w:r>
      <w:r w:rsidR="00E159B8" w:rsidRPr="0075779D">
        <w:rPr>
          <w:lang w:val="ru-RU"/>
        </w:rPr>
        <w:t xml:space="preserve"> </w:t>
      </w:r>
      <w:r w:rsidR="00E159B8">
        <w:rPr>
          <w:lang w:val="ru-RU"/>
        </w:rPr>
        <w:t>субъединице человеческой протеасомы с временем инкубации не более 5 часов</w:t>
      </w:r>
      <w:r w:rsidR="00AF0B2E" w:rsidRPr="0075779D">
        <w:rPr>
          <w:lang w:val="ru-RU"/>
        </w:rPr>
        <w:t xml:space="preserve">; </w:t>
      </w:r>
      <w:r w:rsidR="00AF0B2E">
        <w:rPr>
          <w:lang w:val="ru-RU"/>
        </w:rPr>
        <w:t>о</w:t>
      </w:r>
      <w:r w:rsidR="00E159B8">
        <w:rPr>
          <w:lang w:val="ru-RU"/>
        </w:rPr>
        <w:t xml:space="preserve">тфильтрованы </w:t>
      </w:r>
      <w:proofErr w:type="spellStart"/>
      <w:r w:rsidR="00E159B8">
        <w:rPr>
          <w:lang w:val="ru-RU"/>
        </w:rPr>
        <w:t>сплайсированные</w:t>
      </w:r>
      <w:proofErr w:type="spellEnd"/>
      <w:r w:rsidR="00E159B8">
        <w:rPr>
          <w:lang w:val="ru-RU"/>
        </w:rPr>
        <w:t xml:space="preserve"> пептиды, с </w:t>
      </w:r>
      <w:proofErr w:type="spellStart"/>
      <w:r w:rsidR="00E159B8">
        <w:rPr>
          <w:lang w:val="ru-RU"/>
        </w:rPr>
        <w:t>пост</w:t>
      </w:r>
      <w:r w:rsidR="002C6EF1">
        <w:rPr>
          <w:lang w:val="ru-RU"/>
        </w:rPr>
        <w:t>трансляционными</w:t>
      </w:r>
      <w:proofErr w:type="spellEnd"/>
      <w:r w:rsidR="002C6EF1">
        <w:rPr>
          <w:lang w:val="ru-RU"/>
        </w:rPr>
        <w:t xml:space="preserve"> модификациями или ошибками химического синтеза, с ошибками записи последовательности. </w:t>
      </w:r>
      <w:r w:rsidR="00AF0B2E">
        <w:rPr>
          <w:lang w:val="ru-RU"/>
        </w:rPr>
        <w:t>Правильно записанной считается п</w:t>
      </w:r>
      <w:r w:rsidR="002C6EF1">
        <w:rPr>
          <w:lang w:val="ru-RU"/>
        </w:rPr>
        <w:t>оследовательность</w:t>
      </w:r>
      <w:r w:rsidR="00AF0B2E">
        <w:rPr>
          <w:lang w:val="ru-RU"/>
        </w:rPr>
        <w:t>, записанная</w:t>
      </w:r>
      <w:r w:rsidR="002C6EF1">
        <w:rPr>
          <w:lang w:val="ru-RU"/>
        </w:rPr>
        <w:t xml:space="preserve"> в однобуквенном коде и состоя</w:t>
      </w:r>
      <w:r w:rsidR="00AF0B2E">
        <w:rPr>
          <w:lang w:val="ru-RU"/>
        </w:rPr>
        <w:t>щая</w:t>
      </w:r>
      <w:r w:rsidR="002C6EF1">
        <w:rPr>
          <w:lang w:val="ru-RU"/>
        </w:rPr>
        <w:t xml:space="preserve"> из 20 основных </w:t>
      </w:r>
      <w:proofErr w:type="spellStart"/>
      <w:r w:rsidR="002C6EF1">
        <w:rPr>
          <w:lang w:val="ru-RU"/>
        </w:rPr>
        <w:t>протеиногенных</w:t>
      </w:r>
      <w:proofErr w:type="spellEnd"/>
      <w:r w:rsidR="002C6EF1">
        <w:rPr>
          <w:lang w:val="ru-RU"/>
        </w:rPr>
        <w:t xml:space="preserve"> аминокислот. </w:t>
      </w:r>
    </w:p>
    <w:p w14:paraId="23E64548" w14:textId="77777777" w:rsidR="00BE0A15" w:rsidRDefault="002C6EF1">
      <w:pPr>
        <w:pStyle w:val="a0"/>
        <w:rPr>
          <w:lang w:val="ru-RU"/>
        </w:rPr>
      </w:pPr>
      <w:r>
        <w:rPr>
          <w:lang w:val="ru-RU"/>
        </w:rPr>
        <w:t>Данные</w:t>
      </w:r>
      <w:r w:rsidRPr="00AF0B2E">
        <w:rPr>
          <w:lang w:val="ru-RU"/>
        </w:rPr>
        <w:t xml:space="preserve"> </w:t>
      </w:r>
      <w:r w:rsidRPr="0075779D">
        <w:rPr>
          <w:i/>
          <w:iCs/>
        </w:rPr>
        <w:t>in</w:t>
      </w:r>
      <w:r w:rsidRPr="0075779D">
        <w:rPr>
          <w:i/>
          <w:iCs/>
          <w:lang w:val="ru-RU"/>
        </w:rPr>
        <w:t xml:space="preserve"> </w:t>
      </w:r>
      <w:r w:rsidRPr="0075779D">
        <w:rPr>
          <w:i/>
          <w:iCs/>
        </w:rPr>
        <w:t>vivo</w:t>
      </w:r>
      <w:r w:rsidR="00AF0B2E" w:rsidRPr="0075779D">
        <w:rPr>
          <w:i/>
          <w:iCs/>
          <w:lang w:val="ru-RU"/>
        </w:rPr>
        <w:t xml:space="preserve"> </w:t>
      </w:r>
      <w:r w:rsidR="00AF0B2E">
        <w:rPr>
          <w:lang w:val="ru-RU"/>
        </w:rPr>
        <w:t xml:space="preserve">были извлечены из копии </w:t>
      </w:r>
      <w:r w:rsidR="00AF0B2E">
        <w:t>IEDB</w:t>
      </w:r>
      <w:r w:rsidR="00AF0B2E" w:rsidRPr="0075779D">
        <w:rPr>
          <w:lang w:val="ru-RU"/>
        </w:rPr>
        <w:t xml:space="preserve">, </w:t>
      </w:r>
      <w:r w:rsidR="00AF0B2E">
        <w:rPr>
          <w:lang w:val="ru-RU"/>
        </w:rPr>
        <w:t xml:space="preserve">локально развернутой на базе СУБД </w:t>
      </w:r>
      <w:r w:rsidR="00AF0B2E">
        <w:t>MySQL</w:t>
      </w:r>
      <w:r w:rsidR="00AF0B2E" w:rsidRPr="0075779D">
        <w:rPr>
          <w:lang w:val="ru-RU"/>
        </w:rPr>
        <w:t>.</w:t>
      </w:r>
      <w:r w:rsidR="00AF0B2E">
        <w:rPr>
          <w:lang w:val="ru-RU"/>
        </w:rPr>
        <w:t xml:space="preserve"> Для извлечения данных был написан скрипт на языке</w:t>
      </w:r>
      <w:r w:rsidR="00AF0B2E" w:rsidRPr="0075779D">
        <w:rPr>
          <w:lang w:val="ru-RU"/>
        </w:rPr>
        <w:t xml:space="preserve"> </w:t>
      </w:r>
      <w:r w:rsidR="00AF0B2E">
        <w:rPr>
          <w:lang w:val="ru-RU"/>
        </w:rPr>
        <w:t xml:space="preserve">программирования </w:t>
      </w:r>
      <w:r w:rsidR="00AF0B2E">
        <w:t>SQL</w:t>
      </w:r>
      <w:r w:rsidR="00AF0B2E" w:rsidRPr="0075779D">
        <w:rPr>
          <w:lang w:val="ru-RU"/>
        </w:rPr>
        <w:t>.</w:t>
      </w:r>
      <w:r w:rsidR="001954B7">
        <w:rPr>
          <w:lang w:val="ru-RU"/>
        </w:rPr>
        <w:t xml:space="preserve"> С его помощью были извлечены данные об экспериментах </w:t>
      </w:r>
      <w:r w:rsidR="001954B7" w:rsidRPr="0075779D">
        <w:rPr>
          <w:i/>
          <w:iCs/>
        </w:rPr>
        <w:t>in</w:t>
      </w:r>
      <w:r w:rsidR="001954B7" w:rsidRPr="0075779D">
        <w:rPr>
          <w:i/>
          <w:iCs/>
          <w:lang w:val="ru-RU"/>
        </w:rPr>
        <w:t xml:space="preserve"> </w:t>
      </w:r>
      <w:r w:rsidR="001954B7" w:rsidRPr="0075779D">
        <w:rPr>
          <w:i/>
          <w:iCs/>
        </w:rPr>
        <w:t>vivo</w:t>
      </w:r>
      <w:r w:rsidR="004E4E14">
        <w:rPr>
          <w:lang w:val="ru-RU"/>
        </w:rPr>
        <w:t xml:space="preserve"> на клетках человека.</w:t>
      </w:r>
      <w:r w:rsidR="00BE0A15">
        <w:rPr>
          <w:lang w:val="ru-RU"/>
        </w:rPr>
        <w:t xml:space="preserve"> Критерии дальнейшей фильтрации:</w:t>
      </w:r>
    </w:p>
    <w:p w14:paraId="16AAB938" w14:textId="3FF6DBCA" w:rsidR="00BE0A15" w:rsidRDefault="00BE0A15" w:rsidP="00BE0A15">
      <w:pPr>
        <w:pStyle w:val="a0"/>
        <w:numPr>
          <w:ilvl w:val="0"/>
          <w:numId w:val="8"/>
        </w:numPr>
        <w:rPr>
          <w:lang w:val="ru-RU"/>
        </w:rPr>
      </w:pPr>
      <w:r>
        <w:rPr>
          <w:lang w:val="ru-RU"/>
        </w:rPr>
        <w:t xml:space="preserve">Пептид не связывается с </w:t>
      </w:r>
      <w:r>
        <w:t>HLA</w:t>
      </w:r>
      <w:r w:rsidRPr="0075779D">
        <w:rPr>
          <w:lang w:val="ru-RU"/>
        </w:rPr>
        <w:t xml:space="preserve"> </w:t>
      </w:r>
      <w:r>
        <w:t>I</w:t>
      </w:r>
      <w:r w:rsidRPr="0075779D">
        <w:rPr>
          <w:lang w:val="ru-RU"/>
        </w:rPr>
        <w:t xml:space="preserve"> </w:t>
      </w:r>
    </w:p>
    <w:p w14:paraId="7C5A98B7" w14:textId="60D99667" w:rsidR="00D3406F" w:rsidRDefault="00D3406F" w:rsidP="00BE0A15">
      <w:pPr>
        <w:pStyle w:val="a0"/>
        <w:numPr>
          <w:ilvl w:val="0"/>
          <w:numId w:val="8"/>
        </w:numPr>
        <w:rPr>
          <w:lang w:val="ru-RU"/>
        </w:rPr>
      </w:pPr>
      <w:r>
        <w:rPr>
          <w:lang w:val="ru-RU"/>
        </w:rPr>
        <w:lastRenderedPageBreak/>
        <w:t>Представлена неполная последовательность пептида</w:t>
      </w:r>
    </w:p>
    <w:p w14:paraId="38E2EC04" w14:textId="77777777" w:rsidR="00BE0A15" w:rsidRPr="0075779D" w:rsidRDefault="00BE0A15" w:rsidP="00BE0A15">
      <w:pPr>
        <w:pStyle w:val="a0"/>
        <w:numPr>
          <w:ilvl w:val="0"/>
          <w:numId w:val="8"/>
        </w:numPr>
        <w:rPr>
          <w:lang w:val="ru-RU"/>
        </w:rPr>
      </w:pPr>
      <w:r>
        <w:rPr>
          <w:lang w:val="ru-RU"/>
        </w:rPr>
        <w:t xml:space="preserve">Записи содержат следующие ключевые слова в комментариях: </w:t>
      </w:r>
      <w:r w:rsidRPr="0075779D">
        <w:rPr>
          <w:lang w:val="ru-RU"/>
        </w:rPr>
        <w:t>“</w:t>
      </w:r>
      <w:r>
        <w:t>bad</w:t>
      </w:r>
      <w:r w:rsidRPr="0075779D">
        <w:rPr>
          <w:lang w:val="ru-RU"/>
        </w:rPr>
        <w:t>”, “</w:t>
      </w:r>
      <w:r>
        <w:t>did</w:t>
      </w:r>
      <w:r w:rsidRPr="0075779D">
        <w:rPr>
          <w:lang w:val="ru-RU"/>
        </w:rPr>
        <w:t xml:space="preserve"> </w:t>
      </w:r>
      <w:r>
        <w:t>not</w:t>
      </w:r>
      <w:r w:rsidRPr="0075779D">
        <w:rPr>
          <w:lang w:val="ru-RU"/>
        </w:rPr>
        <w:t>”, “</w:t>
      </w:r>
      <w:r>
        <w:t>TAP</w:t>
      </w:r>
      <w:r w:rsidRPr="0075779D">
        <w:rPr>
          <w:lang w:val="ru-RU"/>
        </w:rPr>
        <w:t xml:space="preserve"> </w:t>
      </w:r>
      <w:r>
        <w:t>deficient</w:t>
      </w:r>
      <w:r w:rsidRPr="0075779D">
        <w:rPr>
          <w:lang w:val="ru-RU"/>
        </w:rPr>
        <w:t>”, “</w:t>
      </w:r>
      <w:r>
        <w:t>predict</w:t>
      </w:r>
      <w:r w:rsidRPr="0075779D">
        <w:rPr>
          <w:lang w:val="ru-RU"/>
        </w:rPr>
        <w:t>”, “</w:t>
      </w:r>
      <w:r>
        <w:t>ERAP</w:t>
      </w:r>
      <w:r w:rsidRPr="0075779D">
        <w:rPr>
          <w:lang w:val="ru-RU"/>
        </w:rPr>
        <w:t xml:space="preserve">1 </w:t>
      </w:r>
      <w:r>
        <w:t>silencing</w:t>
      </w:r>
      <w:r w:rsidRPr="0075779D">
        <w:rPr>
          <w:lang w:val="ru-RU"/>
        </w:rPr>
        <w:t>”</w:t>
      </w:r>
    </w:p>
    <w:p w14:paraId="0912CE1A" w14:textId="2830D561" w:rsidR="00BE0A15" w:rsidRDefault="00BE0A15" w:rsidP="00BE0A15">
      <w:pPr>
        <w:pStyle w:val="a0"/>
        <w:numPr>
          <w:ilvl w:val="0"/>
          <w:numId w:val="8"/>
        </w:numPr>
        <w:rPr>
          <w:lang w:val="ru-RU"/>
        </w:rPr>
      </w:pPr>
      <w:r>
        <w:rPr>
          <w:lang w:val="ru-RU"/>
        </w:rPr>
        <w:t>Неправильно записанная последовательность пептида или белка, из которого происходит этот пептид</w:t>
      </w:r>
    </w:p>
    <w:p w14:paraId="2B78B1D0" w14:textId="7C210D41" w:rsidR="002C6EF1" w:rsidRDefault="00BE0A15" w:rsidP="00BE0A15">
      <w:pPr>
        <w:pStyle w:val="a0"/>
        <w:numPr>
          <w:ilvl w:val="0"/>
          <w:numId w:val="8"/>
        </w:numPr>
        <w:rPr>
          <w:lang w:val="ru-RU"/>
        </w:rPr>
      </w:pPr>
      <w:r>
        <w:rPr>
          <w:lang w:val="ru-RU"/>
        </w:rPr>
        <w:t>Пептид короче 8 или длиннее 14 аминокислотных остатков</w:t>
      </w:r>
    </w:p>
    <w:p w14:paraId="2222364E" w14:textId="77777777" w:rsidR="00D3406F" w:rsidRDefault="00D3406F" w:rsidP="00BE0A15">
      <w:pPr>
        <w:pStyle w:val="a0"/>
        <w:numPr>
          <w:ilvl w:val="0"/>
          <w:numId w:val="8"/>
        </w:numPr>
        <w:rPr>
          <w:lang w:val="ru-RU"/>
        </w:rPr>
      </w:pPr>
      <w:r>
        <w:rPr>
          <w:lang w:val="ru-RU"/>
        </w:rPr>
        <w:t>Последовательность п</w:t>
      </w:r>
      <w:r w:rsidR="00BE0A15">
        <w:rPr>
          <w:lang w:val="ru-RU"/>
        </w:rPr>
        <w:t>ептид</w:t>
      </w:r>
      <w:r>
        <w:rPr>
          <w:lang w:val="ru-RU"/>
        </w:rPr>
        <w:t xml:space="preserve">а встречается в </w:t>
      </w:r>
      <w:proofErr w:type="spellStart"/>
      <w:r>
        <w:rPr>
          <w:lang w:val="ru-RU"/>
        </w:rPr>
        <w:t>референсном</w:t>
      </w:r>
      <w:proofErr w:type="spellEnd"/>
      <w:r>
        <w:rPr>
          <w:lang w:val="ru-RU"/>
        </w:rPr>
        <w:t xml:space="preserve"> белке больше 1 раза или не встречается вовсе</w:t>
      </w:r>
    </w:p>
    <w:p w14:paraId="1B067C4A" w14:textId="2A34C17F" w:rsidR="00BE0A15" w:rsidRDefault="00D3406F" w:rsidP="00D3406F">
      <w:pPr>
        <w:pStyle w:val="a0"/>
        <w:rPr>
          <w:lang w:val="ru-RU"/>
        </w:rPr>
      </w:pPr>
      <w:r>
        <w:rPr>
          <w:lang w:val="ru-RU"/>
        </w:rPr>
        <w:t xml:space="preserve">После фильтрации из данных </w:t>
      </w:r>
      <w:r w:rsidRPr="0075779D">
        <w:rPr>
          <w:i/>
          <w:iCs/>
        </w:rPr>
        <w:t>in</w:t>
      </w:r>
      <w:r w:rsidRPr="0075779D">
        <w:rPr>
          <w:i/>
          <w:iCs/>
          <w:lang w:val="ru-RU"/>
        </w:rPr>
        <w:t xml:space="preserve"> </w:t>
      </w:r>
      <w:r w:rsidRPr="0075779D">
        <w:rPr>
          <w:i/>
          <w:iCs/>
        </w:rPr>
        <w:t>vivo</w:t>
      </w:r>
      <w:r w:rsidRPr="0075779D">
        <w:rPr>
          <w:lang w:val="ru-RU"/>
        </w:rPr>
        <w:t xml:space="preserve"> </w:t>
      </w:r>
      <w:r>
        <w:rPr>
          <w:lang w:val="ru-RU"/>
        </w:rPr>
        <w:t xml:space="preserve">и </w:t>
      </w:r>
      <w:r w:rsidRPr="0075779D">
        <w:rPr>
          <w:i/>
          <w:iCs/>
        </w:rPr>
        <w:t>in</w:t>
      </w:r>
      <w:r w:rsidRPr="0075779D">
        <w:rPr>
          <w:i/>
          <w:iCs/>
          <w:lang w:val="ru-RU"/>
        </w:rPr>
        <w:t xml:space="preserve"> </w:t>
      </w:r>
      <w:r w:rsidRPr="0075779D">
        <w:rPr>
          <w:i/>
          <w:iCs/>
        </w:rPr>
        <w:t>vitro</w:t>
      </w:r>
      <w:r w:rsidRPr="0075779D">
        <w:rPr>
          <w:lang w:val="ru-RU"/>
        </w:rPr>
        <w:t xml:space="preserve"> </w:t>
      </w:r>
      <w:r>
        <w:rPr>
          <w:lang w:val="ru-RU"/>
        </w:rPr>
        <w:t>были удалены повторяющиеся записи.</w:t>
      </w:r>
    </w:p>
    <w:p w14:paraId="44EFE414" w14:textId="7F8C4BD0" w:rsidR="00D3406F" w:rsidRDefault="00BA77E2" w:rsidP="00D3406F">
      <w:pPr>
        <w:pStyle w:val="3"/>
        <w:rPr>
          <w:lang w:val="ru-RU"/>
        </w:rPr>
      </w:pPr>
      <w:bookmarkStart w:id="854" w:name="_Toc135824376"/>
      <w:r w:rsidRPr="0075779D">
        <w:rPr>
          <w:lang w:val="ru-RU"/>
        </w:rPr>
        <w:t xml:space="preserve">2.1.2 </w:t>
      </w:r>
      <w:r>
        <w:rPr>
          <w:lang w:val="ru-RU"/>
        </w:rPr>
        <w:t>Модель прогноза активности к ТАР</w:t>
      </w:r>
      <w:bookmarkEnd w:id="854"/>
    </w:p>
    <w:p w14:paraId="444573FB" w14:textId="5A94814E" w:rsidR="00BA77E2" w:rsidRDefault="009D0048" w:rsidP="00BA77E2">
      <w:pPr>
        <w:pStyle w:val="a0"/>
        <w:rPr>
          <w:lang w:val="ru-RU"/>
        </w:rPr>
      </w:pPr>
      <w:r>
        <w:rPr>
          <w:lang w:val="ru-RU"/>
        </w:rPr>
        <w:t xml:space="preserve">Для обучения и валидации были взяты данные из статьи про сервис </w:t>
      </w:r>
      <w:r>
        <w:t>TAPPRED</w:t>
      </w:r>
      <w:r>
        <w:fldChar w:fldCharType="begin"/>
      </w:r>
      <w:r w:rsidRPr="009D0048">
        <w:rPr>
          <w:lang w:val="ru-RU"/>
        </w:rPr>
        <w:instrText xml:space="preserve"> </w:instrText>
      </w:r>
      <w:r>
        <w:instrText>ADDIN</w:instrText>
      </w:r>
      <w:r w:rsidRPr="009D0048">
        <w:rPr>
          <w:lang w:val="ru-RU"/>
        </w:rPr>
        <w:instrText xml:space="preserve"> </w:instrText>
      </w:r>
      <w:r>
        <w:instrText>ZOTERO</w:instrText>
      </w:r>
      <w:r w:rsidRPr="009D0048">
        <w:rPr>
          <w:lang w:val="ru-RU"/>
        </w:rPr>
        <w:instrText>_</w:instrText>
      </w:r>
      <w:r>
        <w:instrText>ITEM</w:instrText>
      </w:r>
      <w:r w:rsidRPr="009D0048">
        <w:rPr>
          <w:lang w:val="ru-RU"/>
        </w:rPr>
        <w:instrText xml:space="preserve"> </w:instrText>
      </w:r>
      <w:r>
        <w:instrText>CSL</w:instrText>
      </w:r>
      <w:r w:rsidRPr="009D0048">
        <w:rPr>
          <w:lang w:val="ru-RU"/>
        </w:rPr>
        <w:instrText>_</w:instrText>
      </w:r>
      <w:r>
        <w:instrText>CITATION</w:instrText>
      </w:r>
      <w:r w:rsidRPr="009D0048">
        <w:rPr>
          <w:lang w:val="ru-RU"/>
        </w:rPr>
        <w:instrText xml:space="preserve"> {"</w:instrText>
      </w:r>
      <w:r>
        <w:instrText>citationID</w:instrText>
      </w:r>
      <w:r w:rsidRPr="009D0048">
        <w:rPr>
          <w:lang w:val="ru-RU"/>
        </w:rPr>
        <w:instrText>":"</w:instrText>
      </w:r>
      <w:r>
        <w:instrText>r</w:instrText>
      </w:r>
      <w:r w:rsidRPr="009D0048">
        <w:rPr>
          <w:lang w:val="ru-RU"/>
        </w:rPr>
        <w:instrText>6</w:instrText>
      </w:r>
      <w:r>
        <w:instrText>PyWX</w:instrText>
      </w:r>
      <w:r w:rsidRPr="009D0048">
        <w:rPr>
          <w:lang w:val="ru-RU"/>
        </w:rPr>
        <w:instrText>2</w:instrText>
      </w:r>
      <w:r>
        <w:instrText>e</w:instrText>
      </w:r>
      <w:r w:rsidRPr="009D0048">
        <w:rPr>
          <w:lang w:val="ru-RU"/>
        </w:rPr>
        <w:instrText>","</w:instrText>
      </w:r>
      <w:r>
        <w:instrText>properties</w:instrText>
      </w:r>
      <w:r w:rsidRPr="009D0048">
        <w:rPr>
          <w:lang w:val="ru-RU"/>
        </w:rPr>
        <w:instrText>":{"</w:instrText>
      </w:r>
      <w:r>
        <w:instrText>formattedCitation</w:instrText>
      </w:r>
      <w:r w:rsidRPr="009D0048">
        <w:rPr>
          <w:lang w:val="ru-RU"/>
        </w:rPr>
        <w:instrText>":"[79]","</w:instrText>
      </w:r>
      <w:r>
        <w:instrText>plainCitation</w:instrText>
      </w:r>
      <w:r w:rsidRPr="009D0048">
        <w:rPr>
          <w:lang w:val="ru-RU"/>
        </w:rPr>
        <w:instrText>":"[79]","</w:instrText>
      </w:r>
      <w:r>
        <w:instrText>noteIndex</w:instrText>
      </w:r>
      <w:r w:rsidRPr="009D0048">
        <w:rPr>
          <w:lang w:val="ru-RU"/>
        </w:rPr>
        <w:instrText>":0},"</w:instrText>
      </w:r>
      <w:r>
        <w:instrText>citationItems</w:instrText>
      </w:r>
      <w:r w:rsidRPr="009D0048">
        <w:rPr>
          <w:lang w:val="ru-RU"/>
        </w:rPr>
        <w:instrText>":[{"</w:instrText>
      </w:r>
      <w:r>
        <w:instrText>id</w:instrText>
      </w:r>
      <w:r w:rsidRPr="009D0048">
        <w:rPr>
          <w:lang w:val="ru-RU"/>
        </w:rPr>
        <w:instrText>":100,"</w:instrText>
      </w:r>
      <w:r>
        <w:instrText>uris</w:instrText>
      </w:r>
      <w:r w:rsidRPr="009D0048">
        <w:rPr>
          <w:lang w:val="ru-RU"/>
        </w:rPr>
        <w:instrText>":["</w:instrText>
      </w:r>
      <w:r>
        <w:instrText>http</w:instrText>
      </w:r>
      <w:r w:rsidRPr="009D0048">
        <w:rPr>
          <w:lang w:val="ru-RU"/>
        </w:rPr>
        <w:instrText>://</w:instrText>
      </w:r>
      <w:r>
        <w:instrText>zotero</w:instrText>
      </w:r>
      <w:r w:rsidRPr="009D0048">
        <w:rPr>
          <w:lang w:val="ru-RU"/>
        </w:rPr>
        <w:instrText>.</w:instrText>
      </w:r>
      <w:r>
        <w:instrText>org</w:instrText>
      </w:r>
      <w:r w:rsidRPr="009D0048">
        <w:rPr>
          <w:lang w:val="ru-RU"/>
        </w:rPr>
        <w:instrText>/</w:instrText>
      </w:r>
      <w:r>
        <w:instrText>users</w:instrText>
      </w:r>
      <w:r w:rsidRPr="009D0048">
        <w:rPr>
          <w:lang w:val="ru-RU"/>
        </w:rPr>
        <w:instrText>/10071278/</w:instrText>
      </w:r>
      <w:r>
        <w:instrText>items</w:instrText>
      </w:r>
      <w:r w:rsidRPr="009D0048">
        <w:rPr>
          <w:lang w:val="ru-RU"/>
        </w:rPr>
        <w:instrText>/4</w:instrText>
      </w:r>
      <w:r>
        <w:instrText>XAGZSXF</w:instrText>
      </w:r>
      <w:r w:rsidRPr="009D0048">
        <w:rPr>
          <w:lang w:val="ru-RU"/>
        </w:rPr>
        <w:instrText>"],"</w:instrText>
      </w:r>
      <w:r>
        <w:instrText>itemData</w:instrText>
      </w:r>
      <w:r w:rsidRPr="009D0048">
        <w:rPr>
          <w:lang w:val="ru-RU"/>
        </w:rPr>
        <w:instrText>":{"</w:instrText>
      </w:r>
      <w:r>
        <w:instrText>id</w:instrText>
      </w:r>
      <w:r w:rsidRPr="009D0048">
        <w:rPr>
          <w:lang w:val="ru-RU"/>
        </w:rPr>
        <w:instrText>":100,"</w:instrText>
      </w:r>
      <w:r>
        <w:instrText>type</w:instrText>
      </w:r>
      <w:r w:rsidRPr="009D0048">
        <w:rPr>
          <w:lang w:val="ru-RU"/>
        </w:rPr>
        <w:instrText>":"</w:instrText>
      </w:r>
      <w:r>
        <w:instrText>article</w:instrText>
      </w:r>
      <w:r w:rsidRPr="009D0048">
        <w:rPr>
          <w:lang w:val="ru-RU"/>
        </w:rPr>
        <w:instrText>-</w:instrText>
      </w:r>
      <w:r>
        <w:instrText>journal</w:instrText>
      </w:r>
      <w:r w:rsidRPr="009D0048">
        <w:rPr>
          <w:lang w:val="ru-RU"/>
        </w:rPr>
        <w:instrText>","</w:instrText>
      </w:r>
      <w:r>
        <w:instrText>abstract</w:instrText>
      </w:r>
      <w:r w:rsidRPr="009D0048">
        <w:rPr>
          <w:lang w:val="ru-RU"/>
        </w:rPr>
        <w:instrText>":"</w:instrText>
      </w:r>
      <w:r>
        <w:instrText>Background</w:instrText>
      </w:r>
      <w:r w:rsidRPr="009D0048">
        <w:rPr>
          <w:lang w:val="ru-RU"/>
        </w:rPr>
        <w:instrText xml:space="preserve">: </w:instrText>
      </w:r>
      <w:r>
        <w:instrText>Proteasomes</w:instrText>
      </w:r>
      <w:r w:rsidRPr="009D0048">
        <w:rPr>
          <w:lang w:val="ru-RU"/>
        </w:rPr>
        <w:instrText xml:space="preserve"> </w:instrText>
      </w:r>
      <w:r>
        <w:instrText>play</w:instrText>
      </w:r>
      <w:r w:rsidRPr="009D0048">
        <w:rPr>
          <w:lang w:val="ru-RU"/>
        </w:rPr>
        <w:instrText xml:space="preserve"> </w:instrText>
      </w:r>
      <w:r>
        <w:instrText>a</w:instrText>
      </w:r>
      <w:r w:rsidRPr="009D0048">
        <w:rPr>
          <w:lang w:val="ru-RU"/>
        </w:rPr>
        <w:instrText xml:space="preserve"> </w:instrText>
      </w:r>
      <w:r>
        <w:instrText>central</w:instrText>
      </w:r>
      <w:r w:rsidRPr="009D0048">
        <w:rPr>
          <w:lang w:val="ru-RU"/>
        </w:rPr>
        <w:instrText xml:space="preserve"> </w:instrText>
      </w:r>
      <w:r>
        <w:instrText>role</w:instrText>
      </w:r>
      <w:r w:rsidRPr="009D0048">
        <w:rPr>
          <w:lang w:val="ru-RU"/>
        </w:rPr>
        <w:instrText xml:space="preserve"> </w:instrText>
      </w:r>
      <w:r>
        <w:instrText>in</w:instrText>
      </w:r>
      <w:r w:rsidRPr="009D0048">
        <w:rPr>
          <w:lang w:val="ru-RU"/>
        </w:rPr>
        <w:instrText xml:space="preserve"> </w:instrText>
      </w:r>
      <w:r>
        <w:instrText>the</w:instrText>
      </w:r>
      <w:r w:rsidRPr="009D0048">
        <w:rPr>
          <w:lang w:val="ru-RU"/>
        </w:rPr>
        <w:instrText xml:space="preserve"> </w:instrText>
      </w:r>
      <w:r>
        <w:instrText>major</w:instrText>
      </w:r>
      <w:r w:rsidRPr="009D0048">
        <w:rPr>
          <w:lang w:val="ru-RU"/>
        </w:rPr>
        <w:instrText xml:space="preserve"> </w:instrText>
      </w:r>
      <w:r>
        <w:instrText>histocompatibility</w:instrText>
      </w:r>
      <w:r w:rsidRPr="009D0048">
        <w:rPr>
          <w:lang w:val="ru-RU"/>
        </w:rPr>
        <w:instrText xml:space="preserve"> </w:instrText>
      </w:r>
      <w:r>
        <w:instrText>class</w:instrText>
      </w:r>
      <w:r w:rsidRPr="009D0048">
        <w:rPr>
          <w:lang w:val="ru-RU"/>
        </w:rPr>
        <w:instrText xml:space="preserve"> </w:instrText>
      </w:r>
      <w:r>
        <w:instrText>I</w:instrText>
      </w:r>
      <w:r w:rsidRPr="009D0048">
        <w:rPr>
          <w:lang w:val="ru-RU"/>
        </w:rPr>
        <w:instrText xml:space="preserve"> (</w:instrText>
      </w:r>
      <w:r>
        <w:instrText>MHCI</w:instrText>
      </w:r>
      <w:r w:rsidRPr="009D0048">
        <w:rPr>
          <w:lang w:val="ru-RU"/>
        </w:rPr>
        <w:instrText xml:space="preserve">) </w:instrText>
      </w:r>
      <w:r>
        <w:instrText>antigen</w:instrText>
      </w:r>
      <w:r w:rsidRPr="009D0048">
        <w:rPr>
          <w:lang w:val="ru-RU"/>
        </w:rPr>
        <w:instrText xml:space="preserve"> </w:instrText>
      </w:r>
      <w:r>
        <w:instrText>processing</w:instrText>
      </w:r>
      <w:r w:rsidRPr="009D0048">
        <w:rPr>
          <w:lang w:val="ru-RU"/>
        </w:rPr>
        <w:instrText xml:space="preserve"> </w:instrText>
      </w:r>
      <w:r>
        <w:instrText>pathway</w:instrText>
      </w:r>
      <w:r w:rsidRPr="009D0048">
        <w:rPr>
          <w:lang w:val="ru-RU"/>
        </w:rPr>
        <w:instrText xml:space="preserve">. </w:instrText>
      </w:r>
      <w:r>
        <w:instrText>They</w:instrText>
      </w:r>
      <w:r w:rsidRPr="009D0048">
        <w:rPr>
          <w:lang w:val="ru-RU"/>
        </w:rPr>
        <w:instrText xml:space="preserve"> </w:instrText>
      </w:r>
      <w:r>
        <w:instrText>conduct</w:instrText>
      </w:r>
      <w:r w:rsidRPr="009D0048">
        <w:rPr>
          <w:lang w:val="ru-RU"/>
        </w:rPr>
        <w:instrText xml:space="preserve"> </w:instrText>
      </w:r>
      <w:r>
        <w:instrText>the</w:instrText>
      </w:r>
      <w:r w:rsidRPr="009D0048">
        <w:rPr>
          <w:lang w:val="ru-RU"/>
        </w:rPr>
        <w:instrText xml:space="preserve"> </w:instrText>
      </w:r>
      <w:r>
        <w:instrText>proteolytic</w:instrText>
      </w:r>
      <w:r w:rsidRPr="009D0048">
        <w:rPr>
          <w:lang w:val="ru-RU"/>
        </w:rPr>
        <w:instrText xml:space="preserve"> </w:instrText>
      </w:r>
      <w:r>
        <w:instrText>degradation</w:instrText>
      </w:r>
      <w:r w:rsidRPr="009D0048">
        <w:rPr>
          <w:lang w:val="ru-RU"/>
        </w:rPr>
        <w:instrText xml:space="preserve"> </w:instrText>
      </w:r>
      <w:r>
        <w:instrText>of</w:instrText>
      </w:r>
      <w:r w:rsidRPr="009D0048">
        <w:rPr>
          <w:lang w:val="ru-RU"/>
        </w:rPr>
        <w:instrText xml:space="preserve"> </w:instrText>
      </w:r>
      <w:r>
        <w:instrText>proteins</w:instrText>
      </w:r>
      <w:r w:rsidRPr="009D0048">
        <w:rPr>
          <w:lang w:val="ru-RU"/>
        </w:rPr>
        <w:instrText xml:space="preserve"> </w:instrText>
      </w:r>
      <w:r>
        <w:instrText>in</w:instrText>
      </w:r>
      <w:r w:rsidRPr="009D0048">
        <w:rPr>
          <w:lang w:val="ru-RU"/>
        </w:rPr>
        <w:instrText xml:space="preserve"> </w:instrText>
      </w:r>
      <w:r>
        <w:instrText>the</w:instrText>
      </w:r>
      <w:r w:rsidRPr="009D0048">
        <w:rPr>
          <w:lang w:val="ru-RU"/>
        </w:rPr>
        <w:instrText xml:space="preserve"> </w:instrText>
      </w:r>
      <w:r>
        <w:instrText>cytosol</w:instrText>
      </w:r>
      <w:r w:rsidRPr="009D0048">
        <w:rPr>
          <w:lang w:val="ru-RU"/>
        </w:rPr>
        <w:instrText xml:space="preserve">, </w:instrText>
      </w:r>
      <w:r>
        <w:instrText>generating</w:instrText>
      </w:r>
      <w:r w:rsidRPr="009D0048">
        <w:rPr>
          <w:lang w:val="ru-RU"/>
        </w:rPr>
        <w:instrText xml:space="preserve"> </w:instrText>
      </w:r>
      <w:r>
        <w:instrText>the</w:instrText>
      </w:r>
      <w:r w:rsidRPr="009D0048">
        <w:rPr>
          <w:lang w:val="ru-RU"/>
        </w:rPr>
        <w:instrText xml:space="preserve"> </w:instrText>
      </w:r>
      <w:r>
        <w:instrText>C</w:instrText>
      </w:r>
      <w:r w:rsidRPr="009D0048">
        <w:rPr>
          <w:lang w:val="ru-RU"/>
        </w:rPr>
        <w:instrText>-</w:instrText>
      </w:r>
      <w:r>
        <w:instrText>terminus</w:instrText>
      </w:r>
      <w:r w:rsidRPr="009D0048">
        <w:rPr>
          <w:lang w:val="ru-RU"/>
        </w:rPr>
        <w:instrText xml:space="preserve"> </w:instrText>
      </w:r>
      <w:r>
        <w:instrText>of</w:instrText>
      </w:r>
      <w:r w:rsidRPr="009D0048">
        <w:rPr>
          <w:lang w:val="ru-RU"/>
        </w:rPr>
        <w:instrText xml:space="preserve"> </w:instrText>
      </w:r>
      <w:r>
        <w:instrText>CD</w:instrText>
      </w:r>
      <w:r w:rsidRPr="009D0048">
        <w:rPr>
          <w:lang w:val="ru-RU"/>
        </w:rPr>
        <w:instrText xml:space="preserve">8 </w:instrText>
      </w:r>
      <w:r>
        <w:instrText>T</w:instrText>
      </w:r>
      <w:r w:rsidRPr="009D0048">
        <w:rPr>
          <w:lang w:val="ru-RU"/>
        </w:rPr>
        <w:instrText xml:space="preserve"> </w:instrText>
      </w:r>
      <w:r>
        <w:instrText>cell</w:instrText>
      </w:r>
      <w:r w:rsidRPr="009D0048">
        <w:rPr>
          <w:lang w:val="ru-RU"/>
        </w:rPr>
        <w:instrText xml:space="preserve"> </w:instrText>
      </w:r>
      <w:r>
        <w:instrText>epitopes</w:instrText>
      </w:r>
      <w:r w:rsidRPr="009D0048">
        <w:rPr>
          <w:lang w:val="ru-RU"/>
        </w:rPr>
        <w:instrText xml:space="preserve"> </w:instrText>
      </w:r>
      <w:r>
        <w:instrText>and</w:instrText>
      </w:r>
      <w:r w:rsidRPr="009D0048">
        <w:rPr>
          <w:lang w:val="ru-RU"/>
        </w:rPr>
        <w:instrText xml:space="preserve"> </w:instrText>
      </w:r>
      <w:r>
        <w:instrText>MHCI</w:instrText>
      </w:r>
      <w:r w:rsidRPr="009D0048">
        <w:rPr>
          <w:lang w:val="ru-RU"/>
        </w:rPr>
        <w:instrText>-</w:instrText>
      </w:r>
      <w:r>
        <w:instrText>peptide</w:instrText>
      </w:r>
      <w:r w:rsidRPr="009D0048">
        <w:rPr>
          <w:lang w:val="ru-RU"/>
        </w:rPr>
        <w:instrText xml:space="preserve"> </w:instrText>
      </w:r>
      <w:r>
        <w:instrText>ligands</w:instrText>
      </w:r>
      <w:r w:rsidRPr="009D0048">
        <w:rPr>
          <w:lang w:val="ru-RU"/>
        </w:rPr>
        <w:instrText xml:space="preserve"> (</w:instrText>
      </w:r>
      <w:r>
        <w:instrText>P</w:instrText>
      </w:r>
      <w:r w:rsidRPr="009D0048">
        <w:rPr>
          <w:lang w:val="ru-RU"/>
        </w:rPr>
        <w:instrText xml:space="preserve">1 </w:instrText>
      </w:r>
      <w:r>
        <w:instrText>residue</w:instrText>
      </w:r>
      <w:r w:rsidRPr="009D0048">
        <w:rPr>
          <w:lang w:val="ru-RU"/>
        </w:rPr>
        <w:instrText xml:space="preserve"> </w:instrText>
      </w:r>
      <w:r>
        <w:instrText>of</w:instrText>
      </w:r>
      <w:r w:rsidRPr="009D0048">
        <w:rPr>
          <w:lang w:val="ru-RU"/>
        </w:rPr>
        <w:instrText xml:space="preserve"> </w:instrText>
      </w:r>
      <w:r>
        <w:instrText>cleavage</w:instrText>
      </w:r>
      <w:r w:rsidRPr="009D0048">
        <w:rPr>
          <w:lang w:val="ru-RU"/>
        </w:rPr>
        <w:instrText xml:space="preserve"> </w:instrText>
      </w:r>
      <w:r>
        <w:instrText>site</w:instrText>
      </w:r>
      <w:r w:rsidRPr="009D0048">
        <w:rPr>
          <w:lang w:val="ru-RU"/>
        </w:rPr>
        <w:instrText xml:space="preserve">). </w:instrText>
      </w:r>
      <w:r>
        <w:instrText>There</w:instrText>
      </w:r>
      <w:r w:rsidRPr="009D0048">
        <w:rPr>
          <w:lang w:val="ru-RU"/>
        </w:rPr>
        <w:instrText xml:space="preserve"> </w:instrText>
      </w:r>
      <w:r>
        <w:instrText>are</w:instrText>
      </w:r>
      <w:r w:rsidRPr="009D0048">
        <w:rPr>
          <w:lang w:val="ru-RU"/>
        </w:rPr>
        <w:instrText xml:space="preserve"> </w:instrText>
      </w:r>
      <w:r>
        <w:instrText>two</w:instrText>
      </w:r>
      <w:r w:rsidRPr="009D0048">
        <w:rPr>
          <w:lang w:val="ru-RU"/>
        </w:rPr>
        <w:instrText xml:space="preserve"> </w:instrText>
      </w:r>
      <w:r>
        <w:instrText>types</w:instrText>
      </w:r>
      <w:r w:rsidRPr="009D0048">
        <w:rPr>
          <w:lang w:val="ru-RU"/>
        </w:rPr>
        <w:instrText xml:space="preserve"> </w:instrText>
      </w:r>
      <w:r>
        <w:instrText>of</w:instrText>
      </w:r>
      <w:r w:rsidRPr="009D0048">
        <w:rPr>
          <w:lang w:val="ru-RU"/>
        </w:rPr>
        <w:instrText xml:space="preserve"> </w:instrText>
      </w:r>
      <w:r>
        <w:instrText>proteasomes</w:instrText>
      </w:r>
      <w:r w:rsidRPr="009D0048">
        <w:rPr>
          <w:lang w:val="ru-RU"/>
        </w:rPr>
        <w:instrText xml:space="preserve">, </w:instrText>
      </w:r>
      <w:r>
        <w:instrText>the</w:instrText>
      </w:r>
      <w:r w:rsidRPr="009D0048">
        <w:rPr>
          <w:lang w:val="ru-RU"/>
        </w:rPr>
        <w:instrText xml:space="preserve"> </w:instrText>
      </w:r>
      <w:r>
        <w:instrText>constitutive</w:instrText>
      </w:r>
      <w:r w:rsidRPr="009D0048">
        <w:rPr>
          <w:lang w:val="ru-RU"/>
        </w:rPr>
        <w:instrText xml:space="preserve"> </w:instrText>
      </w:r>
      <w:r>
        <w:instrText>form</w:instrText>
      </w:r>
      <w:r w:rsidRPr="009D0048">
        <w:rPr>
          <w:lang w:val="ru-RU"/>
        </w:rPr>
        <w:instrText xml:space="preserve">, </w:instrText>
      </w:r>
      <w:r>
        <w:instrText>expressed</w:instrText>
      </w:r>
      <w:r w:rsidRPr="009D0048">
        <w:rPr>
          <w:lang w:val="ru-RU"/>
        </w:rPr>
        <w:instrText xml:space="preserve"> </w:instrText>
      </w:r>
      <w:r>
        <w:instrText>in</w:instrText>
      </w:r>
      <w:r w:rsidRPr="009D0048">
        <w:rPr>
          <w:lang w:val="ru-RU"/>
        </w:rPr>
        <w:instrText xml:space="preserve"> </w:instrText>
      </w:r>
      <w:r>
        <w:instrText>most</w:instrText>
      </w:r>
      <w:r w:rsidRPr="009D0048">
        <w:rPr>
          <w:lang w:val="ru-RU"/>
        </w:rPr>
        <w:instrText xml:space="preserve"> </w:instrText>
      </w:r>
      <w:r>
        <w:instrText>cell</w:instrText>
      </w:r>
      <w:r w:rsidRPr="009D0048">
        <w:rPr>
          <w:lang w:val="ru-RU"/>
        </w:rPr>
        <w:instrText xml:space="preserve"> </w:instrText>
      </w:r>
      <w:r>
        <w:instrText>types</w:instrText>
      </w:r>
      <w:r w:rsidRPr="009D0048">
        <w:rPr>
          <w:lang w:val="ru-RU"/>
        </w:rPr>
        <w:instrText xml:space="preserve">, </w:instrText>
      </w:r>
      <w:r>
        <w:instrText>and</w:instrText>
      </w:r>
      <w:r w:rsidRPr="009D0048">
        <w:rPr>
          <w:lang w:val="ru-RU"/>
        </w:rPr>
        <w:instrText xml:space="preserve"> </w:instrText>
      </w:r>
      <w:r>
        <w:instrText>the</w:instrText>
      </w:r>
      <w:r w:rsidRPr="009D0048">
        <w:rPr>
          <w:lang w:val="ru-RU"/>
        </w:rPr>
        <w:instrText xml:space="preserve"> </w:instrText>
      </w:r>
      <w:r>
        <w:instrText>immunoproteasome</w:instrText>
      </w:r>
      <w:r w:rsidRPr="009D0048">
        <w:rPr>
          <w:lang w:val="ru-RU"/>
        </w:rPr>
        <w:instrText xml:space="preserve">, </w:instrText>
      </w:r>
      <w:r>
        <w:instrText>which</w:instrText>
      </w:r>
      <w:r w:rsidRPr="009D0048">
        <w:rPr>
          <w:lang w:val="ru-RU"/>
        </w:rPr>
        <w:instrText xml:space="preserve"> </w:instrText>
      </w:r>
      <w:r>
        <w:instrText>is</w:instrText>
      </w:r>
      <w:r w:rsidRPr="009D0048">
        <w:rPr>
          <w:lang w:val="ru-RU"/>
        </w:rPr>
        <w:instrText xml:space="preserve"> </w:instrText>
      </w:r>
      <w:r>
        <w:instrText>constitutively</w:instrText>
      </w:r>
      <w:r w:rsidRPr="009D0048">
        <w:rPr>
          <w:lang w:val="ru-RU"/>
        </w:rPr>
        <w:instrText xml:space="preserve"> </w:instrText>
      </w:r>
      <w:r>
        <w:instrText>expressed</w:instrText>
      </w:r>
      <w:r w:rsidRPr="009D0048">
        <w:rPr>
          <w:lang w:val="ru-RU"/>
        </w:rPr>
        <w:instrText xml:space="preserve"> </w:instrText>
      </w:r>
      <w:r>
        <w:instrText>in</w:instrText>
      </w:r>
      <w:r w:rsidRPr="009D0048">
        <w:rPr>
          <w:lang w:val="ru-RU"/>
        </w:rPr>
        <w:instrText xml:space="preserve"> </w:instrText>
      </w:r>
      <w:r>
        <w:instrText>mature</w:instrText>
      </w:r>
      <w:r w:rsidRPr="009D0048">
        <w:rPr>
          <w:lang w:val="ru-RU"/>
        </w:rPr>
        <w:instrText xml:space="preserve"> </w:instrText>
      </w:r>
      <w:r>
        <w:instrText>dendritic</w:instrText>
      </w:r>
      <w:r w:rsidRPr="009D0048">
        <w:rPr>
          <w:lang w:val="ru-RU"/>
        </w:rPr>
        <w:instrText xml:space="preserve"> </w:instrText>
      </w:r>
      <w:r>
        <w:instrText>cells</w:instrText>
      </w:r>
      <w:r w:rsidRPr="009D0048">
        <w:rPr>
          <w:lang w:val="ru-RU"/>
        </w:rPr>
        <w:instrText xml:space="preserve">. </w:instrText>
      </w:r>
      <w:r>
        <w:instrText>Protective</w:instrText>
      </w:r>
      <w:r w:rsidRPr="009D0048">
        <w:rPr>
          <w:lang w:val="ru-RU"/>
        </w:rPr>
        <w:instrText xml:space="preserve"> </w:instrText>
      </w:r>
      <w:r>
        <w:instrText>CD</w:instrText>
      </w:r>
      <w:r w:rsidRPr="009D0048">
        <w:rPr>
          <w:lang w:val="ru-RU"/>
        </w:rPr>
        <w:instrText xml:space="preserve">8 </w:instrText>
      </w:r>
      <w:r>
        <w:instrText>T</w:instrText>
      </w:r>
      <w:r w:rsidRPr="009D0048">
        <w:rPr>
          <w:lang w:val="ru-RU"/>
        </w:rPr>
        <w:instrText xml:space="preserve"> </w:instrText>
      </w:r>
      <w:r>
        <w:instrText>cell</w:instrText>
      </w:r>
      <w:r w:rsidRPr="009D0048">
        <w:rPr>
          <w:lang w:val="ru-RU"/>
        </w:rPr>
        <w:instrText xml:space="preserve"> </w:instrText>
      </w:r>
      <w:r>
        <w:instrText>epitopes</w:instrText>
      </w:r>
      <w:r w:rsidRPr="009D0048">
        <w:rPr>
          <w:lang w:val="ru-RU"/>
        </w:rPr>
        <w:instrText xml:space="preserve"> </w:instrText>
      </w:r>
      <w:r>
        <w:instrText>are</w:instrText>
      </w:r>
      <w:r w:rsidRPr="009D0048">
        <w:rPr>
          <w:lang w:val="ru-RU"/>
        </w:rPr>
        <w:instrText xml:space="preserve"> </w:instrText>
      </w:r>
      <w:r>
        <w:instrText>likely</w:instrText>
      </w:r>
      <w:r w:rsidRPr="009D0048">
        <w:rPr>
          <w:lang w:val="ru-RU"/>
        </w:rPr>
        <w:instrText xml:space="preserve"> </w:instrText>
      </w:r>
      <w:r>
        <w:instrText>generated</w:instrText>
      </w:r>
      <w:r w:rsidRPr="009D0048">
        <w:rPr>
          <w:lang w:val="ru-RU"/>
        </w:rPr>
        <w:instrText xml:space="preserve"> </w:instrText>
      </w:r>
      <w:r>
        <w:instrText>by</w:instrText>
      </w:r>
      <w:r w:rsidRPr="009D0048">
        <w:rPr>
          <w:lang w:val="ru-RU"/>
        </w:rPr>
        <w:instrText xml:space="preserve"> </w:instrText>
      </w:r>
      <w:r>
        <w:instrText>the</w:instrText>
      </w:r>
      <w:r w:rsidRPr="009D0048">
        <w:rPr>
          <w:lang w:val="ru-RU"/>
        </w:rPr>
        <w:instrText xml:space="preserve"> </w:instrText>
      </w:r>
      <w:r>
        <w:instrText>immunoproteasome</w:instrText>
      </w:r>
      <w:r w:rsidRPr="009D0048">
        <w:rPr>
          <w:lang w:val="ru-RU"/>
        </w:rPr>
        <w:instrText xml:space="preserve"> </w:instrText>
      </w:r>
      <w:r>
        <w:instrText>and</w:instrText>
      </w:r>
      <w:r w:rsidRPr="009D0048">
        <w:rPr>
          <w:lang w:val="ru-RU"/>
        </w:rPr>
        <w:instrText xml:space="preserve"> </w:instrText>
      </w:r>
      <w:r>
        <w:instrText>the</w:instrText>
      </w:r>
      <w:r w:rsidRPr="009D0048">
        <w:rPr>
          <w:lang w:val="ru-RU"/>
        </w:rPr>
        <w:instrText xml:space="preserve"> </w:instrText>
      </w:r>
      <w:r>
        <w:instrText>constitutive</w:instrText>
      </w:r>
      <w:r w:rsidRPr="009D0048">
        <w:rPr>
          <w:lang w:val="ru-RU"/>
        </w:rPr>
        <w:instrText xml:space="preserve"> </w:instrText>
      </w:r>
      <w:r>
        <w:instrText>proteasome</w:instrText>
      </w:r>
      <w:r w:rsidRPr="009D0048">
        <w:rPr>
          <w:lang w:val="ru-RU"/>
        </w:rPr>
        <w:instrText xml:space="preserve">, </w:instrText>
      </w:r>
      <w:r>
        <w:instrText>and</w:instrText>
      </w:r>
      <w:r w:rsidRPr="009D0048">
        <w:rPr>
          <w:lang w:val="ru-RU"/>
        </w:rPr>
        <w:instrText xml:space="preserve"> </w:instrText>
      </w:r>
      <w:r>
        <w:instrText>here</w:instrText>
      </w:r>
      <w:r w:rsidRPr="009D0048">
        <w:rPr>
          <w:lang w:val="ru-RU"/>
        </w:rPr>
        <w:instrText xml:space="preserve"> </w:instrText>
      </w:r>
      <w:r>
        <w:instrText>we</w:instrText>
      </w:r>
      <w:r w:rsidRPr="009D0048">
        <w:rPr>
          <w:lang w:val="ru-RU"/>
        </w:rPr>
        <w:instrText xml:space="preserve"> </w:instrText>
      </w:r>
      <w:r>
        <w:instrText>have</w:instrText>
      </w:r>
      <w:r w:rsidRPr="009D0048">
        <w:rPr>
          <w:lang w:val="ru-RU"/>
        </w:rPr>
        <w:instrText xml:space="preserve"> </w:instrText>
      </w:r>
      <w:r>
        <w:instrText>modeled</w:instrText>
      </w:r>
      <w:r w:rsidRPr="009D0048">
        <w:rPr>
          <w:lang w:val="ru-RU"/>
        </w:rPr>
        <w:instrText xml:space="preserve"> </w:instrText>
      </w:r>
      <w:r>
        <w:instrText>and</w:instrText>
      </w:r>
      <w:r w:rsidRPr="009D0048">
        <w:rPr>
          <w:lang w:val="ru-RU"/>
        </w:rPr>
        <w:instrText xml:space="preserve"> </w:instrText>
      </w:r>
      <w:r>
        <w:instrText>analyzed</w:instrText>
      </w:r>
      <w:r w:rsidRPr="009D0048">
        <w:rPr>
          <w:lang w:val="ru-RU"/>
        </w:rPr>
        <w:instrText xml:space="preserve"> </w:instrText>
      </w:r>
      <w:r>
        <w:instrText>the</w:instrText>
      </w:r>
      <w:r w:rsidRPr="009D0048">
        <w:rPr>
          <w:lang w:val="ru-RU"/>
        </w:rPr>
        <w:instrText xml:space="preserve"> </w:instrText>
      </w:r>
      <w:r>
        <w:instrText>cleavage</w:instrText>
      </w:r>
      <w:r w:rsidRPr="009D0048">
        <w:rPr>
          <w:lang w:val="ru-RU"/>
        </w:rPr>
        <w:instrText xml:space="preserve"> </w:instrText>
      </w:r>
      <w:r>
        <w:instrText>by</w:instrText>
      </w:r>
      <w:r w:rsidRPr="009D0048">
        <w:rPr>
          <w:lang w:val="ru-RU"/>
        </w:rPr>
        <w:instrText xml:space="preserve"> </w:instrText>
      </w:r>
      <w:r>
        <w:instrText>these</w:instrText>
      </w:r>
      <w:r w:rsidRPr="009D0048">
        <w:rPr>
          <w:lang w:val="ru-RU"/>
        </w:rPr>
        <w:instrText xml:space="preserve"> </w:instrText>
      </w:r>
      <w:r>
        <w:instrText>two</w:instrText>
      </w:r>
      <w:r w:rsidRPr="009D0048">
        <w:rPr>
          <w:lang w:val="ru-RU"/>
        </w:rPr>
        <w:instrText xml:space="preserve"> </w:instrText>
      </w:r>
      <w:r>
        <w:instrText>proteases</w:instrText>
      </w:r>
      <w:r w:rsidRPr="009D0048">
        <w:rPr>
          <w:lang w:val="ru-RU"/>
        </w:rPr>
        <w:instrText>.\</w:instrText>
      </w:r>
      <w:r>
        <w:instrText>nResults</w:instrText>
      </w:r>
      <w:r w:rsidRPr="009D0048">
        <w:rPr>
          <w:lang w:val="ru-RU"/>
        </w:rPr>
        <w:instrText xml:space="preserve">: </w:instrText>
      </w:r>
      <w:r>
        <w:instrText>We</w:instrText>
      </w:r>
      <w:r w:rsidRPr="009D0048">
        <w:rPr>
          <w:lang w:val="ru-RU"/>
        </w:rPr>
        <w:instrText xml:space="preserve"> </w:instrText>
      </w:r>
      <w:r>
        <w:instrText>have</w:instrText>
      </w:r>
      <w:r w:rsidRPr="009D0048">
        <w:rPr>
          <w:lang w:val="ru-RU"/>
        </w:rPr>
        <w:instrText xml:space="preserve"> </w:instrText>
      </w:r>
      <w:r>
        <w:instrText>modeled</w:instrText>
      </w:r>
      <w:r w:rsidRPr="009D0048">
        <w:rPr>
          <w:lang w:val="ru-RU"/>
        </w:rPr>
        <w:instrText xml:space="preserve"> </w:instrText>
      </w:r>
      <w:r>
        <w:instrText>the</w:instrText>
      </w:r>
      <w:r w:rsidRPr="009D0048">
        <w:rPr>
          <w:lang w:val="ru-RU"/>
        </w:rPr>
        <w:instrText xml:space="preserve"> </w:instrText>
      </w:r>
      <w:r>
        <w:instrText>immunoproteasome</w:instrText>
      </w:r>
      <w:r w:rsidRPr="009D0048">
        <w:rPr>
          <w:lang w:val="ru-RU"/>
        </w:rPr>
        <w:instrText xml:space="preserve"> </w:instrText>
      </w:r>
      <w:r>
        <w:instrText>and</w:instrText>
      </w:r>
      <w:r w:rsidRPr="009D0048">
        <w:rPr>
          <w:lang w:val="ru-RU"/>
        </w:rPr>
        <w:instrText xml:space="preserve"> </w:instrText>
      </w:r>
      <w:r>
        <w:instrText>proteasome</w:instrText>
      </w:r>
      <w:r w:rsidRPr="009D0048">
        <w:rPr>
          <w:lang w:val="ru-RU"/>
        </w:rPr>
        <w:instrText xml:space="preserve"> </w:instrText>
      </w:r>
      <w:r>
        <w:instrText>cleavage</w:instrText>
      </w:r>
      <w:r w:rsidRPr="009D0048">
        <w:rPr>
          <w:lang w:val="ru-RU"/>
        </w:rPr>
        <w:instrText xml:space="preserve"> </w:instrText>
      </w:r>
      <w:r>
        <w:instrText>sites</w:instrText>
      </w:r>
      <w:r w:rsidRPr="009D0048">
        <w:rPr>
          <w:lang w:val="ru-RU"/>
        </w:rPr>
        <w:instrText xml:space="preserve"> </w:instrText>
      </w:r>
      <w:r>
        <w:instrText>upon</w:instrText>
      </w:r>
      <w:r w:rsidRPr="009D0048">
        <w:rPr>
          <w:lang w:val="ru-RU"/>
        </w:rPr>
        <w:instrText xml:space="preserve"> </w:instrText>
      </w:r>
      <w:r>
        <w:instrText>two</w:instrText>
      </w:r>
      <w:r w:rsidRPr="009D0048">
        <w:rPr>
          <w:lang w:val="ru-RU"/>
        </w:rPr>
        <w:instrText xml:space="preserve"> </w:instrText>
      </w:r>
      <w:r>
        <w:instrText>non</w:instrText>
      </w:r>
      <w:r w:rsidRPr="009D0048">
        <w:rPr>
          <w:lang w:val="ru-RU"/>
        </w:rPr>
        <w:instrText>-</w:instrText>
      </w:r>
      <w:r>
        <w:instrText>overlapping</w:instrText>
      </w:r>
      <w:r w:rsidRPr="009D0048">
        <w:rPr>
          <w:lang w:val="ru-RU"/>
        </w:rPr>
        <w:instrText xml:space="preserve"> </w:instrText>
      </w:r>
      <w:r>
        <w:instrText>sets</w:instrText>
      </w:r>
      <w:r w:rsidRPr="009D0048">
        <w:rPr>
          <w:lang w:val="ru-RU"/>
        </w:rPr>
        <w:instrText xml:space="preserve"> </w:instrText>
      </w:r>
      <w:r>
        <w:instrText>of</w:instrText>
      </w:r>
      <w:r w:rsidRPr="009D0048">
        <w:rPr>
          <w:lang w:val="ru-RU"/>
        </w:rPr>
        <w:instrText xml:space="preserve"> </w:instrText>
      </w:r>
      <w:r>
        <w:instrText>peptides</w:instrText>
      </w:r>
      <w:r w:rsidRPr="009D0048">
        <w:rPr>
          <w:lang w:val="ru-RU"/>
        </w:rPr>
        <w:instrText xml:space="preserve"> </w:instrText>
      </w:r>
      <w:r>
        <w:instrText>consisting</w:instrText>
      </w:r>
      <w:r w:rsidRPr="009D0048">
        <w:rPr>
          <w:lang w:val="ru-RU"/>
        </w:rPr>
        <w:instrText xml:space="preserve"> </w:instrText>
      </w:r>
      <w:r>
        <w:instrText>of</w:instrText>
      </w:r>
      <w:r w:rsidRPr="009D0048">
        <w:rPr>
          <w:lang w:val="ru-RU"/>
        </w:rPr>
        <w:instrText xml:space="preserve"> 553 </w:instrText>
      </w:r>
      <w:r>
        <w:instrText>CD</w:instrText>
      </w:r>
      <w:r w:rsidRPr="009D0048">
        <w:rPr>
          <w:lang w:val="ru-RU"/>
        </w:rPr>
        <w:instrText xml:space="preserve">8 </w:instrText>
      </w:r>
      <w:r>
        <w:instrText>T</w:instrText>
      </w:r>
      <w:r w:rsidRPr="009D0048">
        <w:rPr>
          <w:lang w:val="ru-RU"/>
        </w:rPr>
        <w:instrText xml:space="preserve"> </w:instrText>
      </w:r>
      <w:r>
        <w:instrText>cell</w:instrText>
      </w:r>
      <w:r w:rsidRPr="009D0048">
        <w:rPr>
          <w:lang w:val="ru-RU"/>
        </w:rPr>
        <w:instrText xml:space="preserve"> </w:instrText>
      </w:r>
      <w:r>
        <w:instrText>epitopes</w:instrText>
      </w:r>
      <w:r w:rsidRPr="009D0048">
        <w:rPr>
          <w:lang w:val="ru-RU"/>
        </w:rPr>
        <w:instrText xml:space="preserve">, </w:instrText>
      </w:r>
      <w:r>
        <w:instrText>naturally</w:instrText>
      </w:r>
      <w:r w:rsidRPr="009D0048">
        <w:rPr>
          <w:lang w:val="ru-RU"/>
        </w:rPr>
        <w:instrText xml:space="preserve"> </w:instrText>
      </w:r>
      <w:r>
        <w:instrText>processed</w:instrText>
      </w:r>
      <w:r w:rsidRPr="009D0048">
        <w:rPr>
          <w:lang w:val="ru-RU"/>
        </w:rPr>
        <w:instrText xml:space="preserve"> </w:instrText>
      </w:r>
      <w:r>
        <w:instrText>and</w:instrText>
      </w:r>
      <w:r w:rsidRPr="009D0048">
        <w:rPr>
          <w:lang w:val="ru-RU"/>
        </w:rPr>
        <w:instrText xml:space="preserve"> </w:instrText>
      </w:r>
      <w:r>
        <w:instrText>restricted</w:instrText>
      </w:r>
      <w:r w:rsidRPr="009D0048">
        <w:rPr>
          <w:lang w:val="ru-RU"/>
        </w:rPr>
        <w:instrText xml:space="preserve"> </w:instrText>
      </w:r>
      <w:r>
        <w:instrText>by</w:instrText>
      </w:r>
      <w:r w:rsidRPr="009D0048">
        <w:rPr>
          <w:lang w:val="ru-RU"/>
        </w:rPr>
        <w:instrText xml:space="preserve"> </w:instrText>
      </w:r>
      <w:r>
        <w:instrText>human</w:instrText>
      </w:r>
      <w:r w:rsidRPr="009D0048">
        <w:rPr>
          <w:lang w:val="ru-RU"/>
        </w:rPr>
        <w:instrText xml:space="preserve"> </w:instrText>
      </w:r>
      <w:r>
        <w:instrText>MHCI</w:instrText>
      </w:r>
      <w:r w:rsidRPr="009D0048">
        <w:rPr>
          <w:lang w:val="ru-RU"/>
        </w:rPr>
        <w:instrText xml:space="preserve"> </w:instrText>
      </w:r>
      <w:r>
        <w:instrText>molecules</w:instrText>
      </w:r>
      <w:r w:rsidRPr="009D0048">
        <w:rPr>
          <w:lang w:val="ru-RU"/>
        </w:rPr>
        <w:instrText xml:space="preserve">, </w:instrText>
      </w:r>
      <w:r>
        <w:instrText>and</w:instrText>
      </w:r>
      <w:r w:rsidRPr="009D0048">
        <w:rPr>
          <w:lang w:val="ru-RU"/>
        </w:rPr>
        <w:instrText xml:space="preserve"> 382 </w:instrText>
      </w:r>
      <w:r>
        <w:instrText>peptides</w:instrText>
      </w:r>
      <w:r w:rsidRPr="009D0048">
        <w:rPr>
          <w:lang w:val="ru-RU"/>
        </w:rPr>
        <w:instrText xml:space="preserve"> </w:instrText>
      </w:r>
      <w:r>
        <w:instrText>eluted</w:instrText>
      </w:r>
      <w:r w:rsidRPr="009D0048">
        <w:rPr>
          <w:lang w:val="ru-RU"/>
        </w:rPr>
        <w:instrText xml:space="preserve"> </w:instrText>
      </w:r>
      <w:r>
        <w:instrText>from</w:instrText>
      </w:r>
      <w:r w:rsidRPr="009D0048">
        <w:rPr>
          <w:lang w:val="ru-RU"/>
        </w:rPr>
        <w:instrText xml:space="preserve"> </w:instrText>
      </w:r>
      <w:r>
        <w:instrText>human</w:instrText>
      </w:r>
      <w:r w:rsidRPr="009D0048">
        <w:rPr>
          <w:lang w:val="ru-RU"/>
        </w:rPr>
        <w:instrText xml:space="preserve"> </w:instrText>
      </w:r>
      <w:r>
        <w:instrText>MHCI</w:instrText>
      </w:r>
      <w:r w:rsidRPr="009D0048">
        <w:rPr>
          <w:lang w:val="ru-RU"/>
        </w:rPr>
        <w:instrText xml:space="preserve"> </w:instrText>
      </w:r>
      <w:r>
        <w:instrText>molecules</w:instrText>
      </w:r>
      <w:r w:rsidRPr="009D0048">
        <w:rPr>
          <w:lang w:val="ru-RU"/>
        </w:rPr>
        <w:instrText xml:space="preserve">, </w:instrText>
      </w:r>
      <w:r>
        <w:instrText>respectively</w:instrText>
      </w:r>
      <w:r w:rsidRPr="009D0048">
        <w:rPr>
          <w:lang w:val="ru-RU"/>
        </w:rPr>
        <w:instrText xml:space="preserve">, </w:instrText>
      </w:r>
      <w:r>
        <w:instrText>using</w:instrText>
      </w:r>
      <w:r w:rsidRPr="009D0048">
        <w:rPr>
          <w:lang w:val="ru-RU"/>
        </w:rPr>
        <w:instrText xml:space="preserve"> </w:instrText>
      </w:r>
      <w:r>
        <w:instrText>N</w:instrText>
      </w:r>
      <w:r w:rsidRPr="009D0048">
        <w:rPr>
          <w:lang w:val="ru-RU"/>
        </w:rPr>
        <w:instrText>-</w:instrText>
      </w:r>
      <w:r>
        <w:instrText>grams</w:instrText>
      </w:r>
      <w:r w:rsidRPr="009D0048">
        <w:rPr>
          <w:lang w:val="ru-RU"/>
        </w:rPr>
        <w:instrText xml:space="preserve">. </w:instrText>
      </w:r>
      <w:r>
        <w:instrText>Cleavage</w:instrText>
      </w:r>
      <w:r w:rsidRPr="009D0048">
        <w:rPr>
          <w:lang w:val="ru-RU"/>
        </w:rPr>
        <w:instrText xml:space="preserve"> </w:instrText>
      </w:r>
      <w:r>
        <w:instrText>models</w:instrText>
      </w:r>
      <w:r w:rsidRPr="009D0048">
        <w:rPr>
          <w:lang w:val="ru-RU"/>
        </w:rPr>
        <w:instrText xml:space="preserve"> </w:instrText>
      </w:r>
      <w:r>
        <w:instrText>were</w:instrText>
      </w:r>
      <w:r w:rsidRPr="009D0048">
        <w:rPr>
          <w:lang w:val="ru-RU"/>
        </w:rPr>
        <w:instrText xml:space="preserve"> </w:instrText>
      </w:r>
      <w:r>
        <w:instrText>generated</w:instrText>
      </w:r>
      <w:r w:rsidRPr="009D0048">
        <w:rPr>
          <w:lang w:val="ru-RU"/>
        </w:rPr>
        <w:instrText xml:space="preserve"> </w:instrText>
      </w:r>
      <w:r>
        <w:instrText>considering</w:instrText>
      </w:r>
      <w:r w:rsidRPr="009D0048">
        <w:rPr>
          <w:lang w:val="ru-RU"/>
        </w:rPr>
        <w:instrText xml:space="preserve"> </w:instrText>
      </w:r>
      <w:r>
        <w:instrText>different</w:instrText>
      </w:r>
      <w:r w:rsidRPr="009D0048">
        <w:rPr>
          <w:lang w:val="ru-RU"/>
        </w:rPr>
        <w:instrText xml:space="preserve"> </w:instrText>
      </w:r>
      <w:r>
        <w:instrText>epitope</w:instrText>
      </w:r>
      <w:r w:rsidRPr="009D0048">
        <w:rPr>
          <w:lang w:val="ru-RU"/>
        </w:rPr>
        <w:instrText xml:space="preserve"> </w:instrText>
      </w:r>
      <w:r>
        <w:instrText>and</w:instrText>
      </w:r>
      <w:r w:rsidRPr="009D0048">
        <w:rPr>
          <w:lang w:val="ru-RU"/>
        </w:rPr>
        <w:instrText xml:space="preserve"> </w:instrText>
      </w:r>
      <w:r>
        <w:instrText>MHCI</w:instrText>
      </w:r>
      <w:r w:rsidRPr="009D0048">
        <w:rPr>
          <w:lang w:val="ru-RU"/>
        </w:rPr>
        <w:instrText>-</w:instrText>
      </w:r>
      <w:r>
        <w:instrText>eluted</w:instrText>
      </w:r>
      <w:r w:rsidRPr="009D0048">
        <w:rPr>
          <w:lang w:val="ru-RU"/>
        </w:rPr>
        <w:instrText xml:space="preserve"> </w:instrText>
      </w:r>
      <w:r>
        <w:instrText>fragment</w:instrText>
      </w:r>
      <w:r w:rsidRPr="009D0048">
        <w:rPr>
          <w:lang w:val="ru-RU"/>
        </w:rPr>
        <w:instrText xml:space="preserve"> </w:instrText>
      </w:r>
      <w:r>
        <w:instrText>lengths</w:instrText>
      </w:r>
      <w:r w:rsidRPr="009D0048">
        <w:rPr>
          <w:lang w:val="ru-RU"/>
        </w:rPr>
        <w:instrText xml:space="preserve"> </w:instrText>
      </w:r>
      <w:r>
        <w:instrText>and</w:instrText>
      </w:r>
      <w:r w:rsidRPr="009D0048">
        <w:rPr>
          <w:lang w:val="ru-RU"/>
        </w:rPr>
        <w:instrText xml:space="preserve"> </w:instrText>
      </w:r>
      <w:r>
        <w:instrText>the</w:instrText>
      </w:r>
      <w:r w:rsidRPr="009D0048">
        <w:rPr>
          <w:lang w:val="ru-RU"/>
        </w:rPr>
        <w:instrText xml:space="preserve"> </w:instrText>
      </w:r>
      <w:r>
        <w:instrText>same</w:instrText>
      </w:r>
      <w:r w:rsidRPr="009D0048">
        <w:rPr>
          <w:lang w:val="ru-RU"/>
        </w:rPr>
        <w:instrText xml:space="preserve"> </w:instrText>
      </w:r>
      <w:r>
        <w:instrText>number</w:instrText>
      </w:r>
      <w:r w:rsidRPr="009D0048">
        <w:rPr>
          <w:lang w:val="ru-RU"/>
        </w:rPr>
        <w:instrText xml:space="preserve"> </w:instrText>
      </w:r>
      <w:r>
        <w:instrText>of</w:instrText>
      </w:r>
      <w:r w:rsidRPr="009D0048">
        <w:rPr>
          <w:lang w:val="ru-RU"/>
        </w:rPr>
        <w:instrText xml:space="preserve"> </w:instrText>
      </w:r>
      <w:r>
        <w:instrText>C</w:instrText>
      </w:r>
      <w:r w:rsidRPr="009D0048">
        <w:rPr>
          <w:lang w:val="ru-RU"/>
        </w:rPr>
        <w:instrText>-</w:instrText>
      </w:r>
      <w:r>
        <w:instrText>terminal</w:instrText>
      </w:r>
      <w:r w:rsidRPr="009D0048">
        <w:rPr>
          <w:lang w:val="ru-RU"/>
        </w:rPr>
        <w:instrText xml:space="preserve"> </w:instrText>
      </w:r>
      <w:r>
        <w:instrText>flanking</w:instrText>
      </w:r>
      <w:r w:rsidRPr="009D0048">
        <w:rPr>
          <w:lang w:val="ru-RU"/>
        </w:rPr>
        <w:instrText xml:space="preserve"> </w:instrText>
      </w:r>
      <w:r>
        <w:instrText>residues</w:instrText>
      </w:r>
      <w:r w:rsidRPr="009D0048">
        <w:rPr>
          <w:lang w:val="ru-RU"/>
        </w:rPr>
        <w:instrText xml:space="preserve">. </w:instrText>
      </w:r>
      <w:r>
        <w:instrText>Models</w:instrText>
      </w:r>
      <w:r w:rsidRPr="009D0048">
        <w:rPr>
          <w:lang w:val="ru-RU"/>
        </w:rPr>
        <w:instrText xml:space="preserve"> </w:instrText>
      </w:r>
      <w:r>
        <w:instrText>were</w:instrText>
      </w:r>
      <w:r w:rsidRPr="009D0048">
        <w:rPr>
          <w:lang w:val="ru-RU"/>
        </w:rPr>
        <w:instrText xml:space="preserve"> </w:instrText>
      </w:r>
      <w:r>
        <w:instrText>evaluated</w:instrText>
      </w:r>
      <w:r w:rsidRPr="009D0048">
        <w:rPr>
          <w:lang w:val="ru-RU"/>
        </w:rPr>
        <w:instrText xml:space="preserve"> </w:instrText>
      </w:r>
      <w:r>
        <w:instrText>in</w:instrText>
      </w:r>
      <w:r w:rsidRPr="009D0048">
        <w:rPr>
          <w:lang w:val="ru-RU"/>
        </w:rPr>
        <w:instrText xml:space="preserve"> 5-</w:instrText>
      </w:r>
      <w:r>
        <w:instrText>fold</w:instrText>
      </w:r>
      <w:r w:rsidRPr="009D0048">
        <w:rPr>
          <w:lang w:val="ru-RU"/>
        </w:rPr>
        <w:instrText xml:space="preserve"> </w:instrText>
      </w:r>
      <w:r>
        <w:instrText>cross</w:instrText>
      </w:r>
      <w:r w:rsidRPr="009D0048">
        <w:rPr>
          <w:lang w:val="ru-RU"/>
        </w:rPr>
        <w:instrText>-</w:instrText>
      </w:r>
      <w:r>
        <w:instrText>validation</w:instrText>
      </w:r>
      <w:r w:rsidRPr="009D0048">
        <w:rPr>
          <w:lang w:val="ru-RU"/>
        </w:rPr>
        <w:instrText xml:space="preserve">. </w:instrText>
      </w:r>
      <w:r>
        <w:instrText>Judging</w:instrText>
      </w:r>
      <w:r w:rsidRPr="009D0048">
        <w:rPr>
          <w:lang w:val="ru-RU"/>
        </w:rPr>
        <w:instrText xml:space="preserve"> </w:instrText>
      </w:r>
      <w:r>
        <w:instrText>by</w:instrText>
      </w:r>
      <w:r w:rsidRPr="009D0048">
        <w:rPr>
          <w:lang w:val="ru-RU"/>
        </w:rPr>
        <w:instrText xml:space="preserve"> </w:instrText>
      </w:r>
      <w:r>
        <w:instrText>the</w:instrText>
      </w:r>
      <w:r w:rsidRPr="009D0048">
        <w:rPr>
          <w:lang w:val="ru-RU"/>
        </w:rPr>
        <w:instrText xml:space="preserve"> </w:instrText>
      </w:r>
      <w:r>
        <w:instrText>Mathew</w:instrText>
      </w:r>
      <w:r w:rsidRPr="009D0048">
        <w:rPr>
          <w:lang w:val="ru-RU"/>
        </w:rPr>
        <w:instrText>’</w:instrText>
      </w:r>
      <w:r>
        <w:instrText>s</w:instrText>
      </w:r>
      <w:r w:rsidRPr="009D0048">
        <w:rPr>
          <w:lang w:val="ru-RU"/>
        </w:rPr>
        <w:instrText xml:space="preserve"> </w:instrText>
      </w:r>
      <w:r>
        <w:instrText>Correlation</w:instrText>
      </w:r>
      <w:r w:rsidRPr="009D0048">
        <w:rPr>
          <w:lang w:val="ru-RU"/>
        </w:rPr>
        <w:instrText xml:space="preserve"> </w:instrText>
      </w:r>
      <w:r>
        <w:instrText>Coefficient</w:instrText>
      </w:r>
      <w:r w:rsidRPr="009D0048">
        <w:rPr>
          <w:lang w:val="ru-RU"/>
        </w:rPr>
        <w:instrText xml:space="preserve"> (</w:instrText>
      </w:r>
      <w:r>
        <w:instrText>MCC</w:instrText>
      </w:r>
      <w:r w:rsidRPr="009D0048">
        <w:rPr>
          <w:lang w:val="ru-RU"/>
        </w:rPr>
        <w:instrText xml:space="preserve">), </w:instrText>
      </w:r>
      <w:r>
        <w:instrText>optimal</w:instrText>
      </w:r>
      <w:r w:rsidRPr="009D0048">
        <w:rPr>
          <w:lang w:val="ru-RU"/>
        </w:rPr>
        <w:instrText xml:space="preserve"> </w:instrText>
      </w:r>
      <w:r>
        <w:instrText>cleavage</w:instrText>
      </w:r>
      <w:r w:rsidRPr="009D0048">
        <w:rPr>
          <w:lang w:val="ru-RU"/>
        </w:rPr>
        <w:instrText xml:space="preserve"> </w:instrText>
      </w:r>
      <w:r>
        <w:instrText>models</w:instrText>
      </w:r>
      <w:r w:rsidRPr="009D0048">
        <w:rPr>
          <w:lang w:val="ru-RU"/>
        </w:rPr>
        <w:instrText xml:space="preserve"> </w:instrText>
      </w:r>
      <w:r>
        <w:instrText>for</w:instrText>
      </w:r>
      <w:r w:rsidRPr="009D0048">
        <w:rPr>
          <w:lang w:val="ru-RU"/>
        </w:rPr>
        <w:instrText xml:space="preserve"> </w:instrText>
      </w:r>
      <w:r>
        <w:instrText>the</w:instrText>
      </w:r>
      <w:r w:rsidRPr="009D0048">
        <w:rPr>
          <w:lang w:val="ru-RU"/>
        </w:rPr>
        <w:instrText xml:space="preserve"> </w:instrText>
      </w:r>
      <w:r>
        <w:instrText>proteasome</w:instrText>
      </w:r>
      <w:r w:rsidRPr="009D0048">
        <w:rPr>
          <w:lang w:val="ru-RU"/>
        </w:rPr>
        <w:instrText xml:space="preserve"> (</w:instrText>
      </w:r>
      <w:r>
        <w:instrText>MCC</w:instrText>
      </w:r>
      <w:r w:rsidRPr="009D0048">
        <w:rPr>
          <w:lang w:val="ru-RU"/>
        </w:rPr>
        <w:instrText xml:space="preserve"> = 0.43 ± 0.07) </w:instrText>
      </w:r>
      <w:r>
        <w:instrText>and</w:instrText>
      </w:r>
      <w:r w:rsidRPr="009D0048">
        <w:rPr>
          <w:lang w:val="ru-RU"/>
        </w:rPr>
        <w:instrText xml:space="preserve"> </w:instrText>
      </w:r>
      <w:r>
        <w:instrText>the</w:instrText>
      </w:r>
      <w:r w:rsidRPr="009D0048">
        <w:rPr>
          <w:lang w:val="ru-RU"/>
        </w:rPr>
        <w:instrText xml:space="preserve"> </w:instrText>
      </w:r>
      <w:r>
        <w:instrText>immunoproteasome</w:instrText>
      </w:r>
      <w:r w:rsidRPr="009D0048">
        <w:rPr>
          <w:lang w:val="ru-RU"/>
        </w:rPr>
        <w:instrText xml:space="preserve"> (</w:instrText>
      </w:r>
      <w:r>
        <w:instrText>MCC</w:instrText>
      </w:r>
      <w:r w:rsidRPr="009D0048">
        <w:rPr>
          <w:lang w:val="ru-RU"/>
        </w:rPr>
        <w:instrText xml:space="preserve"> = 0.36 ± 0.06) </w:instrText>
      </w:r>
      <w:r>
        <w:instrText>were</w:instrText>
      </w:r>
      <w:r w:rsidRPr="009D0048">
        <w:rPr>
          <w:lang w:val="ru-RU"/>
        </w:rPr>
        <w:instrText xml:space="preserve"> </w:instrText>
      </w:r>
      <w:r>
        <w:instrText>obtained</w:instrText>
      </w:r>
      <w:r w:rsidRPr="009D0048">
        <w:rPr>
          <w:lang w:val="ru-RU"/>
        </w:rPr>
        <w:instrText xml:space="preserve"> </w:instrText>
      </w:r>
      <w:r>
        <w:instrText>from</w:instrText>
      </w:r>
      <w:r w:rsidRPr="009D0048">
        <w:rPr>
          <w:lang w:val="ru-RU"/>
        </w:rPr>
        <w:instrText xml:space="preserve"> 12-</w:instrText>
      </w:r>
      <w:r>
        <w:instrText>residue</w:instrText>
      </w:r>
      <w:r w:rsidRPr="009D0048">
        <w:rPr>
          <w:lang w:val="ru-RU"/>
        </w:rPr>
        <w:instrText xml:space="preserve"> </w:instrText>
      </w:r>
      <w:r>
        <w:instrText>peptide</w:instrText>
      </w:r>
      <w:r w:rsidRPr="009D0048">
        <w:rPr>
          <w:lang w:val="ru-RU"/>
        </w:rPr>
        <w:instrText xml:space="preserve"> </w:instrText>
      </w:r>
      <w:r>
        <w:instrText>fragments</w:instrText>
      </w:r>
      <w:r w:rsidRPr="009D0048">
        <w:rPr>
          <w:lang w:val="ru-RU"/>
        </w:rPr>
        <w:instrText xml:space="preserve">. </w:instrText>
      </w:r>
      <w:r>
        <w:instrText>Using</w:instrText>
      </w:r>
      <w:r w:rsidRPr="009D0048">
        <w:rPr>
          <w:lang w:val="ru-RU"/>
        </w:rPr>
        <w:instrText xml:space="preserve"> </w:instrText>
      </w:r>
      <w:r>
        <w:instrText>an</w:instrText>
      </w:r>
      <w:r w:rsidRPr="009D0048">
        <w:rPr>
          <w:lang w:val="ru-RU"/>
        </w:rPr>
        <w:instrText xml:space="preserve"> </w:instrText>
      </w:r>
      <w:r>
        <w:instrText>independent</w:instrText>
      </w:r>
      <w:r w:rsidRPr="009D0048">
        <w:rPr>
          <w:lang w:val="ru-RU"/>
        </w:rPr>
        <w:instrText xml:space="preserve"> </w:instrText>
      </w:r>
      <w:r>
        <w:instrText>dataset</w:instrText>
      </w:r>
      <w:r w:rsidRPr="009D0048">
        <w:rPr>
          <w:lang w:val="ru-RU"/>
        </w:rPr>
        <w:instrText xml:space="preserve"> </w:instrText>
      </w:r>
      <w:r>
        <w:instrText>consisting</w:instrText>
      </w:r>
      <w:r w:rsidRPr="009D0048">
        <w:rPr>
          <w:lang w:val="ru-RU"/>
        </w:rPr>
        <w:instrText xml:space="preserve"> </w:instrText>
      </w:r>
      <w:r>
        <w:instrText>of</w:instrText>
      </w:r>
      <w:r w:rsidRPr="009D0048">
        <w:rPr>
          <w:lang w:val="ru-RU"/>
        </w:rPr>
        <w:instrText xml:space="preserve"> 137 </w:instrText>
      </w:r>
      <w:r>
        <w:instrText>HIV</w:instrText>
      </w:r>
      <w:r w:rsidRPr="009D0048">
        <w:rPr>
          <w:lang w:val="ru-RU"/>
        </w:rPr>
        <w:instrText>1-</w:instrText>
      </w:r>
      <w:r>
        <w:instrText>specific</w:instrText>
      </w:r>
      <w:r w:rsidRPr="009D0048">
        <w:rPr>
          <w:lang w:val="ru-RU"/>
        </w:rPr>
        <w:instrText xml:space="preserve"> </w:instrText>
      </w:r>
      <w:r>
        <w:instrText>CD</w:instrText>
      </w:r>
      <w:r w:rsidRPr="009D0048">
        <w:rPr>
          <w:lang w:val="ru-RU"/>
        </w:rPr>
        <w:instrText xml:space="preserve">8 </w:instrText>
      </w:r>
      <w:r>
        <w:instrText>T</w:instrText>
      </w:r>
      <w:r w:rsidRPr="009D0048">
        <w:rPr>
          <w:lang w:val="ru-RU"/>
        </w:rPr>
        <w:instrText xml:space="preserve"> </w:instrText>
      </w:r>
      <w:r>
        <w:instrText>cell</w:instrText>
      </w:r>
      <w:r w:rsidRPr="009D0048">
        <w:rPr>
          <w:lang w:val="ru-RU"/>
        </w:rPr>
        <w:instrText xml:space="preserve"> </w:instrText>
      </w:r>
      <w:r>
        <w:instrText>epitopes</w:instrText>
      </w:r>
      <w:r w:rsidRPr="009D0048">
        <w:rPr>
          <w:lang w:val="ru-RU"/>
        </w:rPr>
        <w:instrText xml:space="preserve">, </w:instrText>
      </w:r>
      <w:r>
        <w:instrText>the</w:instrText>
      </w:r>
      <w:r w:rsidRPr="009D0048">
        <w:rPr>
          <w:lang w:val="ru-RU"/>
        </w:rPr>
        <w:instrText xml:space="preserve"> </w:instrText>
      </w:r>
      <w:r>
        <w:instrText>immunoproteasome</w:instrText>
      </w:r>
      <w:r w:rsidRPr="009D0048">
        <w:rPr>
          <w:lang w:val="ru-RU"/>
        </w:rPr>
        <w:instrText xml:space="preserve"> </w:instrText>
      </w:r>
      <w:r>
        <w:instrText>and</w:instrText>
      </w:r>
      <w:r w:rsidRPr="009D0048">
        <w:rPr>
          <w:lang w:val="ru-RU"/>
        </w:rPr>
        <w:instrText xml:space="preserve"> </w:instrText>
      </w:r>
      <w:r>
        <w:instrText>proteasome</w:instrText>
      </w:r>
      <w:r w:rsidRPr="009D0048">
        <w:rPr>
          <w:lang w:val="ru-RU"/>
        </w:rPr>
        <w:instrText xml:space="preserve"> </w:instrText>
      </w:r>
      <w:r>
        <w:instrText>cleavage</w:instrText>
      </w:r>
      <w:r w:rsidRPr="009D0048">
        <w:rPr>
          <w:lang w:val="ru-RU"/>
        </w:rPr>
        <w:instrText xml:space="preserve"> </w:instrText>
      </w:r>
      <w:r>
        <w:instrText>models</w:instrText>
      </w:r>
      <w:r w:rsidRPr="009D0048">
        <w:rPr>
          <w:lang w:val="ru-RU"/>
        </w:rPr>
        <w:instrText xml:space="preserve"> </w:instrText>
      </w:r>
      <w:r>
        <w:instrText>achieved</w:instrText>
      </w:r>
      <w:r w:rsidRPr="009D0048">
        <w:rPr>
          <w:lang w:val="ru-RU"/>
        </w:rPr>
        <w:instrText xml:space="preserve"> </w:instrText>
      </w:r>
      <w:r>
        <w:instrText>MCC</w:instrText>
      </w:r>
      <w:r w:rsidRPr="009D0048">
        <w:rPr>
          <w:lang w:val="ru-RU"/>
        </w:rPr>
        <w:instrText xml:space="preserve"> </w:instrText>
      </w:r>
      <w:r>
        <w:instrText>values</w:instrText>
      </w:r>
      <w:r w:rsidRPr="009D0048">
        <w:rPr>
          <w:lang w:val="ru-RU"/>
        </w:rPr>
        <w:instrText xml:space="preserve"> </w:instrText>
      </w:r>
      <w:r>
        <w:instrText>of</w:instrText>
      </w:r>
      <w:r w:rsidRPr="009D0048">
        <w:rPr>
          <w:lang w:val="ru-RU"/>
        </w:rPr>
        <w:instrText xml:space="preserve"> 0.30 </w:instrText>
      </w:r>
      <w:r>
        <w:instrText>and</w:instrText>
      </w:r>
      <w:r w:rsidRPr="009D0048">
        <w:rPr>
          <w:lang w:val="ru-RU"/>
        </w:rPr>
        <w:instrText xml:space="preserve"> 0.18, </w:instrText>
      </w:r>
      <w:r>
        <w:instrText>respectively</w:instrText>
      </w:r>
      <w:r w:rsidRPr="009D0048">
        <w:rPr>
          <w:lang w:val="ru-RU"/>
        </w:rPr>
        <w:instrText xml:space="preserve">, </w:instrText>
      </w:r>
      <w:r>
        <w:instrText>comparatively</w:instrText>
      </w:r>
      <w:r w:rsidRPr="009D0048">
        <w:rPr>
          <w:lang w:val="ru-RU"/>
        </w:rPr>
        <w:instrText xml:space="preserve"> </w:instrText>
      </w:r>
      <w:r>
        <w:instrText>better</w:instrText>
      </w:r>
      <w:r w:rsidRPr="009D0048">
        <w:rPr>
          <w:lang w:val="ru-RU"/>
        </w:rPr>
        <w:instrText xml:space="preserve"> </w:instrText>
      </w:r>
      <w:r>
        <w:instrText>than</w:instrText>
      </w:r>
      <w:r w:rsidRPr="009D0048">
        <w:rPr>
          <w:lang w:val="ru-RU"/>
        </w:rPr>
        <w:instrText xml:space="preserve"> </w:instrText>
      </w:r>
      <w:r>
        <w:instrText>those</w:instrText>
      </w:r>
      <w:r w:rsidRPr="009D0048">
        <w:rPr>
          <w:lang w:val="ru-RU"/>
        </w:rPr>
        <w:instrText xml:space="preserve"> </w:instrText>
      </w:r>
      <w:r>
        <w:instrText>achieved</w:instrText>
      </w:r>
      <w:r w:rsidRPr="009D0048">
        <w:rPr>
          <w:lang w:val="ru-RU"/>
        </w:rPr>
        <w:instrText xml:space="preserve"> </w:instrText>
      </w:r>
      <w:r>
        <w:instrText>by</w:instrText>
      </w:r>
      <w:r w:rsidRPr="009D0048">
        <w:rPr>
          <w:lang w:val="ru-RU"/>
        </w:rPr>
        <w:instrText xml:space="preserve"> </w:instrText>
      </w:r>
      <w:r>
        <w:instrText>related</w:instrText>
      </w:r>
      <w:r w:rsidRPr="009D0048">
        <w:rPr>
          <w:lang w:val="ru-RU"/>
        </w:rPr>
        <w:instrText xml:space="preserve"> </w:instrText>
      </w:r>
      <w:r>
        <w:instrText>methods</w:instrText>
      </w:r>
      <w:r w:rsidRPr="009D0048">
        <w:rPr>
          <w:lang w:val="ru-RU"/>
        </w:rPr>
        <w:instrText xml:space="preserve">. </w:instrText>
      </w:r>
      <w:r>
        <w:instrText>Using</w:instrText>
      </w:r>
      <w:r w:rsidRPr="009D0048">
        <w:rPr>
          <w:lang w:val="ru-RU"/>
        </w:rPr>
        <w:instrText xml:space="preserve"> </w:instrText>
      </w:r>
      <w:r>
        <w:instrText>ROC</w:instrText>
      </w:r>
      <w:r w:rsidRPr="009D0048">
        <w:rPr>
          <w:lang w:val="ru-RU"/>
        </w:rPr>
        <w:instrText xml:space="preserve"> </w:instrText>
      </w:r>
      <w:r>
        <w:instrText>analyses</w:instrText>
      </w:r>
      <w:r w:rsidRPr="009D0048">
        <w:rPr>
          <w:lang w:val="ru-RU"/>
        </w:rPr>
        <w:instrText xml:space="preserve">, </w:instrText>
      </w:r>
      <w:r>
        <w:instrText>we</w:instrText>
      </w:r>
      <w:r w:rsidRPr="009D0048">
        <w:rPr>
          <w:lang w:val="ru-RU"/>
        </w:rPr>
        <w:instrText xml:space="preserve"> </w:instrText>
      </w:r>
      <w:r>
        <w:instrText>have</w:instrText>
      </w:r>
      <w:r w:rsidRPr="009D0048">
        <w:rPr>
          <w:lang w:val="ru-RU"/>
        </w:rPr>
        <w:instrText xml:space="preserve"> </w:instrText>
      </w:r>
      <w:r>
        <w:instrText>also</w:instrText>
      </w:r>
      <w:r w:rsidRPr="009D0048">
        <w:rPr>
          <w:lang w:val="ru-RU"/>
        </w:rPr>
        <w:instrText xml:space="preserve"> </w:instrText>
      </w:r>
      <w:r>
        <w:instrText>shown</w:instrText>
      </w:r>
      <w:r w:rsidRPr="009D0048">
        <w:rPr>
          <w:lang w:val="ru-RU"/>
        </w:rPr>
        <w:instrText xml:space="preserve"> </w:instrText>
      </w:r>
      <w:r>
        <w:instrText>that</w:instrText>
      </w:r>
      <w:r w:rsidRPr="009D0048">
        <w:rPr>
          <w:lang w:val="ru-RU"/>
        </w:rPr>
        <w:instrText xml:space="preserve">, </w:instrText>
      </w:r>
      <w:r>
        <w:instrText>combined</w:instrText>
      </w:r>
      <w:r w:rsidRPr="009D0048">
        <w:rPr>
          <w:lang w:val="ru-RU"/>
        </w:rPr>
        <w:instrText xml:space="preserve"> </w:instrText>
      </w:r>
      <w:r>
        <w:instrText>with</w:instrText>
      </w:r>
      <w:r w:rsidRPr="009D0048">
        <w:rPr>
          <w:lang w:val="ru-RU"/>
        </w:rPr>
        <w:instrText xml:space="preserve"> </w:instrText>
      </w:r>
      <w:r>
        <w:instrText>MHCI</w:instrText>
      </w:r>
      <w:r w:rsidRPr="009D0048">
        <w:rPr>
          <w:lang w:val="ru-RU"/>
        </w:rPr>
        <w:instrText>-</w:instrText>
      </w:r>
      <w:r>
        <w:instrText>peptide</w:instrText>
      </w:r>
      <w:r w:rsidRPr="009D0048">
        <w:rPr>
          <w:lang w:val="ru-RU"/>
        </w:rPr>
        <w:instrText xml:space="preserve"> </w:instrText>
      </w:r>
      <w:r>
        <w:instrText>binding</w:instrText>
      </w:r>
      <w:r w:rsidRPr="009D0048">
        <w:rPr>
          <w:lang w:val="ru-RU"/>
        </w:rPr>
        <w:instrText xml:space="preserve"> </w:instrText>
      </w:r>
      <w:r>
        <w:instrText>predictions</w:instrText>
      </w:r>
      <w:r w:rsidRPr="009D0048">
        <w:rPr>
          <w:lang w:val="ru-RU"/>
        </w:rPr>
        <w:instrText xml:space="preserve">, </w:instrText>
      </w:r>
      <w:r>
        <w:instrText>cleavage</w:instrText>
      </w:r>
      <w:r w:rsidRPr="009D0048">
        <w:rPr>
          <w:lang w:val="ru-RU"/>
        </w:rPr>
        <w:instrText xml:space="preserve"> </w:instrText>
      </w:r>
      <w:r>
        <w:instrText>predictions</w:instrText>
      </w:r>
      <w:r w:rsidRPr="009D0048">
        <w:rPr>
          <w:lang w:val="ru-RU"/>
        </w:rPr>
        <w:instrText xml:space="preserve"> </w:instrText>
      </w:r>
      <w:r>
        <w:instrText>by</w:instrText>
      </w:r>
      <w:r w:rsidRPr="009D0048">
        <w:rPr>
          <w:lang w:val="ru-RU"/>
        </w:rPr>
        <w:instrText xml:space="preserve"> </w:instrText>
      </w:r>
      <w:r>
        <w:instrText>the</w:instrText>
      </w:r>
      <w:r w:rsidRPr="009D0048">
        <w:rPr>
          <w:lang w:val="ru-RU"/>
        </w:rPr>
        <w:instrText xml:space="preserve"> </w:instrText>
      </w:r>
      <w:r>
        <w:instrText>immunoproteasome</w:instrText>
      </w:r>
      <w:r w:rsidRPr="009D0048">
        <w:rPr>
          <w:lang w:val="ru-RU"/>
        </w:rPr>
        <w:instrText xml:space="preserve"> </w:instrText>
      </w:r>
      <w:r>
        <w:instrText>and</w:instrText>
      </w:r>
      <w:r w:rsidRPr="009D0048">
        <w:rPr>
          <w:lang w:val="ru-RU"/>
        </w:rPr>
        <w:instrText xml:space="preserve"> </w:instrText>
      </w:r>
      <w:r>
        <w:instrText>proteasome</w:instrText>
      </w:r>
      <w:r w:rsidRPr="009D0048">
        <w:rPr>
          <w:lang w:val="ru-RU"/>
        </w:rPr>
        <w:instrText xml:space="preserve"> </w:instrText>
      </w:r>
      <w:r>
        <w:instrText>models</w:instrText>
      </w:r>
      <w:r w:rsidRPr="009D0048">
        <w:rPr>
          <w:lang w:val="ru-RU"/>
        </w:rPr>
        <w:instrText xml:space="preserve"> </w:instrText>
      </w:r>
      <w:r>
        <w:instrText>significantly</w:instrText>
      </w:r>
      <w:r w:rsidRPr="009D0048">
        <w:rPr>
          <w:lang w:val="ru-RU"/>
        </w:rPr>
        <w:instrText xml:space="preserve"> </w:instrText>
      </w:r>
      <w:r>
        <w:instrText>increase</w:instrText>
      </w:r>
      <w:r w:rsidRPr="009D0048">
        <w:rPr>
          <w:lang w:val="ru-RU"/>
        </w:rPr>
        <w:instrText xml:space="preserve"> </w:instrText>
      </w:r>
      <w:r>
        <w:instrText>the</w:instrText>
      </w:r>
      <w:r w:rsidRPr="009D0048">
        <w:rPr>
          <w:lang w:val="ru-RU"/>
        </w:rPr>
        <w:instrText xml:space="preserve"> </w:instrText>
      </w:r>
      <w:r>
        <w:instrText>discovery</w:instrText>
      </w:r>
      <w:r w:rsidRPr="009D0048">
        <w:rPr>
          <w:lang w:val="ru-RU"/>
        </w:rPr>
        <w:instrText xml:space="preserve"> </w:instrText>
      </w:r>
      <w:r>
        <w:instrText>rate</w:instrText>
      </w:r>
      <w:r w:rsidRPr="009D0048">
        <w:rPr>
          <w:lang w:val="ru-RU"/>
        </w:rPr>
        <w:instrText xml:space="preserve"> </w:instrText>
      </w:r>
      <w:r>
        <w:instrText>of</w:instrText>
      </w:r>
      <w:r w:rsidRPr="009D0048">
        <w:rPr>
          <w:lang w:val="ru-RU"/>
        </w:rPr>
        <w:instrText xml:space="preserve"> </w:instrText>
      </w:r>
      <w:r>
        <w:instrText>CD</w:instrText>
      </w:r>
      <w:r w:rsidRPr="009D0048">
        <w:rPr>
          <w:lang w:val="ru-RU"/>
        </w:rPr>
        <w:instrText xml:space="preserve">8 </w:instrText>
      </w:r>
      <w:r>
        <w:instrText>T</w:instrText>
      </w:r>
      <w:r w:rsidRPr="009D0048">
        <w:rPr>
          <w:lang w:val="ru-RU"/>
        </w:rPr>
        <w:instrText xml:space="preserve"> </w:instrText>
      </w:r>
      <w:r>
        <w:instrText>cell</w:instrText>
      </w:r>
      <w:r w:rsidRPr="009D0048">
        <w:rPr>
          <w:lang w:val="ru-RU"/>
        </w:rPr>
        <w:instrText xml:space="preserve"> </w:instrText>
      </w:r>
      <w:r>
        <w:instrText>epitopes</w:instrText>
      </w:r>
      <w:r w:rsidRPr="009D0048">
        <w:rPr>
          <w:lang w:val="ru-RU"/>
        </w:rPr>
        <w:instrText xml:space="preserve"> </w:instrText>
      </w:r>
      <w:r>
        <w:instrText>restricted</w:instrText>
      </w:r>
      <w:r w:rsidRPr="009D0048">
        <w:rPr>
          <w:lang w:val="ru-RU"/>
        </w:rPr>
        <w:instrText xml:space="preserve"> </w:instrText>
      </w:r>
      <w:r>
        <w:instrText>by</w:instrText>
      </w:r>
      <w:r w:rsidRPr="009D0048">
        <w:rPr>
          <w:lang w:val="ru-RU"/>
        </w:rPr>
        <w:instrText xml:space="preserve"> </w:instrText>
      </w:r>
      <w:r>
        <w:instrText>different</w:instrText>
      </w:r>
      <w:r w:rsidRPr="009D0048">
        <w:rPr>
          <w:lang w:val="ru-RU"/>
        </w:rPr>
        <w:instrText xml:space="preserve"> </w:instrText>
      </w:r>
      <w:r>
        <w:instrText>MHCI</w:instrText>
      </w:r>
      <w:r w:rsidRPr="009D0048">
        <w:rPr>
          <w:lang w:val="ru-RU"/>
        </w:rPr>
        <w:instrText xml:space="preserve"> </w:instrText>
      </w:r>
      <w:r>
        <w:instrText>molecules</w:instrText>
      </w:r>
      <w:r w:rsidRPr="009D0048">
        <w:rPr>
          <w:lang w:val="ru-RU"/>
        </w:rPr>
        <w:instrText xml:space="preserve">, </w:instrText>
      </w:r>
      <w:r>
        <w:instrText>including</w:instrText>
      </w:r>
      <w:r w:rsidRPr="009D0048">
        <w:rPr>
          <w:lang w:val="ru-RU"/>
        </w:rPr>
        <w:instrText xml:space="preserve"> </w:instrText>
      </w:r>
      <w:r>
        <w:instrText>A</w:instrText>
      </w:r>
      <w:r w:rsidRPr="009D0048">
        <w:rPr>
          <w:lang w:val="ru-RU"/>
        </w:rPr>
        <w:instrText xml:space="preserve">*0201, </w:instrText>
      </w:r>
      <w:r>
        <w:instrText>A</w:instrText>
      </w:r>
      <w:r w:rsidRPr="009D0048">
        <w:rPr>
          <w:lang w:val="ru-RU"/>
        </w:rPr>
        <w:instrText xml:space="preserve">*0301, </w:instrText>
      </w:r>
      <w:r>
        <w:instrText>A</w:instrText>
      </w:r>
      <w:r w:rsidRPr="009D0048">
        <w:rPr>
          <w:lang w:val="ru-RU"/>
        </w:rPr>
        <w:instrText xml:space="preserve">*2402, </w:instrText>
      </w:r>
      <w:r>
        <w:instrText>B</w:instrText>
      </w:r>
      <w:r w:rsidRPr="009D0048">
        <w:rPr>
          <w:lang w:val="ru-RU"/>
        </w:rPr>
        <w:instrText xml:space="preserve">*0702, </w:instrText>
      </w:r>
      <w:r>
        <w:instrText>B</w:instrText>
      </w:r>
      <w:r w:rsidRPr="009D0048">
        <w:rPr>
          <w:lang w:val="ru-RU"/>
        </w:rPr>
        <w:instrText>*2705.\</w:instrText>
      </w:r>
      <w:r>
        <w:instrText>nConclusions</w:instrText>
      </w:r>
      <w:r w:rsidRPr="009D0048">
        <w:rPr>
          <w:lang w:val="ru-RU"/>
        </w:rPr>
        <w:instrText xml:space="preserve">: </w:instrText>
      </w:r>
      <w:r>
        <w:instrText>We</w:instrText>
      </w:r>
      <w:r w:rsidRPr="009D0048">
        <w:rPr>
          <w:lang w:val="ru-RU"/>
        </w:rPr>
        <w:instrText xml:space="preserve"> </w:instrText>
      </w:r>
      <w:r>
        <w:instrText>have</w:instrText>
      </w:r>
      <w:r w:rsidRPr="009D0048">
        <w:rPr>
          <w:lang w:val="ru-RU"/>
        </w:rPr>
        <w:instrText xml:space="preserve"> </w:instrText>
      </w:r>
      <w:r>
        <w:instrText>developed</w:instrText>
      </w:r>
      <w:r w:rsidRPr="009D0048">
        <w:rPr>
          <w:lang w:val="ru-RU"/>
        </w:rPr>
        <w:instrText xml:space="preserve"> </w:instrText>
      </w:r>
      <w:r>
        <w:instrText>models</w:instrText>
      </w:r>
      <w:r w:rsidRPr="009D0048">
        <w:rPr>
          <w:lang w:val="ru-RU"/>
        </w:rPr>
        <w:instrText xml:space="preserve"> </w:instrText>
      </w:r>
      <w:r>
        <w:instrText>that</w:instrText>
      </w:r>
      <w:r w:rsidRPr="009D0048">
        <w:rPr>
          <w:lang w:val="ru-RU"/>
        </w:rPr>
        <w:instrText xml:space="preserve"> </w:instrText>
      </w:r>
      <w:r>
        <w:instrText>are</w:instrText>
      </w:r>
      <w:r w:rsidRPr="009D0048">
        <w:rPr>
          <w:lang w:val="ru-RU"/>
        </w:rPr>
        <w:instrText xml:space="preserve"> </w:instrText>
      </w:r>
      <w:r>
        <w:instrText>specific</w:instrText>
      </w:r>
      <w:r w:rsidRPr="009D0048">
        <w:rPr>
          <w:lang w:val="ru-RU"/>
        </w:rPr>
        <w:instrText xml:space="preserve"> </w:instrText>
      </w:r>
      <w:r>
        <w:instrText>to</w:instrText>
      </w:r>
      <w:r w:rsidRPr="009D0048">
        <w:rPr>
          <w:lang w:val="ru-RU"/>
        </w:rPr>
        <w:instrText xml:space="preserve"> </w:instrText>
      </w:r>
      <w:r>
        <w:instrText>predict</w:instrText>
      </w:r>
      <w:r w:rsidRPr="009D0048">
        <w:rPr>
          <w:lang w:val="ru-RU"/>
        </w:rPr>
        <w:instrText xml:space="preserve"> </w:instrText>
      </w:r>
      <w:r>
        <w:instrText>cleavage</w:instrText>
      </w:r>
      <w:r w:rsidRPr="009D0048">
        <w:rPr>
          <w:lang w:val="ru-RU"/>
        </w:rPr>
        <w:instrText xml:space="preserve"> </w:instrText>
      </w:r>
      <w:r>
        <w:instrText>by</w:instrText>
      </w:r>
      <w:r w:rsidRPr="009D0048">
        <w:rPr>
          <w:lang w:val="ru-RU"/>
        </w:rPr>
        <w:instrText xml:space="preserve"> </w:instrText>
      </w:r>
      <w:r>
        <w:instrText>the</w:instrText>
      </w:r>
      <w:r w:rsidRPr="009D0048">
        <w:rPr>
          <w:lang w:val="ru-RU"/>
        </w:rPr>
        <w:instrText xml:space="preserve"> </w:instrText>
      </w:r>
      <w:r>
        <w:instrText>proteasome</w:instrText>
      </w:r>
      <w:r w:rsidRPr="009D0048">
        <w:rPr>
          <w:lang w:val="ru-RU"/>
        </w:rPr>
        <w:instrText xml:space="preserve"> </w:instrText>
      </w:r>
      <w:r>
        <w:instrText>and</w:instrText>
      </w:r>
      <w:r w:rsidRPr="009D0048">
        <w:rPr>
          <w:lang w:val="ru-RU"/>
        </w:rPr>
        <w:instrText xml:space="preserve"> </w:instrText>
      </w:r>
      <w:r>
        <w:instrText>the</w:instrText>
      </w:r>
      <w:r w:rsidRPr="009D0048">
        <w:rPr>
          <w:lang w:val="ru-RU"/>
        </w:rPr>
        <w:instrText xml:space="preserve"> </w:instrText>
      </w:r>
      <w:r>
        <w:instrText>immunoproteasome</w:instrText>
      </w:r>
      <w:r w:rsidRPr="009D0048">
        <w:rPr>
          <w:lang w:val="ru-RU"/>
        </w:rPr>
        <w:instrText xml:space="preserve">. </w:instrText>
      </w:r>
      <w:r>
        <w:instrText>These</w:instrText>
      </w:r>
      <w:r w:rsidRPr="009D0048">
        <w:rPr>
          <w:lang w:val="ru-RU"/>
        </w:rPr>
        <w:instrText xml:space="preserve"> </w:instrText>
      </w:r>
      <w:r>
        <w:instrText>models</w:instrText>
      </w:r>
      <w:r w:rsidRPr="009D0048">
        <w:rPr>
          <w:lang w:val="ru-RU"/>
        </w:rPr>
        <w:instrText xml:space="preserve"> </w:instrText>
      </w:r>
      <w:r>
        <w:instrText>ought</w:instrText>
      </w:r>
      <w:r w:rsidRPr="009D0048">
        <w:rPr>
          <w:lang w:val="ru-RU"/>
        </w:rPr>
        <w:instrText xml:space="preserve"> </w:instrText>
      </w:r>
      <w:r>
        <w:instrText>to</w:instrText>
      </w:r>
      <w:r w:rsidRPr="009D0048">
        <w:rPr>
          <w:lang w:val="ru-RU"/>
        </w:rPr>
        <w:instrText xml:space="preserve"> </w:instrText>
      </w:r>
      <w:r>
        <w:instrText>be</w:instrText>
      </w:r>
      <w:r w:rsidRPr="009D0048">
        <w:rPr>
          <w:lang w:val="ru-RU"/>
        </w:rPr>
        <w:instrText xml:space="preserve"> </w:instrText>
      </w:r>
      <w:r>
        <w:instrText>instrumental</w:instrText>
      </w:r>
      <w:r w:rsidRPr="009D0048">
        <w:rPr>
          <w:lang w:val="ru-RU"/>
        </w:rPr>
        <w:instrText xml:space="preserve"> </w:instrText>
      </w:r>
      <w:r>
        <w:instrText>to</w:instrText>
      </w:r>
      <w:r w:rsidRPr="009D0048">
        <w:rPr>
          <w:lang w:val="ru-RU"/>
        </w:rPr>
        <w:instrText xml:space="preserve"> </w:instrText>
      </w:r>
      <w:r>
        <w:instrText>identify</w:instrText>
      </w:r>
      <w:r w:rsidRPr="009D0048">
        <w:rPr>
          <w:lang w:val="ru-RU"/>
        </w:rPr>
        <w:instrText xml:space="preserve"> </w:instrText>
      </w:r>
      <w:r>
        <w:instrText>protective</w:instrText>
      </w:r>
      <w:r w:rsidRPr="009D0048">
        <w:rPr>
          <w:lang w:val="ru-RU"/>
        </w:rPr>
        <w:instrText xml:space="preserve"> </w:instrText>
      </w:r>
      <w:r>
        <w:instrText>CD</w:instrText>
      </w:r>
      <w:r w:rsidRPr="009D0048">
        <w:rPr>
          <w:lang w:val="ru-RU"/>
        </w:rPr>
        <w:instrText xml:space="preserve">8 </w:instrText>
      </w:r>
      <w:r>
        <w:instrText>T</w:instrText>
      </w:r>
      <w:r w:rsidRPr="009D0048">
        <w:rPr>
          <w:lang w:val="ru-RU"/>
        </w:rPr>
        <w:instrText xml:space="preserve"> </w:instrText>
      </w:r>
      <w:r>
        <w:instrText>cell</w:instrText>
      </w:r>
      <w:r w:rsidRPr="009D0048">
        <w:rPr>
          <w:lang w:val="ru-RU"/>
        </w:rPr>
        <w:instrText xml:space="preserve"> </w:instrText>
      </w:r>
      <w:r>
        <w:instrText>epitopes</w:instrText>
      </w:r>
      <w:r w:rsidRPr="009D0048">
        <w:rPr>
          <w:lang w:val="ru-RU"/>
        </w:rPr>
        <w:instrText xml:space="preserve"> </w:instrText>
      </w:r>
      <w:r>
        <w:instrText>and</w:instrText>
      </w:r>
      <w:r w:rsidRPr="009D0048">
        <w:rPr>
          <w:lang w:val="ru-RU"/>
        </w:rPr>
        <w:instrText xml:space="preserve"> </w:instrText>
      </w:r>
      <w:r>
        <w:instrText>are</w:instrText>
      </w:r>
      <w:r w:rsidRPr="009D0048">
        <w:rPr>
          <w:lang w:val="ru-RU"/>
        </w:rPr>
        <w:instrText xml:space="preserve"> </w:instrText>
      </w:r>
      <w:r>
        <w:instrText>readily</w:instrText>
      </w:r>
      <w:r w:rsidRPr="009D0048">
        <w:rPr>
          <w:lang w:val="ru-RU"/>
        </w:rPr>
        <w:instrText xml:space="preserve"> </w:instrText>
      </w:r>
      <w:r>
        <w:instrText>available</w:instrText>
      </w:r>
      <w:r w:rsidRPr="009D0048">
        <w:rPr>
          <w:lang w:val="ru-RU"/>
        </w:rPr>
        <w:instrText xml:space="preserve"> </w:instrText>
      </w:r>
      <w:r>
        <w:instrText>for</w:instrText>
      </w:r>
      <w:r w:rsidRPr="009D0048">
        <w:rPr>
          <w:lang w:val="ru-RU"/>
        </w:rPr>
        <w:instrText xml:space="preserve"> </w:instrText>
      </w:r>
      <w:r>
        <w:instrText>free</w:instrText>
      </w:r>
      <w:r w:rsidRPr="009D0048">
        <w:rPr>
          <w:lang w:val="ru-RU"/>
        </w:rPr>
        <w:instrText xml:space="preserve"> </w:instrText>
      </w:r>
      <w:r>
        <w:instrText>public</w:instrText>
      </w:r>
      <w:r w:rsidRPr="009D0048">
        <w:rPr>
          <w:lang w:val="ru-RU"/>
        </w:rPr>
        <w:instrText xml:space="preserve"> </w:instrText>
      </w:r>
      <w:r>
        <w:instrText>use</w:instrText>
      </w:r>
      <w:r w:rsidRPr="009D0048">
        <w:rPr>
          <w:lang w:val="ru-RU"/>
        </w:rPr>
        <w:instrText xml:space="preserve"> </w:instrText>
      </w:r>
      <w:r>
        <w:instrText>at</w:instrText>
      </w:r>
      <w:r w:rsidRPr="009D0048">
        <w:rPr>
          <w:lang w:val="ru-RU"/>
        </w:rPr>
        <w:instrText xml:space="preserve"> </w:instrText>
      </w:r>
      <w:r>
        <w:instrText>http</w:instrText>
      </w:r>
      <w:r w:rsidRPr="009D0048">
        <w:rPr>
          <w:lang w:val="ru-RU"/>
        </w:rPr>
        <w:instrText>://</w:instrText>
      </w:r>
      <w:r>
        <w:instrText>imed</w:instrText>
      </w:r>
      <w:r w:rsidRPr="009D0048">
        <w:rPr>
          <w:lang w:val="ru-RU"/>
        </w:rPr>
        <w:instrText>.</w:instrText>
      </w:r>
      <w:r>
        <w:instrText>med</w:instrText>
      </w:r>
      <w:r w:rsidRPr="009D0048">
        <w:rPr>
          <w:lang w:val="ru-RU"/>
        </w:rPr>
        <w:instrText>.</w:instrText>
      </w:r>
      <w:r>
        <w:instrText>ucm</w:instrText>
      </w:r>
      <w:r w:rsidRPr="009D0048">
        <w:rPr>
          <w:lang w:val="ru-RU"/>
        </w:rPr>
        <w:instrText>.</w:instrText>
      </w:r>
      <w:r>
        <w:instrText>es</w:instrText>
      </w:r>
      <w:r w:rsidRPr="009D0048">
        <w:rPr>
          <w:lang w:val="ru-RU"/>
        </w:rPr>
        <w:instrText>/</w:instrText>
      </w:r>
      <w:r>
        <w:instrText>Tools</w:instrText>
      </w:r>
      <w:r w:rsidRPr="009D0048">
        <w:rPr>
          <w:lang w:val="ru-RU"/>
        </w:rPr>
        <w:instrText>/</w:instrText>
      </w:r>
      <w:r>
        <w:instrText>PCPS</w:instrText>
      </w:r>
      <w:r w:rsidRPr="009D0048">
        <w:rPr>
          <w:lang w:val="ru-RU"/>
        </w:rPr>
        <w:instrText>/.","</w:instrText>
      </w:r>
      <w:r>
        <w:instrText>container</w:instrText>
      </w:r>
      <w:r w:rsidRPr="009D0048">
        <w:rPr>
          <w:lang w:val="ru-RU"/>
        </w:rPr>
        <w:instrText>-</w:instrText>
      </w:r>
      <w:r>
        <w:instrText>title</w:instrText>
      </w:r>
      <w:r w:rsidRPr="009D0048">
        <w:rPr>
          <w:lang w:val="ru-RU"/>
        </w:rPr>
        <w:instrText>":"</w:instrText>
      </w:r>
      <w:r>
        <w:instrText>BMC</w:instrText>
      </w:r>
      <w:r w:rsidRPr="009D0048">
        <w:rPr>
          <w:lang w:val="ru-RU"/>
        </w:rPr>
        <w:instrText xml:space="preserve"> </w:instrText>
      </w:r>
      <w:r>
        <w:instrText>Bioinformatics</w:instrText>
      </w:r>
      <w:r w:rsidRPr="009D0048">
        <w:rPr>
          <w:lang w:val="ru-RU"/>
        </w:rPr>
        <w:instrText>","</w:instrText>
      </w:r>
      <w:r>
        <w:instrText>DOI</w:instrText>
      </w:r>
      <w:r w:rsidRPr="009D0048">
        <w:rPr>
          <w:lang w:val="ru-RU"/>
        </w:rPr>
        <w:instrText>":"10.1186/1471-2105-11-479","</w:instrText>
      </w:r>
      <w:r>
        <w:instrText>ISSN</w:instrText>
      </w:r>
      <w:r w:rsidRPr="009D0048">
        <w:rPr>
          <w:lang w:val="ru-RU"/>
        </w:rPr>
        <w:instrText>":"1471-2105","</w:instrText>
      </w:r>
      <w:r>
        <w:instrText>issue</w:instrText>
      </w:r>
      <w:r w:rsidRPr="009D0048">
        <w:rPr>
          <w:lang w:val="ru-RU"/>
        </w:rPr>
        <w:instrText>":"1","</w:instrText>
      </w:r>
      <w:r>
        <w:instrText>journalAbbreviation</w:instrText>
      </w:r>
      <w:r w:rsidRPr="009D0048">
        <w:rPr>
          <w:lang w:val="ru-RU"/>
        </w:rPr>
        <w:instrText>":"</w:instrText>
      </w:r>
      <w:r>
        <w:instrText>BMC</w:instrText>
      </w:r>
      <w:r w:rsidRPr="009D0048">
        <w:rPr>
          <w:lang w:val="ru-RU"/>
        </w:rPr>
        <w:instrText xml:space="preserve"> </w:instrText>
      </w:r>
      <w:r>
        <w:instrText>Bioinformatics</w:instrText>
      </w:r>
      <w:r w:rsidRPr="009D0048">
        <w:rPr>
          <w:lang w:val="ru-RU"/>
        </w:rPr>
        <w:instrText>","</w:instrText>
      </w:r>
      <w:r>
        <w:instrText>language</w:instrText>
      </w:r>
      <w:r w:rsidRPr="009D0048">
        <w:rPr>
          <w:lang w:val="ru-RU"/>
        </w:rPr>
        <w:instrText>":"</w:instrText>
      </w:r>
      <w:r>
        <w:instrText>en</w:instrText>
      </w:r>
      <w:r w:rsidRPr="009D0048">
        <w:rPr>
          <w:lang w:val="ru-RU"/>
        </w:rPr>
        <w:instrText>","</w:instrText>
      </w:r>
      <w:r>
        <w:instrText>page</w:instrText>
      </w:r>
      <w:r w:rsidRPr="009D0048">
        <w:rPr>
          <w:lang w:val="ru-RU"/>
        </w:rPr>
        <w:instrText>":"479","</w:instrText>
      </w:r>
      <w:r>
        <w:instrText>source</w:instrText>
      </w:r>
      <w:r w:rsidRPr="009D0048">
        <w:rPr>
          <w:lang w:val="ru-RU"/>
        </w:rPr>
        <w:instrText>":"</w:instrText>
      </w:r>
      <w:r>
        <w:instrText>DOI</w:instrText>
      </w:r>
      <w:r w:rsidRPr="009D0048">
        <w:rPr>
          <w:lang w:val="ru-RU"/>
        </w:rPr>
        <w:instrText>.</w:instrText>
      </w:r>
      <w:r>
        <w:instrText>org</w:instrText>
      </w:r>
      <w:r w:rsidRPr="009D0048">
        <w:rPr>
          <w:lang w:val="ru-RU"/>
        </w:rPr>
        <w:instrText xml:space="preserve"> (</w:instrText>
      </w:r>
      <w:r>
        <w:instrText>Crossref</w:instrText>
      </w:r>
      <w:r w:rsidRPr="009D0048">
        <w:rPr>
          <w:lang w:val="ru-RU"/>
        </w:rPr>
        <w:instrText>)","</w:instrText>
      </w:r>
      <w:r>
        <w:instrText>title</w:instrText>
      </w:r>
      <w:r w:rsidRPr="009D0048">
        <w:rPr>
          <w:lang w:val="ru-RU"/>
        </w:rPr>
        <w:instrText>":"</w:instrText>
      </w:r>
      <w:r>
        <w:instrText>Computational</w:instrText>
      </w:r>
      <w:r w:rsidRPr="009D0048">
        <w:rPr>
          <w:lang w:val="ru-RU"/>
        </w:rPr>
        <w:instrText xml:space="preserve"> </w:instrText>
      </w:r>
      <w:r>
        <w:instrText>analysis</w:instrText>
      </w:r>
      <w:r w:rsidRPr="009D0048">
        <w:rPr>
          <w:lang w:val="ru-RU"/>
        </w:rPr>
        <w:instrText xml:space="preserve"> </w:instrText>
      </w:r>
      <w:r>
        <w:instrText>and</w:instrText>
      </w:r>
      <w:r w:rsidRPr="009D0048">
        <w:rPr>
          <w:lang w:val="ru-RU"/>
        </w:rPr>
        <w:instrText xml:space="preserve"> </w:instrText>
      </w:r>
      <w:r>
        <w:instrText>modeling</w:instrText>
      </w:r>
      <w:r w:rsidRPr="009D0048">
        <w:rPr>
          <w:lang w:val="ru-RU"/>
        </w:rPr>
        <w:instrText xml:space="preserve"> </w:instrText>
      </w:r>
      <w:r>
        <w:instrText>of</w:instrText>
      </w:r>
      <w:r w:rsidRPr="009D0048">
        <w:rPr>
          <w:lang w:val="ru-RU"/>
        </w:rPr>
        <w:instrText xml:space="preserve"> </w:instrText>
      </w:r>
      <w:r>
        <w:instrText>cleavage</w:instrText>
      </w:r>
      <w:r w:rsidRPr="009D0048">
        <w:rPr>
          <w:lang w:val="ru-RU"/>
        </w:rPr>
        <w:instrText xml:space="preserve"> </w:instrText>
      </w:r>
      <w:r>
        <w:instrText>by</w:instrText>
      </w:r>
      <w:r w:rsidRPr="009D0048">
        <w:rPr>
          <w:lang w:val="ru-RU"/>
        </w:rPr>
        <w:instrText xml:space="preserve"> </w:instrText>
      </w:r>
      <w:r>
        <w:instrText>the</w:instrText>
      </w:r>
      <w:r w:rsidRPr="009D0048">
        <w:rPr>
          <w:lang w:val="ru-RU"/>
        </w:rPr>
        <w:instrText xml:space="preserve"> </w:instrText>
      </w:r>
      <w:r>
        <w:instrText>immunoproteasome</w:instrText>
      </w:r>
      <w:r w:rsidRPr="009D0048">
        <w:rPr>
          <w:lang w:val="ru-RU"/>
        </w:rPr>
        <w:instrText xml:space="preserve"> </w:instrText>
      </w:r>
      <w:r>
        <w:instrText>and</w:instrText>
      </w:r>
      <w:r w:rsidRPr="009D0048">
        <w:rPr>
          <w:lang w:val="ru-RU"/>
        </w:rPr>
        <w:instrText xml:space="preserve"> </w:instrText>
      </w:r>
      <w:r>
        <w:instrText>the</w:instrText>
      </w:r>
      <w:r w:rsidRPr="009D0048">
        <w:rPr>
          <w:lang w:val="ru-RU"/>
        </w:rPr>
        <w:instrText xml:space="preserve"> </w:instrText>
      </w:r>
      <w:r>
        <w:instrText>constitutive</w:instrText>
      </w:r>
      <w:r w:rsidRPr="009D0048">
        <w:rPr>
          <w:lang w:val="ru-RU"/>
        </w:rPr>
        <w:instrText xml:space="preserve"> </w:instrText>
      </w:r>
      <w:r>
        <w:instrText>proteasome</w:instrText>
      </w:r>
      <w:r w:rsidRPr="009D0048">
        <w:rPr>
          <w:lang w:val="ru-RU"/>
        </w:rPr>
        <w:instrText>","</w:instrText>
      </w:r>
      <w:r>
        <w:instrText>volume</w:instrText>
      </w:r>
      <w:r w:rsidRPr="009D0048">
        <w:rPr>
          <w:lang w:val="ru-RU"/>
        </w:rPr>
        <w:instrText>":"11","</w:instrText>
      </w:r>
      <w:r>
        <w:instrText>author</w:instrText>
      </w:r>
      <w:r w:rsidRPr="009D0048">
        <w:rPr>
          <w:lang w:val="ru-RU"/>
        </w:rPr>
        <w:instrText>":[{"</w:instrText>
      </w:r>
      <w:r>
        <w:instrText>family</w:instrText>
      </w:r>
      <w:r w:rsidRPr="009D0048">
        <w:rPr>
          <w:lang w:val="ru-RU"/>
        </w:rPr>
        <w:instrText>":"</w:instrText>
      </w:r>
      <w:r>
        <w:instrText>Diez</w:instrText>
      </w:r>
      <w:r w:rsidRPr="009D0048">
        <w:rPr>
          <w:lang w:val="ru-RU"/>
        </w:rPr>
        <w:instrText>-</w:instrText>
      </w:r>
      <w:r>
        <w:instrText>Rivero</w:instrText>
      </w:r>
      <w:r w:rsidRPr="009D0048">
        <w:rPr>
          <w:lang w:val="ru-RU"/>
        </w:rPr>
        <w:instrText>","</w:instrText>
      </w:r>
      <w:r>
        <w:instrText>given</w:instrText>
      </w:r>
      <w:r w:rsidRPr="009D0048">
        <w:rPr>
          <w:lang w:val="ru-RU"/>
        </w:rPr>
        <w:instrText>":"</w:instrText>
      </w:r>
      <w:r>
        <w:instrText>Carmen</w:instrText>
      </w:r>
      <w:r w:rsidRPr="009D0048">
        <w:rPr>
          <w:lang w:val="ru-RU"/>
        </w:rPr>
        <w:instrText xml:space="preserve"> </w:instrText>
      </w:r>
      <w:r>
        <w:instrText>M</w:instrText>
      </w:r>
      <w:r w:rsidRPr="009D0048">
        <w:rPr>
          <w:lang w:val="ru-RU"/>
        </w:rPr>
        <w:instrText>"},{"</w:instrText>
      </w:r>
      <w:r>
        <w:instrText>family</w:instrText>
      </w:r>
      <w:r w:rsidRPr="009D0048">
        <w:rPr>
          <w:lang w:val="ru-RU"/>
        </w:rPr>
        <w:instrText>":"</w:instrText>
      </w:r>
      <w:r>
        <w:instrText>Lafuente</w:instrText>
      </w:r>
      <w:r w:rsidRPr="009D0048">
        <w:rPr>
          <w:lang w:val="ru-RU"/>
        </w:rPr>
        <w:instrText>","</w:instrText>
      </w:r>
      <w:r>
        <w:instrText>given</w:instrText>
      </w:r>
      <w:r w:rsidRPr="009D0048">
        <w:rPr>
          <w:lang w:val="ru-RU"/>
        </w:rPr>
        <w:instrText>":"</w:instrText>
      </w:r>
      <w:r>
        <w:instrText>Esther</w:instrText>
      </w:r>
      <w:r w:rsidRPr="009D0048">
        <w:rPr>
          <w:lang w:val="ru-RU"/>
        </w:rPr>
        <w:instrText xml:space="preserve"> </w:instrText>
      </w:r>
      <w:r>
        <w:instrText>M</w:instrText>
      </w:r>
      <w:r w:rsidRPr="009D0048">
        <w:rPr>
          <w:lang w:val="ru-RU"/>
        </w:rPr>
        <w:instrText>"},{"</w:instrText>
      </w:r>
      <w:r>
        <w:instrText>family</w:instrText>
      </w:r>
      <w:r w:rsidRPr="009D0048">
        <w:rPr>
          <w:lang w:val="ru-RU"/>
        </w:rPr>
        <w:instrText>":</w:instrText>
      </w:r>
      <w:r w:rsidRPr="0075779D">
        <w:rPr>
          <w:lang w:val="ru-RU"/>
        </w:rPr>
        <w:instrText>"</w:instrText>
      </w:r>
      <w:r>
        <w:instrText>Reche</w:instrText>
      </w:r>
      <w:r w:rsidRPr="0075779D">
        <w:rPr>
          <w:lang w:val="ru-RU"/>
        </w:rPr>
        <w:instrText>","</w:instrText>
      </w:r>
      <w:r>
        <w:instrText>given</w:instrText>
      </w:r>
      <w:r w:rsidRPr="0075779D">
        <w:rPr>
          <w:lang w:val="ru-RU"/>
        </w:rPr>
        <w:instrText>":"</w:instrText>
      </w:r>
      <w:r>
        <w:instrText>Pedro</w:instrText>
      </w:r>
      <w:r w:rsidRPr="0075779D">
        <w:rPr>
          <w:lang w:val="ru-RU"/>
        </w:rPr>
        <w:instrText xml:space="preserve"> </w:instrText>
      </w:r>
      <w:r>
        <w:instrText>A</w:instrText>
      </w:r>
      <w:r w:rsidRPr="0075779D">
        <w:rPr>
          <w:lang w:val="ru-RU"/>
        </w:rPr>
        <w:instrText>"}],"</w:instrText>
      </w:r>
      <w:r>
        <w:instrText>issued</w:instrText>
      </w:r>
      <w:r w:rsidRPr="0075779D">
        <w:rPr>
          <w:lang w:val="ru-RU"/>
        </w:rPr>
        <w:instrText>":{"</w:instrText>
      </w:r>
      <w:r>
        <w:instrText>date</w:instrText>
      </w:r>
      <w:r w:rsidRPr="0075779D">
        <w:rPr>
          <w:lang w:val="ru-RU"/>
        </w:rPr>
        <w:instrText>-</w:instrText>
      </w:r>
      <w:r>
        <w:instrText>parts</w:instrText>
      </w:r>
      <w:r w:rsidRPr="0075779D">
        <w:rPr>
          <w:lang w:val="ru-RU"/>
        </w:rPr>
        <w:instrText>":[["2010",12]]}}}],"</w:instrText>
      </w:r>
      <w:r>
        <w:instrText>schema</w:instrText>
      </w:r>
      <w:r w:rsidRPr="0075779D">
        <w:rPr>
          <w:lang w:val="ru-RU"/>
        </w:rPr>
        <w:instrText>":"</w:instrText>
      </w:r>
      <w:r>
        <w:instrText>https</w:instrText>
      </w:r>
      <w:r w:rsidRPr="0075779D">
        <w:rPr>
          <w:lang w:val="ru-RU"/>
        </w:rPr>
        <w:instrText>://</w:instrText>
      </w:r>
      <w:r>
        <w:instrText>github</w:instrText>
      </w:r>
      <w:r w:rsidRPr="0075779D">
        <w:rPr>
          <w:lang w:val="ru-RU"/>
        </w:rPr>
        <w:instrText>.</w:instrText>
      </w:r>
      <w:r>
        <w:instrText>com</w:instrText>
      </w:r>
      <w:r w:rsidRPr="0075779D">
        <w:rPr>
          <w:lang w:val="ru-RU"/>
        </w:rPr>
        <w:instrText>/</w:instrText>
      </w:r>
      <w:r>
        <w:instrText>citation</w:instrText>
      </w:r>
      <w:r w:rsidRPr="0075779D">
        <w:rPr>
          <w:lang w:val="ru-RU"/>
        </w:rPr>
        <w:instrText>-</w:instrText>
      </w:r>
      <w:r>
        <w:instrText>style</w:instrText>
      </w:r>
      <w:r w:rsidRPr="0075779D">
        <w:rPr>
          <w:lang w:val="ru-RU"/>
        </w:rPr>
        <w:instrText>-</w:instrText>
      </w:r>
      <w:r>
        <w:instrText>language</w:instrText>
      </w:r>
      <w:r w:rsidRPr="0075779D">
        <w:rPr>
          <w:lang w:val="ru-RU"/>
        </w:rPr>
        <w:instrText>/</w:instrText>
      </w:r>
      <w:r>
        <w:instrText>schema</w:instrText>
      </w:r>
      <w:r w:rsidRPr="0075779D">
        <w:rPr>
          <w:lang w:val="ru-RU"/>
        </w:rPr>
        <w:instrText>/</w:instrText>
      </w:r>
      <w:r>
        <w:instrText>raw</w:instrText>
      </w:r>
      <w:r w:rsidRPr="0075779D">
        <w:rPr>
          <w:lang w:val="ru-RU"/>
        </w:rPr>
        <w:instrText>/</w:instrText>
      </w:r>
      <w:r>
        <w:instrText>master</w:instrText>
      </w:r>
      <w:r w:rsidRPr="0075779D">
        <w:rPr>
          <w:lang w:val="ru-RU"/>
        </w:rPr>
        <w:instrText>/</w:instrText>
      </w:r>
      <w:r>
        <w:instrText>csl</w:instrText>
      </w:r>
      <w:r w:rsidRPr="0075779D">
        <w:rPr>
          <w:lang w:val="ru-RU"/>
        </w:rPr>
        <w:instrText>-</w:instrText>
      </w:r>
      <w:r>
        <w:instrText>citation</w:instrText>
      </w:r>
      <w:r w:rsidRPr="0075779D">
        <w:rPr>
          <w:lang w:val="ru-RU"/>
        </w:rPr>
        <w:instrText>.</w:instrText>
      </w:r>
      <w:r>
        <w:instrText>json</w:instrText>
      </w:r>
      <w:r w:rsidRPr="0075779D">
        <w:rPr>
          <w:lang w:val="ru-RU"/>
        </w:rPr>
        <w:instrText xml:space="preserve">"} </w:instrText>
      </w:r>
      <w:r>
        <w:fldChar w:fldCharType="separate"/>
      </w:r>
      <w:r w:rsidRPr="0075779D">
        <w:rPr>
          <w:rFonts w:cs="Times New Roman"/>
          <w:lang w:val="ru-RU"/>
        </w:rPr>
        <w:t>[79]</w:t>
      </w:r>
      <w:r>
        <w:fldChar w:fldCharType="end"/>
      </w:r>
      <w:r w:rsidRPr="0075779D">
        <w:rPr>
          <w:lang w:val="ru-RU"/>
        </w:rPr>
        <w:t xml:space="preserve">. </w:t>
      </w:r>
      <w:r>
        <w:rPr>
          <w:lang w:val="ru-RU"/>
        </w:rPr>
        <w:t>Исходный набор данных скомпилирован из двух источников</w:t>
      </w:r>
      <w:r>
        <w:rPr>
          <w:lang w:val="ru-RU"/>
        </w:rPr>
        <w:fldChar w:fldCharType="begin"/>
      </w:r>
      <w:r>
        <w:rPr>
          <w:lang w:val="ru-RU"/>
        </w:rPr>
        <w:instrText xml:space="preserve"> ADDIN ZOTERO_ITEM CSL_CITATION {"citationID":"fRfzj04L","properties":{"formattedCitation":"[77, 101]","plainCitation":"[77, 101]","noteIndex":0},"citationItems":[{"id":335,"uris":["http://zotero.org/users/10071278/items/QGWQN2KL"],"itemData":{"id":335,"type":"article-journal","container-title":"Immunome Research","DOI":"10.1186/1745-7580-1-4","ISSN":"17457580","issue":"1","journalAbbreviation":"Immunome Res","page":"4","source":"DOI.org (Crossref)","title":"AntiJen: a quantitative immunology database integrating functional, thermodynamic, kinetic, biophysical, and cellular data","volume":"1","author":[{"family":"Toseland","given":"Christopher P"},{"family":"Clayton","given":"Debra J"},{"family":"McSparron","given":"Helen"},{"family":"Hemsley","given":"Shelley L"},{"family":"Blythe","given":"Martin J"},{"family":"Paine","given":"Kelly"},{"family":"Doytchinova","given":"Irini A"},{"family":"Guan","given":"Pingping"},{"family":"Hattotuwagama","given":"Channa K"},{"family":"Flower","given":"Darren R"}],"issued":{"date-parts":[["2005"]]}}},{"id":608,"uris":["http://zotero.org/users/10071278/items/YUYMT5GU"],"itemData":{"id":608,"type":"article-journal","abstract":"Abstract\n            Efficiency of presentation of a peptide epitope by a MHC class I molecule depends on two parameters: its binding to the MHC molecule and its generation by intracellular Ag processing. In contrast to the former parameter, the mechanisms underlying peptide selection in Ag processing are poorly understood. Peptide translocation by the TAP transporter is required for presentation of most epitopes and may modulate peptide supply to MHC class I molecules. To study the role of human TAP for peptide presentation by individual HLA class I molecules, we generated artificial neural networks capable of predicting the affinity of TAP for random sequence 9-mer peptides. Using neural network-based predictions of TAP affinity, we found that peptides eluted from three different HLA class I molecules had higher TAP affinities than control peptides with equal binding affinities for the same HLA class I molecules, suggesting that human TAP may contribute to epitope selection. In simulated TAP binding experiments with 408 HLA class I binding peptides, HLA class I molecules differed significantly with respect to TAP affinities of their ligands. As a result, some class I molecules, especially HLA-B27, may be particularly efficient in presentation of cytosolic peptides with low concentrations, while most class I molecules may predominantly present abundant cytosolic peptides.","container-title":"The Journal of Immunology","DOI":"10.4049/jimmunol.161.2.617","ISSN":"0022-1767, 1550-6606","issue":"2","language":"en","page":"617-624","source":"DOI.org (Crossref)","title":"Relationship Between Peptide Selectivities of Human Transporters Associated with Antigen Processing and HLA Class I Molecules","volume":"161","author":[{"family":"Daniel","given":"Soizic"},{"family":"Brusic","given":"Vladimir"},{"family":"Caillat-Zucman","given":"Sophie"},{"family":"Petrovsky","given":"Nicolai"},{"family":"Harrison","given":"Leonard"},{"family":"Riganelli","given":"Daniela"},{"family":"Sinigaglia","given":"Francesco"},{"family":"Gallazzi","given":"Fabio"},{"family":"Hammer","given":"Jürgen"},{"family":"Van Endert","given":"Peter M."}],"issued":{"date-parts":[["1998",7,15]]}}}],"schema":"https://github.com/citation-style-language/schema/raw/master/csl-citation.json"} </w:instrText>
      </w:r>
      <w:r>
        <w:rPr>
          <w:lang w:val="ru-RU"/>
        </w:rPr>
        <w:fldChar w:fldCharType="separate"/>
      </w:r>
      <w:r w:rsidRPr="0075779D">
        <w:rPr>
          <w:rFonts w:cs="Times New Roman"/>
          <w:lang w:val="ru-RU"/>
        </w:rPr>
        <w:t>[77, 101]</w:t>
      </w:r>
      <w:r>
        <w:rPr>
          <w:lang w:val="ru-RU"/>
        </w:rPr>
        <w:fldChar w:fldCharType="end"/>
      </w:r>
      <w:r w:rsidR="009E7ACD">
        <w:rPr>
          <w:lang w:val="ru-RU"/>
        </w:rPr>
        <w:t xml:space="preserve"> и значение меры активности – концентрации </w:t>
      </w:r>
      <w:proofErr w:type="spellStart"/>
      <w:r w:rsidR="009E7ACD">
        <w:rPr>
          <w:lang w:val="ru-RU"/>
        </w:rPr>
        <w:t>полумаксимального</w:t>
      </w:r>
      <w:proofErr w:type="spellEnd"/>
      <w:r w:rsidR="009E7ACD">
        <w:rPr>
          <w:lang w:val="ru-RU"/>
        </w:rPr>
        <w:t xml:space="preserve"> ингибирования (</w:t>
      </w:r>
      <w:r w:rsidR="009E7ACD">
        <w:t>IC</w:t>
      </w:r>
      <w:r w:rsidR="009E7ACD" w:rsidRPr="0075779D">
        <w:rPr>
          <w:vertAlign w:val="subscript"/>
          <w:lang w:val="ru-RU"/>
        </w:rPr>
        <w:t>50</w:t>
      </w:r>
      <w:r w:rsidR="009E7ACD">
        <w:rPr>
          <w:lang w:val="ru-RU"/>
        </w:rPr>
        <w:t>)</w:t>
      </w:r>
      <w:r w:rsidR="009E7ACD" w:rsidRPr="0075779D">
        <w:rPr>
          <w:lang w:val="ru-RU"/>
        </w:rPr>
        <w:t xml:space="preserve"> </w:t>
      </w:r>
      <w:r w:rsidR="009E7ACD">
        <w:rPr>
          <w:lang w:val="ru-RU"/>
        </w:rPr>
        <w:t xml:space="preserve">относительно пептида </w:t>
      </w:r>
      <w:r w:rsidR="009E7ACD">
        <w:t>RRYNASTEL</w:t>
      </w:r>
      <w:r w:rsidR="009E7ACD">
        <w:rPr>
          <w:lang w:val="ru-RU"/>
        </w:rPr>
        <w:t xml:space="preserve"> – был представлен в логарифмическом масштабе по основанию 2.</w:t>
      </w:r>
      <w:r w:rsidR="001720CC">
        <w:rPr>
          <w:lang w:val="ru-RU"/>
        </w:rPr>
        <w:t xml:space="preserve"> Эти значения были измерены на микросомах, приготовленных из клеточной линии </w:t>
      </w:r>
      <w:r w:rsidR="001720CC">
        <w:t>Sf</w:t>
      </w:r>
      <w:r w:rsidR="001720CC" w:rsidRPr="0075779D">
        <w:rPr>
          <w:lang w:val="ru-RU"/>
        </w:rPr>
        <w:t xml:space="preserve">9, </w:t>
      </w:r>
      <w:r w:rsidR="001720CC">
        <w:rPr>
          <w:lang w:val="ru-RU"/>
        </w:rPr>
        <w:t xml:space="preserve">где </w:t>
      </w:r>
      <w:proofErr w:type="spellStart"/>
      <w:r w:rsidR="001720CC">
        <w:rPr>
          <w:lang w:val="ru-RU"/>
        </w:rPr>
        <w:t>референсный</w:t>
      </w:r>
      <w:proofErr w:type="spellEnd"/>
      <w:r w:rsidR="001720CC">
        <w:rPr>
          <w:lang w:val="ru-RU"/>
        </w:rPr>
        <w:t xml:space="preserve"> пептид был помечен </w:t>
      </w:r>
      <w:r w:rsidR="001720CC" w:rsidRPr="0075779D">
        <w:rPr>
          <w:vertAlign w:val="superscript"/>
          <w:lang w:val="ru-RU"/>
        </w:rPr>
        <w:t>125</w:t>
      </w:r>
      <w:r w:rsidR="001720CC">
        <w:t>I</w:t>
      </w:r>
      <w:r w:rsidR="001720CC" w:rsidRPr="0075779D">
        <w:rPr>
          <w:lang w:val="ru-RU"/>
        </w:rPr>
        <w:t xml:space="preserve"> </w:t>
      </w:r>
      <w:r w:rsidR="001720CC">
        <w:rPr>
          <w:lang w:val="ru-RU"/>
        </w:rPr>
        <w:t>по остатку тирозина</w:t>
      </w:r>
      <w:r w:rsidR="001720CC">
        <w:rPr>
          <w:lang w:val="ru-RU"/>
        </w:rPr>
        <w:fldChar w:fldCharType="begin"/>
      </w:r>
      <w:r w:rsidR="001720CC">
        <w:rPr>
          <w:lang w:val="ru-RU"/>
        </w:rPr>
        <w:instrText xml:space="preserve"> ADDIN ZOTERO_ITEM CSL_CITATION {"citationID":"g4DEnwnm","properties":{"formattedCitation":"[101]","plainCitation":"[101]","noteIndex":0},"citationItems":[{"id":608,"uris":["http://zotero.org/users/10071278/items/YUYMT5GU"],"itemData":{"id":608,"type":"article-journal","abstract":"Abstract\n            Efficiency of presentation of a peptide epitope by a MHC class I molecule depends on two parameters: its binding to the MHC molecule and its generation by intracellular Ag processing. In contrast to the former parameter, the mechanisms underlying peptide selection in Ag processing are poorly understood. Peptide translocation by the TAP transporter is required for presentation of most epitopes and may modulate peptide supply to MHC class I molecules. To study the role of human TAP for peptide presentation by individual HLA class I molecules, we generated artificial neural networks capable of predicting the affinity of TAP for random sequence 9-mer peptides. Using neural network-based predictions of TAP affinity, we found that peptides eluted from three different HLA class I molecules had higher TAP affinities than control peptides with equal binding affinities for the same HLA class I molecules, suggesting that human TAP may contribute to epitope selection. In simulated TAP binding experiments with 408 HLA class I binding peptides, HLA class I molecules differed significantly with respect to TAP affinities of their ligands. As a result, some class I molecules, especially HLA-B27, may be particularly efficient in presentation of cytosolic peptides with low concentrations, while most class I molecules may predominantly present abundant cytosolic peptides.","container-title":"The Journal of Immunology","DOI":"10.4049/jimmunol.161.2.617","ISSN":"0022-1767, 1550-6606","issue":"2","language":"en","page":"617-624","source":"DOI.org (Crossref)","title":"Relationship Between Peptide Selectivities of Human Transporters Associated with Antigen Processing and HLA Class I Molecules","volume":"161","author":[{"family":"Daniel","given":"Soizic"},{"family":"Brusic","given":"Vladimir"},{"family":"Caillat-Zucman","given":"Sophie"},{"family":"Petrovsky","given":"Nicolai"},{"family":"Harrison","given":"Leonard"},{"family":"Riganelli","given":"Daniela"},{"family":"Sinigaglia","given":"Francesco"},{"family":"Gallazzi","given":"Fabio"},{"family":"Hammer","given":"Jürgen"},{"family":"Van Endert","given":"Peter M."}],"issued":{"date-parts":[["1998",7,15]]}}}],"schema":"https://github.com/citation-style-language/schema/raw/master/csl-citation.json"} </w:instrText>
      </w:r>
      <w:r w:rsidR="001720CC">
        <w:rPr>
          <w:lang w:val="ru-RU"/>
        </w:rPr>
        <w:fldChar w:fldCharType="separate"/>
      </w:r>
      <w:r w:rsidR="001720CC" w:rsidRPr="0075779D">
        <w:rPr>
          <w:rFonts w:cs="Times New Roman"/>
          <w:lang w:val="ru-RU"/>
          <w:rPrChange w:id="855" w:author="Антон Смирнов" w:date="2023-05-23T22:37:00Z">
            <w:rPr>
              <w:rFonts w:cs="Times New Roman"/>
            </w:rPr>
          </w:rPrChange>
        </w:rPr>
        <w:t>[101]</w:t>
      </w:r>
      <w:r w:rsidR="001720CC">
        <w:rPr>
          <w:lang w:val="ru-RU"/>
        </w:rPr>
        <w:fldChar w:fldCharType="end"/>
      </w:r>
      <w:r w:rsidR="001720CC">
        <w:rPr>
          <w:lang w:val="ru-RU"/>
        </w:rPr>
        <w:t>. Относительное</w:t>
      </w:r>
      <w:r w:rsidR="009E7ACD">
        <w:rPr>
          <w:lang w:val="ru-RU"/>
        </w:rPr>
        <w:t xml:space="preserve"> </w:t>
      </w:r>
      <w:r w:rsidR="00E57B48">
        <w:t>IC</w:t>
      </w:r>
      <w:r w:rsidR="00E57B48" w:rsidRPr="00BE76AA">
        <w:rPr>
          <w:vertAlign w:val="subscript"/>
          <w:lang w:val="ru-RU"/>
        </w:rPr>
        <w:t>50</w:t>
      </w:r>
      <w:r w:rsidR="00E57B48">
        <w:rPr>
          <w:vertAlign w:val="subscript"/>
          <w:lang w:val="ru-RU"/>
        </w:rPr>
        <w:t xml:space="preserve"> </w:t>
      </w:r>
      <w:r w:rsidR="00E57B48">
        <w:rPr>
          <w:lang w:val="ru-RU"/>
        </w:rPr>
        <w:t xml:space="preserve">изменяется от 0,1 до 338 </w:t>
      </w:r>
      <w:proofErr w:type="spellStart"/>
      <w:r w:rsidR="00E57B48">
        <w:rPr>
          <w:lang w:val="ru-RU"/>
        </w:rPr>
        <w:t>нМ</w:t>
      </w:r>
      <w:proofErr w:type="spellEnd"/>
      <w:r w:rsidR="00E57B48">
        <w:rPr>
          <w:lang w:val="ru-RU"/>
        </w:rPr>
        <w:t xml:space="preserve">, что не позволяет отделить нам активные пептиды от неактивных, так как порог для неактивных пептидов, рекомендуемый в литературе равен 500 </w:t>
      </w:r>
      <w:proofErr w:type="spellStart"/>
      <w:r w:rsidR="00E57B48">
        <w:rPr>
          <w:lang w:val="ru-RU"/>
        </w:rPr>
        <w:t>нМ</w:t>
      </w:r>
      <w:proofErr w:type="spellEnd"/>
      <w:r w:rsidR="00E57B48">
        <w:rPr>
          <w:lang w:val="ru-RU"/>
        </w:rPr>
        <w:t xml:space="preserve"> </w:t>
      </w:r>
      <w:r w:rsidR="00E57B48">
        <w:rPr>
          <w:lang w:val="ru-RU"/>
        </w:rPr>
        <w:fldChar w:fldCharType="begin"/>
      </w:r>
      <w:r w:rsidR="00E57B48">
        <w:rPr>
          <w:lang w:val="ru-RU"/>
        </w:rPr>
        <w:instrText xml:space="preserve"> ADDIN ZOTERO_ITEM CSL_CITATION {"citationID":"rCTgKcjF","properties":{"formattedCitation":"[102]","plainCitation":"[102]","noteIndex":0},"citationItems":[{"id":610,"uris":["http://zotero.org/users/10071278/items/M986X4ZJ"],"itemData":{"id":610,"type":"article-journal","container-title":"PLOS Computational Biology","DOI":"10.1371/journal.pcbi.1006457","ISSN":"1553-7358","issue":"11","journalAbbreviation":"PLoS Comput Biol","language":"en","page":"e1006457","source":"DOI.org (Crossref)","title":"Systematically benchmarking peptide-MHC binding predictors: From synthetic to naturally processed epitopes","title-short":"Systematically benchmarking peptide-MHC binding predictors","volume":"14","author":[{"family":"Zhao","given":"Weilong"},{"family":"Sher","given":"Xinwei"}],"editor":[{"family":"Peters","given":"Bjoern"}],"issued":{"date-parts":[["2018",11,8]]}}}],"schema":"https://github.com/citation-style-language/schema/raw/master/csl-citation.json"} </w:instrText>
      </w:r>
      <w:r w:rsidR="00E57B48">
        <w:rPr>
          <w:lang w:val="ru-RU"/>
        </w:rPr>
        <w:fldChar w:fldCharType="separate"/>
      </w:r>
      <w:r w:rsidR="00E57B48" w:rsidRPr="00E57B48">
        <w:rPr>
          <w:rFonts w:cs="Times New Roman"/>
          <w:lang w:val="ru-RU"/>
        </w:rPr>
        <w:t>[102]</w:t>
      </w:r>
      <w:r w:rsidR="00E57B48">
        <w:rPr>
          <w:lang w:val="ru-RU"/>
        </w:rPr>
        <w:fldChar w:fldCharType="end"/>
      </w:r>
      <w:r w:rsidR="006A69AF">
        <w:rPr>
          <w:lang w:val="ru-RU"/>
        </w:rPr>
        <w:t>.</w:t>
      </w:r>
      <w:r w:rsidR="006A69AF" w:rsidRPr="0075779D">
        <w:rPr>
          <w:lang w:val="ru-RU"/>
        </w:rPr>
        <w:t xml:space="preserve"> </w:t>
      </w:r>
      <w:r w:rsidR="006A69AF">
        <w:rPr>
          <w:lang w:val="ru-RU"/>
        </w:rPr>
        <w:t xml:space="preserve">Поэтому модель разделяет </w:t>
      </w:r>
      <w:proofErr w:type="spellStart"/>
      <w:r w:rsidR="006A69AF">
        <w:rPr>
          <w:lang w:val="ru-RU"/>
        </w:rPr>
        <w:t>сильноактивные</w:t>
      </w:r>
      <w:proofErr w:type="spellEnd"/>
      <w:r w:rsidR="006A69AF">
        <w:rPr>
          <w:lang w:val="ru-RU"/>
        </w:rPr>
        <w:t xml:space="preserve"> пептиды от слабоактивных и неактивных по порогу в 100 </w:t>
      </w:r>
      <w:proofErr w:type="spellStart"/>
      <w:r w:rsidR="006A69AF">
        <w:rPr>
          <w:lang w:val="ru-RU"/>
        </w:rPr>
        <w:t>нМ</w:t>
      </w:r>
      <w:proofErr w:type="spellEnd"/>
      <w:r w:rsidR="006A69AF">
        <w:rPr>
          <w:lang w:val="ru-RU"/>
        </w:rPr>
        <w:t xml:space="preserve">, несколько большему принятому в литературе (50 </w:t>
      </w:r>
      <w:proofErr w:type="spellStart"/>
      <w:r w:rsidR="006A69AF">
        <w:rPr>
          <w:lang w:val="ru-RU"/>
        </w:rPr>
        <w:t>нМ</w:t>
      </w:r>
      <w:proofErr w:type="spellEnd"/>
      <w:r w:rsidR="006A69AF">
        <w:rPr>
          <w:lang w:val="ru-RU"/>
        </w:rPr>
        <w:t>)</w:t>
      </w:r>
      <w:ins w:id="856" w:author="Антон Смирнов" w:date="2023-05-24T12:43:00Z">
        <w:r w:rsidR="002339B3">
          <w:rPr>
            <w:lang w:val="ru-RU"/>
          </w:rPr>
          <w:t xml:space="preserve"> </w:t>
        </w:r>
      </w:ins>
      <w:r w:rsidR="006A69AF">
        <w:rPr>
          <w:lang w:val="ru-RU"/>
        </w:rPr>
        <w:fldChar w:fldCharType="begin"/>
      </w:r>
      <w:r w:rsidR="006A69AF">
        <w:rPr>
          <w:lang w:val="ru-RU"/>
        </w:rPr>
        <w:instrText xml:space="preserve"> ADDIN ZOTERO_ITEM CSL_CITATION {"citationID":"ClYf3XKX","properties":{"formattedCitation":"[102]","plainCitation":"[102]","noteIndex":0},"citationItems":[{"id":610,"uris":["http://zotero.org/users/10071278/items/M986X4ZJ"],"itemData":{"id":610,"type":"article-journal","container-title":"PLOS Computational Biology","DOI":"10.1371/journal.pcbi.1006457","ISSN":"1553-7358","issue":"11","journalAbbreviation":"PLoS Comput Biol","language":"en","page":"e1006457","source":"DOI.org (Crossref)","title":"Systematically benchmarking peptide-MHC binding predictors: From synthetic to naturally processed epitopes","title-short":"Systematically benchmarking peptide-MHC binding predictors","volume":"14","author":[{"family":"Zhao","given":"Weilong"},{"family":"Sher","given":"Xinwei"}],"editor":[{"family":"Peters","given":"Bjoern"}],"issued":{"date-parts":[["2018",11,8]]}}}],"schema":"https://github.com/citation-style-language/schema/raw/master/csl-citation.json"} </w:instrText>
      </w:r>
      <w:r w:rsidR="006A69AF">
        <w:rPr>
          <w:lang w:val="ru-RU"/>
        </w:rPr>
        <w:fldChar w:fldCharType="separate"/>
      </w:r>
      <w:r w:rsidR="006A69AF" w:rsidRPr="0075779D">
        <w:rPr>
          <w:rFonts w:cs="Times New Roman"/>
          <w:lang w:val="ru-RU"/>
        </w:rPr>
        <w:t>[102]</w:t>
      </w:r>
      <w:r w:rsidR="006A69AF">
        <w:rPr>
          <w:lang w:val="ru-RU"/>
        </w:rPr>
        <w:fldChar w:fldCharType="end"/>
      </w:r>
      <w:r w:rsidR="006A69AF" w:rsidRPr="0075779D">
        <w:rPr>
          <w:lang w:val="ru-RU"/>
        </w:rPr>
        <w:t>.</w:t>
      </w:r>
      <w:r w:rsidR="006A69AF">
        <w:rPr>
          <w:lang w:val="ru-RU"/>
        </w:rPr>
        <w:t xml:space="preserve"> Порог был увеличен для </w:t>
      </w:r>
      <w:r w:rsidR="001720CC">
        <w:rPr>
          <w:lang w:val="ru-RU"/>
        </w:rPr>
        <w:t xml:space="preserve">уменьшения доли ложно отрицательных результатов. </w:t>
      </w:r>
    </w:p>
    <w:p w14:paraId="1DB16C92" w14:textId="05595B76" w:rsidR="008903DD" w:rsidRPr="0075779D" w:rsidRDefault="008903DD" w:rsidP="008903DD">
      <w:pPr>
        <w:pStyle w:val="3"/>
        <w:rPr>
          <w:lang w:val="ru-RU"/>
          <w:rPrChange w:id="857" w:author="Антон Смирнов" w:date="2023-05-23T22:37:00Z">
            <w:rPr/>
          </w:rPrChange>
        </w:rPr>
      </w:pPr>
      <w:bookmarkStart w:id="858" w:name="_Toc135824377"/>
      <w:r w:rsidRPr="0075779D">
        <w:rPr>
          <w:lang w:val="ru-RU"/>
        </w:rPr>
        <w:lastRenderedPageBreak/>
        <w:t xml:space="preserve">2.1.3 </w:t>
      </w:r>
      <w:r>
        <w:rPr>
          <w:lang w:val="ru-RU"/>
        </w:rPr>
        <w:t xml:space="preserve">Модель прогноза связывания с </w:t>
      </w:r>
      <w:r>
        <w:t>HLA</w:t>
      </w:r>
      <w:bookmarkEnd w:id="858"/>
    </w:p>
    <w:p w14:paraId="50166F8B" w14:textId="1D121AA2" w:rsidR="008903DD" w:rsidRDefault="008903DD" w:rsidP="008903DD">
      <w:pPr>
        <w:pStyle w:val="a0"/>
        <w:rPr>
          <w:lang w:val="ru-RU"/>
        </w:rPr>
      </w:pPr>
      <w:r>
        <w:rPr>
          <w:lang w:val="ru-RU"/>
        </w:rPr>
        <w:t xml:space="preserve">Данные для обучения и валидации модели были взяты из </w:t>
      </w:r>
      <w:r>
        <w:t>IEDB</w:t>
      </w:r>
      <w:r w:rsidR="00B51F40" w:rsidRPr="0075779D">
        <w:rPr>
          <w:lang w:val="ru-RU"/>
        </w:rPr>
        <w:t xml:space="preserve"> </w:t>
      </w:r>
      <w:r w:rsidR="00B51F40">
        <w:rPr>
          <w:lang w:val="ru-RU"/>
        </w:rPr>
        <w:t xml:space="preserve">и статьи про сервис </w:t>
      </w:r>
      <w:proofErr w:type="spellStart"/>
      <w:r w:rsidR="00B51F40">
        <w:t>MHCflurry</w:t>
      </w:r>
      <w:proofErr w:type="spellEnd"/>
      <w:r w:rsidR="00B51F40">
        <w:rPr>
          <w:lang w:val="ru-RU"/>
        </w:rPr>
        <w:t xml:space="preserve"> </w:t>
      </w:r>
      <w:r w:rsidR="00B51F40">
        <w:fldChar w:fldCharType="begin"/>
      </w:r>
      <w:r w:rsidR="00B51F40">
        <w:rPr>
          <w:lang w:val="ru-RU"/>
        </w:rPr>
        <w:instrText xml:space="preserve"> ADDIN ZOTERO_ITEM CSL_CITATION {"citationID":"OFPyguE3","properties":{"formattedCitation":"[94]","plainCitation":"[94]","noteIndex":0},"citationItems":[{"id":91,"uris":["http://zotero.org/users/10071278/items/UE37RRUC"],"itemData":{"id":91,"type":"article-journal","abstract":"Computational prediction of the peptides presented on major histocompatibility complex (MHC) class I proteins is an important tool for studying T cell immunity. The data available to develop such predictors have expanded with the use of mass spectrometry to identify naturally presented MHC ligands. In addition to elucidating binding motifs, the identiﬁed ligands also reﬂect the antigen processing steps that occur prior to MHC binding. Here, we developed an integrated predictor of MHC class I presentation that combines new models for MHC class I binding and antigen processing. Considering only peptides ﬁrst predicted by the binding model to bind strongly to MHC, the antigen processing model is trained to discriminate published mass spectrometry-identiﬁed MHC class I ligands from unobserved peptides. The integrated model outperformed the two individual components as well as NetMHCpan 4.0 and MixMHCpred 2.0.2 on held-out mass spectrometry experiments. Our predictors are implemented in the open source MHCﬂurry package, version 2.0 (github.com/openvax/mhcﬂurry).","container-title":"Cell Systems","DOI":"10.1016/j.cels.2020.06.010","ISSN":"24054712","issue":"1","journalAbbreviation":"Cell Systems","language":"en","page":"42-48.e7","source":"DOI.org (Crossref)","title":"MHCflurry 2.0: Improved Pan-Allele Prediction of MHC Class I-Presented Peptides by Incorporating Antigen Processing","title-short":"MHCflurry 2.0","volume":"11","author":[{"family":"O’Donnell","given":"Timothy J."},{"family":"Rubinsteyn","given":"Alex"},{"family":"Laserson","given":"Uri"}],"issued":{"date-parts":[["2020",7]]}}}],"schema":"https://github.com/citation-style-language/schema/raw/master/csl-citation.json"} </w:instrText>
      </w:r>
      <w:r w:rsidR="00B51F40">
        <w:fldChar w:fldCharType="separate"/>
      </w:r>
      <w:r w:rsidR="00B51F40" w:rsidRPr="00B51F40">
        <w:rPr>
          <w:rFonts w:cs="Times New Roman"/>
          <w:lang w:val="ru-RU"/>
        </w:rPr>
        <w:t>[94]</w:t>
      </w:r>
      <w:r w:rsidR="00B51F40">
        <w:fldChar w:fldCharType="end"/>
      </w:r>
      <w:r w:rsidR="00B51F40" w:rsidRPr="0075779D">
        <w:rPr>
          <w:lang w:val="ru-RU"/>
        </w:rPr>
        <w:t>.</w:t>
      </w:r>
      <w:r w:rsidR="00B51F40">
        <w:rPr>
          <w:lang w:val="ru-RU"/>
        </w:rPr>
        <w:t xml:space="preserve"> </w:t>
      </w:r>
      <w:r w:rsidR="005516A5">
        <w:rPr>
          <w:lang w:val="ru-RU"/>
        </w:rPr>
        <w:t xml:space="preserve">Для извлечения данных из </w:t>
      </w:r>
      <w:r w:rsidR="005516A5">
        <w:t>IEDB</w:t>
      </w:r>
      <w:r w:rsidR="005516A5" w:rsidRPr="0075779D">
        <w:rPr>
          <w:lang w:val="ru-RU"/>
        </w:rPr>
        <w:t xml:space="preserve"> </w:t>
      </w:r>
      <w:r w:rsidR="005516A5">
        <w:rPr>
          <w:lang w:val="ru-RU"/>
        </w:rPr>
        <w:t xml:space="preserve">был написан </w:t>
      </w:r>
      <w:r w:rsidR="005516A5">
        <w:t>SQL</w:t>
      </w:r>
      <w:r w:rsidR="005516A5" w:rsidRPr="0075779D">
        <w:rPr>
          <w:lang w:val="ru-RU"/>
        </w:rPr>
        <w:t xml:space="preserve"> </w:t>
      </w:r>
      <w:r w:rsidR="005516A5">
        <w:rPr>
          <w:lang w:val="ru-RU"/>
        </w:rPr>
        <w:t xml:space="preserve">скрипт, аналогичный такому для извлечения данных для протеасомы. </w:t>
      </w:r>
      <w:r w:rsidR="00B51F40">
        <w:rPr>
          <w:lang w:val="ru-RU"/>
        </w:rPr>
        <w:t xml:space="preserve">Данные, как и в случае с протеасомой, двух типов: </w:t>
      </w:r>
      <w:r w:rsidR="00B51F40" w:rsidRPr="0075779D">
        <w:rPr>
          <w:i/>
          <w:iCs/>
        </w:rPr>
        <w:t>in</w:t>
      </w:r>
      <w:r w:rsidR="00B51F40" w:rsidRPr="0075779D">
        <w:rPr>
          <w:i/>
          <w:iCs/>
          <w:lang w:val="ru-RU"/>
        </w:rPr>
        <w:t xml:space="preserve"> </w:t>
      </w:r>
      <w:r w:rsidR="00B51F40" w:rsidRPr="0075779D">
        <w:rPr>
          <w:i/>
          <w:iCs/>
        </w:rPr>
        <w:t>vitro</w:t>
      </w:r>
      <w:r w:rsidR="00B51F40" w:rsidRPr="0075779D">
        <w:rPr>
          <w:lang w:val="ru-RU"/>
        </w:rPr>
        <w:t xml:space="preserve"> </w:t>
      </w:r>
      <w:r w:rsidR="00B51F40">
        <w:rPr>
          <w:lang w:val="ru-RU"/>
        </w:rPr>
        <w:t xml:space="preserve">и </w:t>
      </w:r>
      <w:r w:rsidR="00B51F40" w:rsidRPr="0075779D">
        <w:rPr>
          <w:i/>
          <w:iCs/>
        </w:rPr>
        <w:t>in</w:t>
      </w:r>
      <w:r w:rsidR="00B51F40" w:rsidRPr="0075779D">
        <w:rPr>
          <w:i/>
          <w:iCs/>
          <w:lang w:val="ru-RU"/>
        </w:rPr>
        <w:t xml:space="preserve"> </w:t>
      </w:r>
      <w:r w:rsidR="00B51F40" w:rsidRPr="0075779D">
        <w:rPr>
          <w:i/>
          <w:iCs/>
        </w:rPr>
        <w:t>vivo</w:t>
      </w:r>
      <w:r w:rsidR="00B51F40" w:rsidRPr="0075779D">
        <w:rPr>
          <w:lang w:val="ru-RU"/>
        </w:rPr>
        <w:t xml:space="preserve">. </w:t>
      </w:r>
      <w:commentRangeStart w:id="859"/>
      <w:r w:rsidR="00B51F40">
        <w:rPr>
          <w:lang w:val="ru-RU"/>
        </w:rPr>
        <w:t>Здесь эти данные можно объединить, так как</w:t>
      </w:r>
      <w:r w:rsidR="005516A5" w:rsidRPr="0075779D">
        <w:rPr>
          <w:lang w:val="ru-RU"/>
        </w:rPr>
        <w:t xml:space="preserve"> </w:t>
      </w:r>
      <w:r w:rsidR="005516A5">
        <w:rPr>
          <w:lang w:val="ru-RU"/>
        </w:rPr>
        <w:t xml:space="preserve">и </w:t>
      </w:r>
      <w:r w:rsidR="005516A5" w:rsidRPr="0075779D">
        <w:rPr>
          <w:i/>
          <w:iCs/>
        </w:rPr>
        <w:t>in</w:t>
      </w:r>
      <w:r w:rsidR="005516A5" w:rsidRPr="0075779D">
        <w:rPr>
          <w:i/>
          <w:iCs/>
          <w:lang w:val="ru-RU"/>
        </w:rPr>
        <w:t xml:space="preserve"> </w:t>
      </w:r>
      <w:r w:rsidR="005516A5" w:rsidRPr="0075779D">
        <w:rPr>
          <w:i/>
          <w:iCs/>
        </w:rPr>
        <w:t>vitro</w:t>
      </w:r>
      <w:r w:rsidR="005516A5" w:rsidRPr="0075779D">
        <w:rPr>
          <w:lang w:val="ru-RU"/>
        </w:rPr>
        <w:t xml:space="preserve">, </w:t>
      </w:r>
      <w:r w:rsidR="005516A5">
        <w:rPr>
          <w:lang w:val="ru-RU"/>
        </w:rPr>
        <w:t xml:space="preserve">и </w:t>
      </w:r>
      <w:r w:rsidR="005516A5" w:rsidRPr="0075779D">
        <w:rPr>
          <w:i/>
          <w:iCs/>
        </w:rPr>
        <w:t>in</w:t>
      </w:r>
      <w:r w:rsidR="005516A5" w:rsidRPr="0075779D">
        <w:rPr>
          <w:i/>
          <w:iCs/>
          <w:lang w:val="ru-RU"/>
        </w:rPr>
        <w:t xml:space="preserve"> </w:t>
      </w:r>
      <w:r w:rsidR="005516A5" w:rsidRPr="0075779D">
        <w:rPr>
          <w:i/>
          <w:iCs/>
        </w:rPr>
        <w:t>vivo</w:t>
      </w:r>
      <w:r w:rsidR="005516A5" w:rsidRPr="0075779D">
        <w:rPr>
          <w:lang w:val="ru-RU"/>
        </w:rPr>
        <w:t xml:space="preserve"> </w:t>
      </w:r>
      <w:r w:rsidR="005516A5">
        <w:rPr>
          <w:lang w:val="ru-RU"/>
        </w:rPr>
        <w:t>результаты определены в ходе непосредственного измерения</w:t>
      </w:r>
      <w:r w:rsidR="005516A5" w:rsidRPr="0075779D">
        <w:rPr>
          <w:lang w:val="ru-RU"/>
        </w:rPr>
        <w:t>.</w:t>
      </w:r>
      <w:commentRangeEnd w:id="859"/>
      <w:r w:rsidR="005516A5">
        <w:rPr>
          <w:rStyle w:val="aff2"/>
          <w:rFonts w:asciiTheme="minorHAnsi" w:hAnsiTheme="minorHAnsi"/>
        </w:rPr>
        <w:commentReference w:id="859"/>
      </w:r>
      <w:r w:rsidR="005516A5">
        <w:rPr>
          <w:lang w:val="ru-RU"/>
        </w:rPr>
        <w:t xml:space="preserve"> Для некоторых данных представлен качественный результат: активен или неактивен – для некоторых конкретное значение аффинности</w:t>
      </w:r>
      <w:r w:rsidR="00E63C19">
        <w:rPr>
          <w:lang w:val="ru-RU"/>
        </w:rPr>
        <w:t xml:space="preserve">. Записи, для которых аффинность представлена в других единицах измерения, были отфильтрованы. Также были отфильтрованы записи, в комментариях к которым присутствовали ключевые слова </w:t>
      </w:r>
      <w:r w:rsidR="00E63C19" w:rsidRPr="00BE76AA">
        <w:rPr>
          <w:lang w:val="ru-RU"/>
        </w:rPr>
        <w:t>“</w:t>
      </w:r>
      <w:r w:rsidR="00E63C19">
        <w:t>bad</w:t>
      </w:r>
      <w:r w:rsidR="00E63C19" w:rsidRPr="00BE76AA">
        <w:rPr>
          <w:lang w:val="ru-RU"/>
        </w:rPr>
        <w:t>”, “</w:t>
      </w:r>
      <w:r w:rsidR="00E63C19">
        <w:t>did</w:t>
      </w:r>
      <w:r w:rsidR="00E63C19" w:rsidRPr="00BE76AA">
        <w:rPr>
          <w:lang w:val="ru-RU"/>
        </w:rPr>
        <w:t xml:space="preserve"> </w:t>
      </w:r>
      <w:r w:rsidR="00E63C19">
        <w:t>not</w:t>
      </w:r>
      <w:r w:rsidR="00E63C19" w:rsidRPr="00BE76AA">
        <w:rPr>
          <w:lang w:val="ru-RU"/>
        </w:rPr>
        <w:t>”, “</w:t>
      </w:r>
      <w:r w:rsidR="00E63C19">
        <w:t>TAP</w:t>
      </w:r>
      <w:r w:rsidR="00E63C19" w:rsidRPr="00BE76AA">
        <w:rPr>
          <w:lang w:val="ru-RU"/>
        </w:rPr>
        <w:t xml:space="preserve"> </w:t>
      </w:r>
      <w:r w:rsidR="00E63C19">
        <w:t>deficient</w:t>
      </w:r>
      <w:r w:rsidR="00E63C19" w:rsidRPr="00BE76AA">
        <w:rPr>
          <w:lang w:val="ru-RU"/>
        </w:rPr>
        <w:t>”, “</w:t>
      </w:r>
      <w:r w:rsidR="00E63C19">
        <w:t>predict</w:t>
      </w:r>
      <w:r w:rsidR="00E63C19" w:rsidRPr="00BE76AA">
        <w:rPr>
          <w:lang w:val="ru-RU"/>
        </w:rPr>
        <w:t>”, “</w:t>
      </w:r>
      <w:r w:rsidR="00E63C19">
        <w:t>ERAP</w:t>
      </w:r>
      <w:r w:rsidR="00E63C19" w:rsidRPr="00BE76AA">
        <w:rPr>
          <w:lang w:val="ru-RU"/>
        </w:rPr>
        <w:t xml:space="preserve">1 </w:t>
      </w:r>
      <w:r w:rsidR="00E63C19">
        <w:t>silencing</w:t>
      </w:r>
      <w:r w:rsidR="00E63C19" w:rsidRPr="00BE76AA">
        <w:rPr>
          <w:lang w:val="ru-RU"/>
        </w:rPr>
        <w:t>”</w:t>
      </w:r>
      <w:r w:rsidR="00E63C19" w:rsidRPr="0075779D">
        <w:rPr>
          <w:lang w:val="ru-RU"/>
        </w:rPr>
        <w:t>, “</w:t>
      </w:r>
      <w:r w:rsidR="00E63C19">
        <w:t>non</w:t>
      </w:r>
      <w:r w:rsidR="00E63C19" w:rsidRPr="0075779D">
        <w:rPr>
          <w:lang w:val="ru-RU"/>
        </w:rPr>
        <w:t>-</w:t>
      </w:r>
      <w:r w:rsidR="00E63C19">
        <w:t>immunogenic</w:t>
      </w:r>
      <w:r w:rsidR="00E63C19" w:rsidRPr="0075779D">
        <w:rPr>
          <w:lang w:val="ru-RU"/>
        </w:rPr>
        <w:t xml:space="preserve">”; </w:t>
      </w:r>
      <w:r w:rsidR="00E63C19">
        <w:rPr>
          <w:lang w:val="ru-RU"/>
        </w:rPr>
        <w:t>содержащие неполные или неправильно записанные последовательности пептидов</w:t>
      </w:r>
      <w:r w:rsidR="00153E6A">
        <w:rPr>
          <w:lang w:val="ru-RU"/>
        </w:rPr>
        <w:t xml:space="preserve">, неполно записанные </w:t>
      </w:r>
      <w:r w:rsidR="00153E6A">
        <w:t>HLA</w:t>
      </w:r>
      <w:r w:rsidR="00153E6A" w:rsidRPr="0075779D">
        <w:rPr>
          <w:lang w:val="ru-RU"/>
        </w:rPr>
        <w:t xml:space="preserve"> </w:t>
      </w:r>
      <w:r w:rsidR="00153E6A">
        <w:rPr>
          <w:lang w:val="ru-RU"/>
        </w:rPr>
        <w:t xml:space="preserve">аллели, то есть записи, которые не позволяют однозначно идентифицировать последовательность </w:t>
      </w:r>
      <w:r w:rsidR="00153E6A">
        <w:rPr>
          <w:rFonts w:cs="Times New Roman"/>
          <w:lang w:val="ru-RU"/>
        </w:rPr>
        <w:t>α</w:t>
      </w:r>
      <w:r w:rsidR="00153E6A" w:rsidRPr="0075779D">
        <w:rPr>
          <w:lang w:val="ru-RU"/>
        </w:rPr>
        <w:t>-</w:t>
      </w:r>
      <w:r w:rsidR="00153E6A">
        <w:rPr>
          <w:lang w:val="ru-RU"/>
        </w:rPr>
        <w:t xml:space="preserve">цепи </w:t>
      </w:r>
      <w:r w:rsidR="00153E6A">
        <w:t>HLA</w:t>
      </w:r>
      <w:r w:rsidR="00153E6A" w:rsidRPr="0075779D">
        <w:rPr>
          <w:lang w:val="ru-RU"/>
        </w:rPr>
        <w:t xml:space="preserve"> </w:t>
      </w:r>
      <w:r w:rsidR="00153E6A">
        <w:t>I</w:t>
      </w:r>
      <w:r w:rsidR="00153E6A">
        <w:rPr>
          <w:lang w:val="ru-RU"/>
        </w:rPr>
        <w:t>. Пептиды были разделены по аллель-специфичному порогу</w:t>
      </w:r>
      <w:r w:rsidR="00153E6A">
        <w:rPr>
          <w:lang w:val="ru-RU"/>
        </w:rPr>
        <w:fldChar w:fldCharType="begin"/>
      </w:r>
      <w:r w:rsidR="00153E6A">
        <w:rPr>
          <w:lang w:val="ru-RU"/>
        </w:rPr>
        <w:instrText xml:space="preserve"> ADDIN ZOTERO_ITEM CSL_CITATION {"citationID":"qEFdTPqL","properties":{"formattedCitation":"[103]","plainCitation":"[103]","noteIndex":0},"citationItems":[{"id":612,"uris":["http://zotero.org/users/10071278/items/GXRGGGTI"],"itemData":{"id":612,"type":"article-journal","abstract":"Abstract\n            Prediction of HLA binding affinity is widely used to identify candidate T cell epitopes, and an affinity of 500 nM is routinely used as a threshold for peptide selection. However, the fraction (percentage) of peptides predicted to bind with affinities of 500 nM varies by allele. For example, of a large collection of </w:instrText>
      </w:r>
      <w:r w:rsidR="00153E6A">
        <w:rPr>
          <w:rFonts w:ascii="Cambria Math" w:hAnsi="Cambria Math" w:cs="Cambria Math"/>
          <w:lang w:val="ru-RU"/>
        </w:rPr>
        <w:instrText>∼</w:instrText>
      </w:r>
      <w:r w:rsidR="00153E6A">
        <w:rPr>
          <w:lang w:val="ru-RU"/>
        </w:rPr>
        <w:instrText>30,000 dengue virus</w:instrText>
      </w:r>
      <w:r w:rsidR="00153E6A">
        <w:rPr>
          <w:rFonts w:cs="Times New Roman"/>
          <w:lang w:val="ru-RU"/>
        </w:rPr>
        <w:instrText>–</w:instrText>
      </w:r>
      <w:r w:rsidR="00153E6A">
        <w:rPr>
          <w:lang w:val="ru-RU"/>
        </w:rPr>
        <w:instrText xml:space="preserve">derived peptides only 0.3% were predicted to bind HLA A*0101, wheras nearly 5% were predicted for A*0201. This striking difference could not be ascribed to variation in accuracy of the algorithms used, as predicted values closely correlated with affinity measured in vitro with purified HLA molecules. These data raised the question whether different alleles would also vary in terms of epitope repertoire size, defined as the number of associated epitopes or, alternatively, whether alleles vary drastically in terms of the affinity threshold associated with immunogenicity. To address this issue, strains of HLA transgenic mice with wide (A*0201), intermediate (B*0702), or narrow (A*0101) repertoires were immunized with peptides of varying binding affinity and relative percentile ranking. The results show that absolute binding capacity is a better predictor of immunogenicity, and analysis of epitopes from the Immune Epitope Database revealed that predictive efficacy is increased using allele-specific affinity thresholds. Finally, we investigated the genetic and structural basis of the phenomenon. Although no stringent correlate was defined, on average HLA B alleles are associated with significantly narrower repertoires than are HLA A alleles.","container-title":"The Journal of Immunology","DOI":"10.4049/jimmunol.1302101","ISSN":"0022-1767, 1550-6606","issue":"12","language":"en","page":"5831-5839","source":"DOI.org (Crossref)","title":"HLA Class I Alleles Are Associated with Peptide-Binding Repertoires of Different Size, Affinity, and Immunogenicity","volume":"191","author":[{"family":"Paul","given":"Sinu"},{"family":"Weiskopf","given":"Daniela"},{"family":"Angelo","given":"Michael A."},{"family":"Sidney","given":"John"},{"family":"Peters","given":"Bjoern"},{"family":"Sette","given":"Alessandro"}],"issued":{"date-parts":[["2013",12,15]]}}}],"schema":"https://github.com/citation-style-language/schema/raw/master/csl-citation.json"} </w:instrText>
      </w:r>
      <w:r w:rsidR="00153E6A">
        <w:rPr>
          <w:lang w:val="ru-RU"/>
        </w:rPr>
        <w:fldChar w:fldCharType="separate"/>
      </w:r>
      <w:r w:rsidR="00153E6A" w:rsidRPr="00153E6A">
        <w:rPr>
          <w:rFonts w:cs="Times New Roman"/>
          <w:lang w:val="ru-RU"/>
        </w:rPr>
        <w:t>[103]</w:t>
      </w:r>
      <w:r w:rsidR="00153E6A">
        <w:rPr>
          <w:lang w:val="ru-RU"/>
        </w:rPr>
        <w:fldChar w:fldCharType="end"/>
      </w:r>
      <w:r w:rsidR="00153E6A" w:rsidRPr="0075779D">
        <w:rPr>
          <w:lang w:val="ru-RU"/>
        </w:rPr>
        <w:t xml:space="preserve">, </w:t>
      </w:r>
      <w:r w:rsidR="00153E6A">
        <w:rPr>
          <w:lang w:val="ru-RU"/>
        </w:rPr>
        <w:t>если же такой</w:t>
      </w:r>
      <w:r w:rsidR="00647406">
        <w:rPr>
          <w:lang w:val="ru-RU"/>
        </w:rPr>
        <w:t xml:space="preserve"> не известен, то по рекомендуемому в литературе в 500 </w:t>
      </w:r>
      <w:proofErr w:type="spellStart"/>
      <w:r w:rsidR="00647406">
        <w:rPr>
          <w:lang w:val="ru-RU"/>
        </w:rPr>
        <w:t>нМ</w:t>
      </w:r>
      <w:proofErr w:type="spellEnd"/>
      <w:ins w:id="860" w:author="Антон Смирнов" w:date="2023-05-24T12:43:00Z">
        <w:r w:rsidR="002339B3">
          <w:rPr>
            <w:lang w:val="ru-RU"/>
          </w:rPr>
          <w:t xml:space="preserve"> </w:t>
        </w:r>
      </w:ins>
      <w:r w:rsidR="00647406">
        <w:rPr>
          <w:lang w:val="ru-RU"/>
        </w:rPr>
        <w:fldChar w:fldCharType="begin"/>
      </w:r>
      <w:r w:rsidR="00647406">
        <w:rPr>
          <w:lang w:val="ru-RU"/>
        </w:rPr>
        <w:instrText xml:space="preserve"> ADDIN ZOTERO_ITEM CSL_CITATION {"citationID":"IsxjZfbF","properties":{"formattedCitation":"[104]","plainCitation":"[104]","noteIndex":0},"citationItems":[{"id":614,"uris":["http://zotero.org/users/10071278/items/IJAQXPQW"],"itemData":{"id":614,"type":"article-journal","abstract":"The relationship between binding affinity for HLA class I molecules and immunogenicity of discrete peptide epitopes has been analyzed in two different experimental approaches. In the first approach, the immunogenicity of potential epitopes ranging in MHC binding affinity over a 10,000-fold range was analyzed in HLA-A*0201 transgenic mice. In the second approach, the antigenicity of approximately 100 different hepatitis B virus (HBV)-derived potential epitopes, all carrying A*0201 binding motifs, was assessed by using PBL of acute hepatitis patients. In both cases, it was found that an affinity threshold of approximately 500 nM (preferably 50 nM or less) apparently determines the capacity of a peptide epitope to elicit a CTL response. These data correlate well with class I binding affinity measurements of either naturally processed peptides or previously described T cell epitopes. Taken together, these data have important implications for the selection of epitopes for peptide-based vaccines, and also formally demonstrate the crucial role of determinant selection in the shaping of T cell responses. Because in most (but not all) cases, high affinity peptides seem to be immunogenic, our data also suggest that holes in the functional T cell repertoire, if they exist, may be relatively rare.","container-title":"Journal of Immunology (Baltimore, Md.: 1950)","ISSN":"0022-1767","issue":"12","journalAbbreviation":"J Immunol","language":"eng","note":"PMID: 7527444","page":"5586-5592","source":"PubMed","title":"The relationship between class I binding affinity and immunogenicity of potential cytotoxic T cell epitopes","volume":"153","author":[{"family":"Sette","given":"A."},{"family":"Vitiello","given":"A."},{"family":"Reherman","given":"B."},{"family":"Fowler","given":"P."},{"family":"Nayersina","given":"R."},{"family":"Kast","given":"W. M."},{"family":"Melief","given":"C. J."},{"family":"Oseroff","given":"C."},{"family":"Yuan","given":"L."},{"family":"Ruppert","given":"J."},{"family":"Sidney","given":"J."},{"family":"Guercio","given":"M. F.","non-dropping-particle":"del"},{"family":"Southwood","given":"S."},{"family":"Kubo","given":"R. T."},{"family":"Chesnut","given":"R. W."},{"family":"Grey","given":"H. M."},{"family":"Chisari","given":"F. V."}],"issued":{"date-parts":[["1994",12,15]]}}}],"schema":"https://github.com/citation-style-language/schema/raw/master/csl-citation.json"} </w:instrText>
      </w:r>
      <w:r w:rsidR="00647406">
        <w:rPr>
          <w:lang w:val="ru-RU"/>
        </w:rPr>
        <w:fldChar w:fldCharType="separate"/>
      </w:r>
      <w:r w:rsidR="00647406" w:rsidRPr="00647406">
        <w:rPr>
          <w:rFonts w:cs="Times New Roman"/>
          <w:lang w:val="ru-RU"/>
        </w:rPr>
        <w:t>[104]</w:t>
      </w:r>
      <w:r w:rsidR="00647406">
        <w:rPr>
          <w:lang w:val="ru-RU"/>
        </w:rPr>
        <w:fldChar w:fldCharType="end"/>
      </w:r>
      <w:r w:rsidR="00647406" w:rsidRPr="0075779D">
        <w:rPr>
          <w:lang w:val="ru-RU"/>
        </w:rPr>
        <w:t xml:space="preserve">. </w:t>
      </w:r>
      <w:r w:rsidR="00647406">
        <w:rPr>
          <w:lang w:val="ru-RU"/>
        </w:rPr>
        <w:t>Неактивные пептиды были отфильтрованы. Это связано с особенностью работы программы, используемой для моделирования.</w:t>
      </w:r>
    </w:p>
    <w:p w14:paraId="319FEDE6" w14:textId="39B38A6D" w:rsidR="00C6573C" w:rsidRPr="0075779D" w:rsidRDefault="00C6573C" w:rsidP="00C6573C">
      <w:pPr>
        <w:pStyle w:val="2"/>
        <w:rPr>
          <w:lang w:val="ru-RU"/>
          <w:rPrChange w:id="861" w:author="Антон Смирнов" w:date="2023-05-23T22:37:00Z">
            <w:rPr/>
          </w:rPrChange>
        </w:rPr>
      </w:pPr>
      <w:bookmarkStart w:id="862" w:name="_Toc135824378"/>
      <w:r>
        <w:rPr>
          <w:lang w:val="ru-RU"/>
        </w:rPr>
        <w:t xml:space="preserve">2.2. Программа </w:t>
      </w:r>
      <w:proofErr w:type="spellStart"/>
      <w:r>
        <w:t>MultiPASS</w:t>
      </w:r>
      <w:bookmarkEnd w:id="862"/>
      <w:proofErr w:type="spellEnd"/>
    </w:p>
    <w:p w14:paraId="54056CA2" w14:textId="44F3EB30" w:rsidR="00A97629" w:rsidRPr="00E67701" w:rsidRDefault="00C6573C" w:rsidP="00E11DF9">
      <w:pPr>
        <w:pStyle w:val="a0"/>
        <w:rPr>
          <w:lang w:val="ru-RU"/>
        </w:rPr>
      </w:pPr>
      <w:r>
        <w:rPr>
          <w:lang w:val="ru-RU"/>
        </w:rPr>
        <w:t xml:space="preserve">Программа </w:t>
      </w:r>
      <w:proofErr w:type="spellStart"/>
      <w:r>
        <w:t>MultiPASS</w:t>
      </w:r>
      <w:proofErr w:type="spellEnd"/>
      <w:r w:rsidRPr="0075779D">
        <w:rPr>
          <w:lang w:val="ru-RU"/>
        </w:rPr>
        <w:t xml:space="preserve"> – </w:t>
      </w:r>
      <w:r>
        <w:rPr>
          <w:lang w:val="ru-RU"/>
        </w:rPr>
        <w:t xml:space="preserve">коммерческая программа, разработанная в Институте биомедицинской химии им. В.Н. </w:t>
      </w:r>
      <w:proofErr w:type="spellStart"/>
      <w:r>
        <w:rPr>
          <w:lang w:val="ru-RU"/>
        </w:rPr>
        <w:t>Ореховича</w:t>
      </w:r>
      <w:proofErr w:type="spellEnd"/>
      <w:r>
        <w:rPr>
          <w:lang w:val="ru-RU"/>
        </w:rPr>
        <w:t>. Является</w:t>
      </w:r>
      <w:r w:rsidRPr="00E11DF9">
        <w:rPr>
          <w:lang w:val="ru-RU"/>
        </w:rPr>
        <w:t xml:space="preserve"> </w:t>
      </w:r>
      <w:r>
        <w:rPr>
          <w:lang w:val="ru-RU"/>
        </w:rPr>
        <w:t>модификацией</w:t>
      </w:r>
      <w:r w:rsidRPr="00E11DF9">
        <w:rPr>
          <w:lang w:val="ru-RU"/>
        </w:rPr>
        <w:t xml:space="preserve"> </w:t>
      </w:r>
      <w:r>
        <w:rPr>
          <w:lang w:val="ru-RU"/>
        </w:rPr>
        <w:t>программы</w:t>
      </w:r>
      <w:r w:rsidRPr="00E11DF9">
        <w:rPr>
          <w:lang w:val="ru-RU"/>
        </w:rPr>
        <w:t xml:space="preserve"> </w:t>
      </w:r>
      <w:r>
        <w:t>Prediction</w:t>
      </w:r>
      <w:r w:rsidRPr="0075779D">
        <w:rPr>
          <w:lang w:val="ru-RU"/>
        </w:rPr>
        <w:t xml:space="preserve"> </w:t>
      </w:r>
      <w:r>
        <w:t>of</w:t>
      </w:r>
      <w:r w:rsidRPr="0075779D">
        <w:rPr>
          <w:lang w:val="ru-RU"/>
        </w:rPr>
        <w:t xml:space="preserve"> </w:t>
      </w:r>
      <w:r>
        <w:t>Activity</w:t>
      </w:r>
      <w:r w:rsidRPr="0075779D">
        <w:rPr>
          <w:lang w:val="ru-RU"/>
        </w:rPr>
        <w:t xml:space="preserve"> </w:t>
      </w:r>
      <w:r>
        <w:t>Spectra</w:t>
      </w:r>
      <w:r w:rsidRPr="0075779D">
        <w:rPr>
          <w:lang w:val="ru-RU"/>
        </w:rPr>
        <w:t xml:space="preserve"> </w:t>
      </w:r>
      <w:r>
        <w:t>for</w:t>
      </w:r>
      <w:r w:rsidRPr="0075779D">
        <w:rPr>
          <w:lang w:val="ru-RU"/>
        </w:rPr>
        <w:t xml:space="preserve"> </w:t>
      </w:r>
      <w:r>
        <w:t>Substances</w:t>
      </w:r>
      <w:r w:rsidRPr="0075779D">
        <w:rPr>
          <w:lang w:val="ru-RU"/>
        </w:rPr>
        <w:t xml:space="preserve"> (</w:t>
      </w:r>
      <w:r>
        <w:t>PASS</w:t>
      </w:r>
      <w:r w:rsidRPr="0075779D">
        <w:rPr>
          <w:lang w:val="ru-RU"/>
        </w:rPr>
        <w:t>)</w:t>
      </w:r>
      <w:r w:rsidR="00E11DF9" w:rsidRPr="0075779D">
        <w:rPr>
          <w:lang w:val="ru-RU"/>
        </w:rPr>
        <w:t xml:space="preserve">, </w:t>
      </w:r>
      <w:r w:rsidR="00E11DF9">
        <w:rPr>
          <w:lang w:val="ru-RU"/>
        </w:rPr>
        <w:t>разработанной</w:t>
      </w:r>
      <w:r w:rsidR="00E11DF9" w:rsidRPr="00E11DF9">
        <w:rPr>
          <w:lang w:val="ru-RU"/>
        </w:rPr>
        <w:t xml:space="preserve"> </w:t>
      </w:r>
      <w:r w:rsidR="00E11DF9">
        <w:rPr>
          <w:lang w:val="ru-RU"/>
        </w:rPr>
        <w:t>там</w:t>
      </w:r>
      <w:r w:rsidR="00E11DF9" w:rsidRPr="00E11DF9">
        <w:rPr>
          <w:lang w:val="ru-RU"/>
        </w:rPr>
        <w:t xml:space="preserve"> </w:t>
      </w:r>
      <w:r w:rsidR="00E11DF9">
        <w:rPr>
          <w:lang w:val="ru-RU"/>
        </w:rPr>
        <w:t>же, приспособленной для работы с биологическими последовательностями (ДНК, РНК, белки). Эта программа работает с дескрипторами многоуровневых атомных окрестностей (</w:t>
      </w:r>
      <w:r w:rsidR="00E11DF9" w:rsidRPr="00E11DF9">
        <w:t>Multilevel</w:t>
      </w:r>
      <w:r w:rsidR="00E11DF9" w:rsidRPr="0075779D">
        <w:rPr>
          <w:lang w:val="ru-RU"/>
        </w:rPr>
        <w:t xml:space="preserve"> </w:t>
      </w:r>
      <w:r w:rsidR="00E11DF9" w:rsidRPr="00E11DF9">
        <w:t>Neighborhoods</w:t>
      </w:r>
      <w:r w:rsidR="00E11DF9" w:rsidRPr="0075779D">
        <w:rPr>
          <w:lang w:val="ru-RU"/>
        </w:rPr>
        <w:t xml:space="preserve"> </w:t>
      </w:r>
      <w:r w:rsidR="00E11DF9" w:rsidRPr="00E11DF9">
        <w:t>of</w:t>
      </w:r>
      <w:r w:rsidR="00E11DF9" w:rsidRPr="0075779D">
        <w:rPr>
          <w:lang w:val="ru-RU"/>
        </w:rPr>
        <w:t xml:space="preserve"> </w:t>
      </w:r>
      <w:r w:rsidR="00E11DF9" w:rsidRPr="00E11DF9">
        <w:t>Atoms</w:t>
      </w:r>
      <w:r w:rsidR="00E11DF9" w:rsidRPr="0075779D">
        <w:rPr>
          <w:lang w:val="ru-RU"/>
        </w:rPr>
        <w:t xml:space="preserve">, </w:t>
      </w:r>
      <w:r w:rsidR="00E11DF9">
        <w:t>MNA</w:t>
      </w:r>
      <w:r w:rsidR="00E11DF9" w:rsidRPr="0075779D">
        <w:rPr>
          <w:lang w:val="ru-RU"/>
        </w:rPr>
        <w:t>)</w:t>
      </w:r>
      <w:r w:rsidR="004227FE" w:rsidRPr="0075779D">
        <w:rPr>
          <w:lang w:val="ru-RU"/>
        </w:rPr>
        <w:t xml:space="preserve">. </w:t>
      </w:r>
      <w:r w:rsidR="004227FE">
        <w:rPr>
          <w:lang w:val="ru-RU"/>
        </w:rPr>
        <w:t>Эти дескрипторы являются подструктурами исходной молекулы. Генерация происходит по рекурсивному алгоритму: нулевой уровень – атомы в молеку</w:t>
      </w:r>
      <w:r w:rsidR="004227FE">
        <w:rPr>
          <w:lang w:val="ru-RU"/>
        </w:rPr>
        <w:lastRenderedPageBreak/>
        <w:t>ле, первый уровень –</w:t>
      </w:r>
      <w:r w:rsidR="0051333C">
        <w:rPr>
          <w:lang w:val="ru-RU"/>
        </w:rPr>
        <w:t xml:space="preserve"> дескрипторы нулевого уровня и </w:t>
      </w:r>
      <w:r w:rsidR="004227FE">
        <w:rPr>
          <w:lang w:val="ru-RU"/>
        </w:rPr>
        <w:t>атомы, связанные с  дескриптором 0 уровня</w:t>
      </w:r>
      <w:r w:rsidR="0051333C">
        <w:rPr>
          <w:lang w:val="ru-RU"/>
        </w:rPr>
        <w:t xml:space="preserve"> непосредственно ковалентной связью, второй уровень – дескрипторы первого уровня и атомы, связанные с атомами из дескриптора первого уровня ковалентной связью</w:t>
      </w:r>
      <w:r w:rsidR="0051333C" w:rsidRPr="0075779D">
        <w:rPr>
          <w:lang w:val="ru-RU"/>
        </w:rPr>
        <w:t xml:space="preserve"> </w:t>
      </w:r>
      <w:r w:rsidR="0051333C">
        <w:rPr>
          <w:lang w:val="ru-RU"/>
        </w:rPr>
        <w:t xml:space="preserve">и так далее </w:t>
      </w:r>
      <w:r w:rsidR="0051333C">
        <w:rPr>
          <w:lang w:val="ru-RU"/>
        </w:rPr>
        <w:fldChar w:fldCharType="begin"/>
      </w:r>
      <w:r w:rsidR="0051333C">
        <w:rPr>
          <w:lang w:val="ru-RU"/>
        </w:rPr>
        <w:instrText xml:space="preserve"> ADDIN ZOTERO_ITEM CSL_CITATION {"citationID":"frgHcnxQ","properties":{"formattedCitation":"[105]","plainCitation":"[105]","noteIndex":0},"citationItems":[{"id":10,"uris":["http://zotero.org/users/10071278/items/H7R9N6N6"],"itemData":{"id":10,"type":"article-journal","abstract":"Recognition of the phosphorylation sites in proteins is required for reconstruction of regulatory processes in living systems. This task is complicated because the phosphorylation motifs in amino acid sequences are considerably degenerated. To improve the prediction efficacy researchers often use additional descriptors, which should reflect physicochemical features of site-surrounding regions. We have evaluated the reasonability of this approach by applying molecular descriptors (MNA) for structural presentation of the peptide segments. Comparative testing was performed using the prognostic method PASS and two input data types: sets of the MNA descriptors represented peptides as chemical structures and amino acid sequences written using a one-letter code. Training sets were classified in accordance with the established types of the enzymes (protein kinases), modifying corresponding phosphorylation sites. The accuracy estimates obtained by prognosis validation for various classes of substrates were significantly different with both the letters and molecular descriptors. In case of the letter description, the prognosis accuracy demonstrated less dependence on the length of peptides in the training set, while in the case of structural descriptors the accuracy level was determined by the peptide size and descriptor characteristics (MNA levels). The maximal prognosis accuracy related to various kinase families was achieved at different sizes of molecular fragments covered by the MNA descriptors of corresponding levels. This obviously reflected structural differences in surroundings of phosphorylation sites modified by various protein kinases. The use of molecular descriptors provided the prognostic results comparable with the results obtained using traditional letter representation. The prognosis accuracy demonstrated less dependence on the method describing site-surrounding peptides at higher accuracy rates. Applying the MNA descriptors it is possible to achieve better accuracy in the cases when the letter description cannot provide acceptable accuracy.","container-title":"Biomeditsinskaya Khimiya","DOI":"10.18097/PBMC20176305423","ISSN":"2310-6905, 2310-6972","issue":"5","journalAbbreviation":"BIOMED KHIM","language":"ru","page":"423-427","source":"DOI.org (Crossref)","title":"Application of molecular descriptors for recognition of phosphorylation sites in amino acid sequences","volume":"63","author":[{"family":"Karasev","given":"D.A."},{"family":"Savosina","given":"P.I."},{"family":"Sobolev","given":"B.N."},{"family":"Filimonov","given":"D.A."},{"family":"Lagunin","given":"A.A."}],"issued":{"date-parts":[["2017",10]]}}}],"schema":"https://github.com/citation-style-language/schema/raw/master/csl-citation.json"} </w:instrText>
      </w:r>
      <w:r w:rsidR="0051333C">
        <w:rPr>
          <w:lang w:val="ru-RU"/>
        </w:rPr>
        <w:fldChar w:fldCharType="separate"/>
      </w:r>
      <w:r w:rsidR="0051333C" w:rsidRPr="0051333C">
        <w:rPr>
          <w:rFonts w:cs="Times New Roman"/>
          <w:lang w:val="ru-RU"/>
        </w:rPr>
        <w:t>[105]</w:t>
      </w:r>
      <w:r w:rsidR="0051333C">
        <w:rPr>
          <w:lang w:val="ru-RU"/>
        </w:rPr>
        <w:fldChar w:fldCharType="end"/>
      </w:r>
      <w:r w:rsidR="0051333C">
        <w:rPr>
          <w:lang w:val="ru-RU"/>
        </w:rPr>
        <w:t xml:space="preserve">. Такое множество дескрипторов учитывает тип атомов и порядок связей между ними, но не характер самих связей. </w:t>
      </w:r>
      <w:proofErr w:type="spellStart"/>
      <w:r w:rsidR="0051333C">
        <w:t>MultiPASS</w:t>
      </w:r>
      <w:proofErr w:type="spellEnd"/>
      <w:r w:rsidR="0051333C" w:rsidRPr="0075779D">
        <w:rPr>
          <w:lang w:val="ru-RU"/>
        </w:rPr>
        <w:t xml:space="preserve"> </w:t>
      </w:r>
      <w:r w:rsidR="0051333C">
        <w:rPr>
          <w:lang w:val="ru-RU"/>
        </w:rPr>
        <w:t>основан на модифицированном наивном Байесовском классификаторе.</w:t>
      </w:r>
      <w:r w:rsidR="0055673C">
        <w:rPr>
          <w:lang w:val="ru-RU"/>
        </w:rPr>
        <w:t xml:space="preserve"> Априорные вероятности и правдоподобия оцениваются по входной выборке</w:t>
      </w:r>
      <w:r w:rsidR="0055673C" w:rsidRPr="0075779D">
        <w:rPr>
          <w:lang w:val="ru-RU"/>
        </w:rPr>
        <w:t xml:space="preserve"> </w:t>
      </w:r>
      <w:r w:rsidR="0055673C">
        <w:rPr>
          <w:lang w:val="ru-RU"/>
        </w:rPr>
        <w:t>с использованием арксинус-преобразования Фишера</w:t>
      </w:r>
      <w:r w:rsidR="0055673C">
        <w:rPr>
          <w:lang w:val="ru-RU"/>
        </w:rPr>
        <w:fldChar w:fldCharType="begin"/>
      </w:r>
      <w:r w:rsidR="0055673C">
        <w:rPr>
          <w:lang w:val="ru-RU"/>
        </w:rPr>
        <w:instrText xml:space="preserve"> ADDIN ZOTERO_ITEM CSL_CITATION {"citationID":"27nvhrB9","properties":{"formattedCitation":"[106]","plainCitation":"[106]","noteIndex":0},"citationItems":[{"id":8,"uris":["http://zotero.org/users/10071278/items/ZFQFW2L3"],"itemData":{"id":8,"type":"article-journal","abstract":"The freely accessible web resource PASS Online is presented. This resource is designed for the prediction of the biological activity spectra of organic compounds based on their structural formulas for more than 4000 types of biological activity with average accuracy above 95% (http://www.way2drug.com/passonline). The prediction is based on an analysis of the structure-activity relationships in the training set containing information on the structure and biological activity of more than 300000 organic compounds. The possibilities and limitations of this approach are described. Recommendations are given for interpreting the prediction results. Examples are given for the practical use of the PASS Online web resource in order to establish priorities for chemical synthesis and biological testing of substances on the basis of prediction results. The further trends are considered for the using PASS Online as an Internet platform for joint projects of academic researchers for the search and development of new pharmaceutical agents.","container-title":"Chemistry of Heterocyclic Compounds","DOI":"10.1007/s10593-014-1496-1","ISSN":"0009-3122, 1573-8353","issue":"3","journalAbbreviation":"Chem Heterocycl Comp","language":"en","page":"444-457","source":"DOI.org (Crossref)","title":"Prediction of the Biological Activity Spectra of Organic Compounds Using the Pass Online Web Resource","volume":"50","author":[{"family":"Filimonov","given":"D. A."},{"family":"Lagunin","given":"A. A."},{"family":"Gloriozova","given":"T. A."},{"family":"Rudik","given":"A. V."},{"family":"Druzhilovskii","given":"D. S."},{"family":"Pogodin","given":"P. V."},{"family":"Poroikov","given":"V. V."}],"issued":{"date-parts":[["2014",6]]}}}],"schema":"https://github.com/citation-style-language/schema/raw/master/csl-citation.json"} </w:instrText>
      </w:r>
      <w:r w:rsidR="0055673C">
        <w:rPr>
          <w:lang w:val="ru-RU"/>
        </w:rPr>
        <w:fldChar w:fldCharType="separate"/>
      </w:r>
      <w:r w:rsidR="0055673C" w:rsidRPr="0075779D">
        <w:rPr>
          <w:rFonts w:cs="Times New Roman"/>
          <w:lang w:val="ru-RU"/>
        </w:rPr>
        <w:t>[106]</w:t>
      </w:r>
      <w:r w:rsidR="0055673C">
        <w:rPr>
          <w:lang w:val="ru-RU"/>
        </w:rPr>
        <w:fldChar w:fldCharType="end"/>
      </w:r>
      <w:r w:rsidR="0055673C">
        <w:rPr>
          <w:lang w:val="ru-RU"/>
        </w:rPr>
        <w:t>.</w:t>
      </w:r>
      <w:r w:rsidR="00E67701">
        <w:rPr>
          <w:lang w:val="ru-RU"/>
        </w:rPr>
        <w:t xml:space="preserve"> </w:t>
      </w:r>
      <w:r w:rsidR="00C802FF">
        <w:rPr>
          <w:lang w:val="ru-RU"/>
        </w:rPr>
        <w:t xml:space="preserve">При наличии нескольких классов в обучающей выборке </w:t>
      </w:r>
      <w:proofErr w:type="spellStart"/>
      <w:r w:rsidR="00C802FF">
        <w:t>MultiPASS</w:t>
      </w:r>
      <w:proofErr w:type="spellEnd"/>
      <w:r w:rsidR="00C802FF" w:rsidRPr="0075779D">
        <w:rPr>
          <w:lang w:val="ru-RU"/>
        </w:rPr>
        <w:t xml:space="preserve"> </w:t>
      </w:r>
      <w:r w:rsidR="00C802FF">
        <w:rPr>
          <w:lang w:val="ru-RU"/>
        </w:rPr>
        <w:t xml:space="preserve">берет за отрицательные примеры все примеры, которые не относятся к обучаемому классу. </w:t>
      </w:r>
      <w:r w:rsidR="005A12C5">
        <w:rPr>
          <w:lang w:val="ru-RU"/>
        </w:rPr>
        <w:t xml:space="preserve">На выходе </w:t>
      </w:r>
      <w:proofErr w:type="spellStart"/>
      <w:r w:rsidR="005A12C5">
        <w:t>MultiPASS</w:t>
      </w:r>
      <w:proofErr w:type="spellEnd"/>
      <w:r w:rsidR="005A12C5" w:rsidRPr="0075779D">
        <w:rPr>
          <w:lang w:val="ru-RU"/>
        </w:rPr>
        <w:t xml:space="preserve"> </w:t>
      </w:r>
      <w:r w:rsidR="005A12C5">
        <w:rPr>
          <w:lang w:val="ru-RU"/>
        </w:rPr>
        <w:t xml:space="preserve">выдает таблицу, в которой для целевых веществ выставлен прогноз в диапазоне </w:t>
      </w:r>
      <w:r w:rsidR="005A12C5" w:rsidRPr="0075779D">
        <w:rPr>
          <w:lang w:val="ru-RU"/>
        </w:rPr>
        <w:t xml:space="preserve">[-1;1]. -1 </w:t>
      </w:r>
      <w:r w:rsidR="005A12C5">
        <w:rPr>
          <w:lang w:val="ru-RU"/>
        </w:rPr>
        <w:t>означает, что программа уверена, что вещество не обладает этой активностью, 1 означает уверенность программы в обладании данным веществом прогнозируемой активностью.</w:t>
      </w:r>
      <w:r w:rsidR="005A12C5" w:rsidRPr="0075779D">
        <w:rPr>
          <w:lang w:val="ru-RU"/>
        </w:rPr>
        <w:t xml:space="preserve"> </w:t>
      </w:r>
      <w:proofErr w:type="spellStart"/>
      <w:r w:rsidR="00E67701">
        <w:t>MultiPASS</w:t>
      </w:r>
      <w:proofErr w:type="spellEnd"/>
      <w:r w:rsidR="00E67701" w:rsidRPr="0075779D">
        <w:rPr>
          <w:lang w:val="ru-RU"/>
        </w:rPr>
        <w:t xml:space="preserve"> </w:t>
      </w:r>
      <w:r w:rsidR="00E67701">
        <w:rPr>
          <w:lang w:val="ru-RU"/>
        </w:rPr>
        <w:t xml:space="preserve">работает только на операционной системе </w:t>
      </w:r>
      <w:r w:rsidR="00E67701">
        <w:t>Windows</w:t>
      </w:r>
      <w:r w:rsidR="00E67701" w:rsidRPr="0075779D">
        <w:rPr>
          <w:lang w:val="ru-RU"/>
        </w:rPr>
        <w:t>.</w:t>
      </w:r>
    </w:p>
    <w:p w14:paraId="20A3FAE5" w14:textId="745101EC" w:rsidR="00171E8E" w:rsidRDefault="0055673C" w:rsidP="00E11DF9">
      <w:pPr>
        <w:pStyle w:val="a0"/>
        <w:rPr>
          <w:lang w:val="ru-RU"/>
        </w:rPr>
      </w:pPr>
      <w:r>
        <w:rPr>
          <w:lang w:val="ru-RU"/>
        </w:rPr>
        <w:t xml:space="preserve">Программа </w:t>
      </w:r>
      <w:proofErr w:type="spellStart"/>
      <w:r>
        <w:t>MultiPASS</w:t>
      </w:r>
      <w:proofErr w:type="spellEnd"/>
      <w:r w:rsidRPr="0075779D">
        <w:rPr>
          <w:lang w:val="ru-RU"/>
        </w:rPr>
        <w:t xml:space="preserve"> </w:t>
      </w:r>
      <w:r>
        <w:rPr>
          <w:lang w:val="ru-RU"/>
        </w:rPr>
        <w:t xml:space="preserve">на вход принимает файлы в </w:t>
      </w:r>
      <w:r>
        <w:t>Structure</w:t>
      </w:r>
      <w:r w:rsidRPr="0075779D">
        <w:rPr>
          <w:lang w:val="ru-RU"/>
        </w:rPr>
        <w:t>-</w:t>
      </w:r>
      <w:r>
        <w:t>Data</w:t>
      </w:r>
      <w:r w:rsidRPr="0075779D">
        <w:rPr>
          <w:lang w:val="ru-RU"/>
        </w:rPr>
        <w:t xml:space="preserve"> </w:t>
      </w:r>
      <w:r>
        <w:t>File</w:t>
      </w:r>
      <w:r>
        <w:rPr>
          <w:lang w:val="ru-RU"/>
        </w:rPr>
        <w:t xml:space="preserve"> (</w:t>
      </w:r>
      <w:r>
        <w:t>SDF</w:t>
      </w:r>
      <w:r>
        <w:rPr>
          <w:lang w:val="ru-RU"/>
        </w:rPr>
        <w:t>)</w:t>
      </w:r>
      <w:r w:rsidRPr="0075779D">
        <w:rPr>
          <w:lang w:val="ru-RU"/>
        </w:rPr>
        <w:t xml:space="preserve"> </w:t>
      </w:r>
      <w:r>
        <w:rPr>
          <w:lang w:val="ru-RU"/>
        </w:rPr>
        <w:t>формате</w:t>
      </w:r>
      <w:r w:rsidRPr="0075779D">
        <w:rPr>
          <w:lang w:val="ru-RU"/>
        </w:rPr>
        <w:t>.</w:t>
      </w:r>
      <w:r w:rsidR="00A97629" w:rsidRPr="0075779D">
        <w:rPr>
          <w:lang w:val="ru-RU"/>
        </w:rPr>
        <w:t xml:space="preserve"> </w:t>
      </w:r>
      <w:r w:rsidR="00A97629">
        <w:t>SDF</w:t>
      </w:r>
      <w:r w:rsidR="00A97629" w:rsidRPr="0075779D">
        <w:rPr>
          <w:lang w:val="ru-RU"/>
        </w:rPr>
        <w:t xml:space="preserve"> </w:t>
      </w:r>
      <w:r w:rsidR="00A97629">
        <w:rPr>
          <w:lang w:val="ru-RU"/>
        </w:rPr>
        <w:t xml:space="preserve">файл представляет из себя таблицу, в одной из колонок которой записаны структурные формулы веществ в формате </w:t>
      </w:r>
      <w:r w:rsidR="00A97629">
        <w:t>MOL</w:t>
      </w:r>
      <w:r w:rsidR="00A97629" w:rsidRPr="0075779D">
        <w:rPr>
          <w:lang w:val="ru-RU"/>
        </w:rPr>
        <w:t xml:space="preserve">. </w:t>
      </w:r>
      <w:r w:rsidR="00A97629">
        <w:rPr>
          <w:lang w:val="ru-RU"/>
        </w:rPr>
        <w:t>Запись в файле выглядит следующим образом</w:t>
      </w:r>
      <w:r w:rsidR="00A97629" w:rsidRPr="0075779D">
        <w:rPr>
          <w:lang w:val="ru-RU"/>
        </w:rPr>
        <w:t xml:space="preserve">: </w:t>
      </w:r>
      <w:r w:rsidR="00A97629">
        <w:rPr>
          <w:lang w:val="ru-RU"/>
        </w:rPr>
        <w:t xml:space="preserve">сначала идет описание молекулы в </w:t>
      </w:r>
      <w:r w:rsidR="00A97629">
        <w:t>MOL</w:t>
      </w:r>
      <w:r w:rsidR="00A97629" w:rsidRPr="0075779D">
        <w:rPr>
          <w:lang w:val="ru-RU"/>
        </w:rPr>
        <w:t xml:space="preserve"> </w:t>
      </w:r>
      <w:r w:rsidR="00A97629">
        <w:rPr>
          <w:lang w:val="ru-RU"/>
        </w:rPr>
        <w:t xml:space="preserve">формате, далее идет описание свойств, запись заканчивается 4 символами доллара. </w:t>
      </w:r>
      <w:r w:rsidR="00A97629">
        <w:t>MOL</w:t>
      </w:r>
      <w:r w:rsidR="00A97629" w:rsidRPr="0075779D">
        <w:rPr>
          <w:lang w:val="ru-RU"/>
        </w:rPr>
        <w:t xml:space="preserve"> </w:t>
      </w:r>
      <w:r w:rsidR="00A97629">
        <w:rPr>
          <w:lang w:val="ru-RU"/>
        </w:rPr>
        <w:t>запись молекулы состоит из идентификатора, строки комментария, заголовка-описания молекулы, таблицы атомов и таблицы связей между атомами. Строка с названием свойств начинается с символа «больше»</w:t>
      </w:r>
      <w:r w:rsidR="00A97629" w:rsidRPr="0075779D">
        <w:rPr>
          <w:lang w:val="ru-RU"/>
        </w:rPr>
        <w:t xml:space="preserve">. </w:t>
      </w:r>
      <w:r w:rsidR="00A97629">
        <w:rPr>
          <w:lang w:val="ru-RU"/>
        </w:rPr>
        <w:t xml:space="preserve">Название свойства заключено в угловые скобки, а его значение идет следующей строкой. </w:t>
      </w:r>
      <w:r w:rsidRPr="0075779D">
        <w:rPr>
          <w:lang w:val="ru-RU"/>
        </w:rPr>
        <w:t xml:space="preserve"> </w:t>
      </w:r>
      <w:r>
        <w:rPr>
          <w:lang w:val="ru-RU"/>
        </w:rPr>
        <w:t xml:space="preserve">Для использования </w:t>
      </w:r>
      <w:proofErr w:type="spellStart"/>
      <w:r w:rsidR="00A97629">
        <w:t>MultiPASS</w:t>
      </w:r>
      <w:proofErr w:type="spellEnd"/>
      <w:r w:rsidR="00A97629" w:rsidRPr="0075779D">
        <w:rPr>
          <w:lang w:val="ru-RU"/>
        </w:rPr>
        <w:t xml:space="preserve"> </w:t>
      </w:r>
      <w:r>
        <w:rPr>
          <w:lang w:val="ru-RU"/>
        </w:rPr>
        <w:t xml:space="preserve">был написан скрипт для конвертирования файлов </w:t>
      </w:r>
      <w:r w:rsidR="00A97629">
        <w:rPr>
          <w:lang w:val="ru-RU"/>
        </w:rPr>
        <w:t xml:space="preserve">с выборками из </w:t>
      </w:r>
      <w:r w:rsidR="00A97629">
        <w:t>csv</w:t>
      </w:r>
      <w:r w:rsidR="00A97629" w:rsidRPr="0075779D">
        <w:rPr>
          <w:lang w:val="ru-RU"/>
        </w:rPr>
        <w:t xml:space="preserve"> </w:t>
      </w:r>
      <w:r w:rsidR="00A97629">
        <w:rPr>
          <w:lang w:val="ru-RU"/>
        </w:rPr>
        <w:t xml:space="preserve">формата в </w:t>
      </w:r>
      <w:proofErr w:type="spellStart"/>
      <w:r w:rsidR="00A97629">
        <w:t>sdf</w:t>
      </w:r>
      <w:proofErr w:type="spellEnd"/>
      <w:r w:rsidR="00A97629" w:rsidRPr="0075779D">
        <w:rPr>
          <w:lang w:val="ru-RU"/>
        </w:rPr>
        <w:t xml:space="preserve"> </w:t>
      </w:r>
      <w:r w:rsidR="00A97629">
        <w:rPr>
          <w:lang w:val="ru-RU"/>
        </w:rPr>
        <w:t xml:space="preserve">формат с помощью языка программирования </w:t>
      </w:r>
      <w:r w:rsidR="00A97629">
        <w:t>Python</w:t>
      </w:r>
      <w:r w:rsidR="00A97629" w:rsidRPr="0075779D">
        <w:rPr>
          <w:lang w:val="ru-RU"/>
        </w:rPr>
        <w:t xml:space="preserve">, </w:t>
      </w:r>
      <w:r w:rsidR="00A97629">
        <w:rPr>
          <w:lang w:val="ru-RU"/>
        </w:rPr>
        <w:t xml:space="preserve">использующий библиотеку </w:t>
      </w:r>
      <w:proofErr w:type="spellStart"/>
      <w:r w:rsidR="00A97629">
        <w:t>RDKit</w:t>
      </w:r>
      <w:proofErr w:type="spellEnd"/>
      <w:r w:rsidR="00E67701" w:rsidRPr="0075779D">
        <w:rPr>
          <w:lang w:val="ru-RU"/>
        </w:rPr>
        <w:t xml:space="preserve"> </w:t>
      </w:r>
      <w:r w:rsidR="00E67701">
        <w:fldChar w:fldCharType="begin"/>
      </w:r>
      <w:r w:rsidR="00E67701" w:rsidRPr="00E67701">
        <w:rPr>
          <w:lang w:val="ru-RU"/>
        </w:rPr>
        <w:instrText xml:space="preserve"> </w:instrText>
      </w:r>
      <w:r w:rsidR="00E67701">
        <w:instrText>ADDIN</w:instrText>
      </w:r>
      <w:r w:rsidR="00E67701" w:rsidRPr="00E67701">
        <w:rPr>
          <w:lang w:val="ru-RU"/>
        </w:rPr>
        <w:instrText xml:space="preserve"> </w:instrText>
      </w:r>
      <w:r w:rsidR="00E67701">
        <w:instrText>ZOTERO</w:instrText>
      </w:r>
      <w:r w:rsidR="00E67701" w:rsidRPr="00E67701">
        <w:rPr>
          <w:lang w:val="ru-RU"/>
        </w:rPr>
        <w:instrText>_</w:instrText>
      </w:r>
      <w:r w:rsidR="00E67701">
        <w:instrText>ITEM</w:instrText>
      </w:r>
      <w:r w:rsidR="00E67701" w:rsidRPr="00E67701">
        <w:rPr>
          <w:lang w:val="ru-RU"/>
        </w:rPr>
        <w:instrText xml:space="preserve"> </w:instrText>
      </w:r>
      <w:r w:rsidR="00E67701">
        <w:instrText>CSL</w:instrText>
      </w:r>
      <w:r w:rsidR="00E67701" w:rsidRPr="00E67701">
        <w:rPr>
          <w:lang w:val="ru-RU"/>
        </w:rPr>
        <w:instrText>_</w:instrText>
      </w:r>
      <w:r w:rsidR="00E67701">
        <w:instrText>CITATION</w:instrText>
      </w:r>
      <w:r w:rsidR="00E67701" w:rsidRPr="00E67701">
        <w:rPr>
          <w:lang w:val="ru-RU"/>
        </w:rPr>
        <w:instrText xml:space="preserve"> {"</w:instrText>
      </w:r>
      <w:r w:rsidR="00E67701">
        <w:instrText>citationID</w:instrText>
      </w:r>
      <w:r w:rsidR="00E67701" w:rsidRPr="00E67701">
        <w:rPr>
          <w:lang w:val="ru-RU"/>
        </w:rPr>
        <w:instrText>":"</w:instrText>
      </w:r>
      <w:r w:rsidR="00E67701">
        <w:instrText>dN</w:instrText>
      </w:r>
      <w:r w:rsidR="00E67701" w:rsidRPr="00E67701">
        <w:rPr>
          <w:lang w:val="ru-RU"/>
        </w:rPr>
        <w:instrText>97</w:instrText>
      </w:r>
      <w:r w:rsidR="00E67701">
        <w:instrText>eBN</w:instrText>
      </w:r>
      <w:r w:rsidR="00E67701" w:rsidRPr="00E67701">
        <w:rPr>
          <w:lang w:val="ru-RU"/>
        </w:rPr>
        <w:instrText>9","</w:instrText>
      </w:r>
      <w:r w:rsidR="00E67701">
        <w:instrText>properties</w:instrText>
      </w:r>
      <w:r w:rsidR="00E67701" w:rsidRPr="00E67701">
        <w:rPr>
          <w:lang w:val="ru-RU"/>
        </w:rPr>
        <w:instrText>":{"</w:instrText>
      </w:r>
      <w:r w:rsidR="00E67701">
        <w:instrText>formattedCitation</w:instrText>
      </w:r>
      <w:r w:rsidR="00E67701" w:rsidRPr="00E67701">
        <w:rPr>
          <w:lang w:val="ru-RU"/>
        </w:rPr>
        <w:instrText>":"[107]","</w:instrText>
      </w:r>
      <w:r w:rsidR="00E67701">
        <w:instrText>plainCitation</w:instrText>
      </w:r>
      <w:r w:rsidR="00E67701" w:rsidRPr="00E67701">
        <w:rPr>
          <w:lang w:val="ru-RU"/>
        </w:rPr>
        <w:instrText>":"[107]","</w:instrText>
      </w:r>
      <w:r w:rsidR="00E67701">
        <w:instrText>noteIndex</w:instrText>
      </w:r>
      <w:r w:rsidR="00E67701" w:rsidRPr="00E67701">
        <w:rPr>
          <w:lang w:val="ru-RU"/>
        </w:rPr>
        <w:instrText>":0},"</w:instrText>
      </w:r>
      <w:r w:rsidR="00E67701">
        <w:instrText>citationItems</w:instrText>
      </w:r>
      <w:r w:rsidR="00E67701" w:rsidRPr="00E67701">
        <w:rPr>
          <w:lang w:val="ru-RU"/>
        </w:rPr>
        <w:instrText>":[{"</w:instrText>
      </w:r>
      <w:r w:rsidR="00E67701">
        <w:instrText>id</w:instrText>
      </w:r>
      <w:r w:rsidR="00E67701" w:rsidRPr="00E67701">
        <w:rPr>
          <w:lang w:val="ru-RU"/>
        </w:rPr>
        <w:instrText>":620,"</w:instrText>
      </w:r>
      <w:r w:rsidR="00E67701">
        <w:instrText>uris</w:instrText>
      </w:r>
      <w:r w:rsidR="00E67701" w:rsidRPr="00E67701">
        <w:rPr>
          <w:lang w:val="ru-RU"/>
        </w:rPr>
        <w:instrText>":["</w:instrText>
      </w:r>
      <w:r w:rsidR="00E67701">
        <w:instrText>http</w:instrText>
      </w:r>
      <w:r w:rsidR="00E67701" w:rsidRPr="00E67701">
        <w:rPr>
          <w:lang w:val="ru-RU"/>
        </w:rPr>
        <w:instrText>://</w:instrText>
      </w:r>
      <w:r w:rsidR="00E67701">
        <w:instrText>zotero</w:instrText>
      </w:r>
      <w:r w:rsidR="00E67701" w:rsidRPr="00E67701">
        <w:rPr>
          <w:lang w:val="ru-RU"/>
        </w:rPr>
        <w:instrText>.</w:instrText>
      </w:r>
      <w:r w:rsidR="00E67701">
        <w:instrText>org</w:instrText>
      </w:r>
      <w:r w:rsidR="00E67701" w:rsidRPr="00E67701">
        <w:rPr>
          <w:lang w:val="ru-RU"/>
        </w:rPr>
        <w:instrText>/</w:instrText>
      </w:r>
      <w:r w:rsidR="00E67701">
        <w:instrText>users</w:instrText>
      </w:r>
      <w:r w:rsidR="00E67701" w:rsidRPr="00E67701">
        <w:rPr>
          <w:lang w:val="ru-RU"/>
        </w:rPr>
        <w:instrText>/10071278/</w:instrText>
      </w:r>
      <w:r w:rsidR="00E67701">
        <w:instrText>items</w:instrText>
      </w:r>
      <w:r w:rsidR="00E67701" w:rsidRPr="00E67701">
        <w:rPr>
          <w:lang w:val="ru-RU"/>
        </w:rPr>
        <w:instrText>/</w:instrText>
      </w:r>
      <w:r w:rsidR="00E67701">
        <w:instrText>C</w:instrText>
      </w:r>
      <w:r w:rsidR="00E67701" w:rsidRPr="00E67701">
        <w:rPr>
          <w:lang w:val="ru-RU"/>
        </w:rPr>
        <w:instrText>2</w:instrText>
      </w:r>
      <w:r w:rsidR="00E67701">
        <w:instrText>C</w:instrText>
      </w:r>
      <w:r w:rsidR="00E67701" w:rsidRPr="00E67701">
        <w:rPr>
          <w:lang w:val="ru-RU"/>
        </w:rPr>
        <w:instrText>6</w:instrText>
      </w:r>
      <w:r w:rsidR="00E67701">
        <w:instrText>L</w:instrText>
      </w:r>
      <w:r w:rsidR="00E67701" w:rsidRPr="00E67701">
        <w:rPr>
          <w:lang w:val="ru-RU"/>
        </w:rPr>
        <w:instrText>28</w:instrText>
      </w:r>
      <w:r w:rsidR="00E67701">
        <w:instrText>T</w:instrText>
      </w:r>
      <w:r w:rsidR="00E67701" w:rsidRPr="00E67701">
        <w:rPr>
          <w:lang w:val="ru-RU"/>
        </w:rPr>
        <w:instrText>"],"</w:instrText>
      </w:r>
      <w:r w:rsidR="00E67701">
        <w:instrText>itemData</w:instrText>
      </w:r>
      <w:r w:rsidR="00E67701" w:rsidRPr="00E67701">
        <w:rPr>
          <w:lang w:val="ru-RU"/>
        </w:rPr>
        <w:instrText>":{"</w:instrText>
      </w:r>
      <w:r w:rsidR="00E67701">
        <w:instrText>id</w:instrText>
      </w:r>
      <w:r w:rsidR="00E67701" w:rsidRPr="00E67701">
        <w:rPr>
          <w:lang w:val="ru-RU"/>
        </w:rPr>
        <w:instrText>":620,"</w:instrText>
      </w:r>
      <w:r w:rsidR="00E67701">
        <w:instrText>type</w:instrText>
      </w:r>
      <w:r w:rsidR="00E67701" w:rsidRPr="00E67701">
        <w:rPr>
          <w:lang w:val="ru-RU"/>
        </w:rPr>
        <w:instrText>":"</w:instrText>
      </w:r>
      <w:r w:rsidR="00E67701">
        <w:instrText>software</w:instrText>
      </w:r>
      <w:r w:rsidR="00E67701" w:rsidRPr="00E67701">
        <w:rPr>
          <w:lang w:val="ru-RU"/>
        </w:rPr>
        <w:instrText>","</w:instrText>
      </w:r>
      <w:r w:rsidR="00E67701">
        <w:instrText>abstract</w:instrText>
      </w:r>
      <w:r w:rsidR="00E67701" w:rsidRPr="00E67701">
        <w:rPr>
          <w:lang w:val="ru-RU"/>
        </w:rPr>
        <w:instrText>":"</w:instrText>
      </w:r>
      <w:r w:rsidR="00E67701">
        <w:instrText>Release</w:instrText>
      </w:r>
      <w:r w:rsidR="00E67701" w:rsidRPr="00E67701">
        <w:rPr>
          <w:lang w:val="ru-RU"/>
        </w:rPr>
        <w:instrText>_2023.03.1 (</w:instrText>
      </w:r>
      <w:r w:rsidR="00E67701">
        <w:instrText>Changes</w:instrText>
      </w:r>
      <w:r w:rsidR="00E67701" w:rsidRPr="00E67701">
        <w:rPr>
          <w:lang w:val="ru-RU"/>
        </w:rPr>
        <w:instrText xml:space="preserve"> </w:instrText>
      </w:r>
      <w:r w:rsidR="00E67701">
        <w:instrText>relative</w:instrText>
      </w:r>
      <w:r w:rsidR="00E67701" w:rsidRPr="00E67701">
        <w:rPr>
          <w:lang w:val="ru-RU"/>
        </w:rPr>
        <w:instrText xml:space="preserve"> </w:instrText>
      </w:r>
      <w:r w:rsidR="00E67701">
        <w:instrText>to</w:instrText>
      </w:r>
      <w:r w:rsidR="00E67701" w:rsidRPr="00E67701">
        <w:rPr>
          <w:lang w:val="ru-RU"/>
        </w:rPr>
        <w:instrText xml:space="preserve"> </w:instrText>
      </w:r>
      <w:r w:rsidR="00E67701">
        <w:instrText>Release</w:instrText>
      </w:r>
      <w:r w:rsidR="00E67701" w:rsidRPr="00E67701">
        <w:rPr>
          <w:lang w:val="ru-RU"/>
        </w:rPr>
        <w:instrText xml:space="preserve">_2022.09.1) </w:instrText>
      </w:r>
      <w:r w:rsidR="00E67701">
        <w:instrText>Acknowledgements</w:instrText>
      </w:r>
      <w:r w:rsidR="00E67701" w:rsidRPr="00E67701">
        <w:rPr>
          <w:lang w:val="ru-RU"/>
        </w:rPr>
        <w:instrText xml:space="preserve"> (</w:instrText>
      </w:r>
      <w:r w:rsidR="00E67701">
        <w:instrText>Note</w:instrText>
      </w:r>
      <w:r w:rsidR="00E67701" w:rsidRPr="00E67701">
        <w:rPr>
          <w:lang w:val="ru-RU"/>
        </w:rPr>
        <w:instrText xml:space="preserve">: </w:instrText>
      </w:r>
      <w:r w:rsidR="00E67701">
        <w:instrText>I</w:instrText>
      </w:r>
      <w:r w:rsidR="00E67701" w:rsidRPr="00E67701">
        <w:rPr>
          <w:lang w:val="ru-RU"/>
        </w:rPr>
        <w:instrText>'</w:instrText>
      </w:r>
      <w:r w:rsidR="00E67701">
        <w:instrText>m</w:instrText>
      </w:r>
      <w:r w:rsidR="00E67701" w:rsidRPr="00E67701">
        <w:rPr>
          <w:lang w:val="ru-RU"/>
        </w:rPr>
        <w:instrText xml:space="preserve"> </w:instrText>
      </w:r>
      <w:r w:rsidR="00E67701">
        <w:instrText>no</w:instrText>
      </w:r>
      <w:r w:rsidR="00E67701" w:rsidRPr="00E67701">
        <w:rPr>
          <w:lang w:val="ru-RU"/>
        </w:rPr>
        <w:instrText xml:space="preserve"> </w:instrText>
      </w:r>
      <w:r w:rsidR="00E67701">
        <w:instrText>longer</w:instrText>
      </w:r>
      <w:r w:rsidR="00E67701" w:rsidRPr="00E67701">
        <w:rPr>
          <w:lang w:val="ru-RU"/>
        </w:rPr>
        <w:instrText xml:space="preserve"> </w:instrText>
      </w:r>
      <w:r w:rsidR="00E67701">
        <w:instrText>attempting</w:instrText>
      </w:r>
      <w:r w:rsidR="00E67701" w:rsidRPr="00E67701">
        <w:rPr>
          <w:lang w:val="ru-RU"/>
        </w:rPr>
        <w:instrText xml:space="preserve"> </w:instrText>
      </w:r>
      <w:r w:rsidR="00E67701">
        <w:instrText>to</w:instrText>
      </w:r>
      <w:r w:rsidR="00E67701" w:rsidRPr="00E67701">
        <w:rPr>
          <w:lang w:val="ru-RU"/>
        </w:rPr>
        <w:instrText xml:space="preserve"> </w:instrText>
      </w:r>
      <w:r w:rsidR="00E67701">
        <w:instrText>manually</w:instrText>
      </w:r>
      <w:r w:rsidR="00E67701" w:rsidRPr="00E67701">
        <w:rPr>
          <w:lang w:val="ru-RU"/>
        </w:rPr>
        <w:instrText xml:space="preserve"> </w:instrText>
      </w:r>
      <w:r w:rsidR="00E67701">
        <w:instrText>curate</w:instrText>
      </w:r>
      <w:r w:rsidR="00E67701" w:rsidRPr="00E67701">
        <w:rPr>
          <w:lang w:val="ru-RU"/>
        </w:rPr>
        <w:instrText xml:space="preserve"> </w:instrText>
      </w:r>
      <w:r w:rsidR="00E67701">
        <w:instrText>names</w:instrText>
      </w:r>
      <w:r w:rsidR="00E67701" w:rsidRPr="00E67701">
        <w:rPr>
          <w:lang w:val="ru-RU"/>
        </w:rPr>
        <w:instrText xml:space="preserve">. </w:instrText>
      </w:r>
      <w:r w:rsidR="00E67701">
        <w:instrText>If</w:instrText>
      </w:r>
      <w:r w:rsidR="00E67701" w:rsidRPr="00E67701">
        <w:rPr>
          <w:lang w:val="ru-RU"/>
        </w:rPr>
        <w:instrText xml:space="preserve"> </w:instrText>
      </w:r>
      <w:r w:rsidR="00E67701">
        <w:instrText>you</w:instrText>
      </w:r>
      <w:r w:rsidR="00E67701" w:rsidRPr="00E67701">
        <w:rPr>
          <w:lang w:val="ru-RU"/>
        </w:rPr>
        <w:instrText xml:space="preserve"> </w:instrText>
      </w:r>
      <w:r w:rsidR="00E67701">
        <w:instrText>would</w:instrText>
      </w:r>
      <w:r w:rsidR="00E67701" w:rsidRPr="00E67701">
        <w:rPr>
          <w:lang w:val="ru-RU"/>
        </w:rPr>
        <w:instrText xml:space="preserve"> </w:instrText>
      </w:r>
      <w:r w:rsidR="00E67701">
        <w:instrText>like</w:instrText>
      </w:r>
      <w:r w:rsidR="00E67701" w:rsidRPr="00E67701">
        <w:rPr>
          <w:lang w:val="ru-RU"/>
        </w:rPr>
        <w:instrText xml:space="preserve"> </w:instrText>
      </w:r>
      <w:r w:rsidR="00E67701">
        <w:instrText>to</w:instrText>
      </w:r>
      <w:r w:rsidR="00E67701" w:rsidRPr="00E67701">
        <w:rPr>
          <w:lang w:val="ru-RU"/>
        </w:rPr>
        <w:instrText xml:space="preserve"> </w:instrText>
      </w:r>
      <w:r w:rsidR="00E67701">
        <w:instrText>see</w:instrText>
      </w:r>
      <w:r w:rsidR="00E67701" w:rsidRPr="00E67701">
        <w:rPr>
          <w:lang w:val="ru-RU"/>
        </w:rPr>
        <w:instrText xml:space="preserve"> </w:instrText>
      </w:r>
      <w:r w:rsidR="00E67701">
        <w:instrText>your</w:instrText>
      </w:r>
      <w:r w:rsidR="00E67701" w:rsidRPr="00E67701">
        <w:rPr>
          <w:lang w:val="ru-RU"/>
        </w:rPr>
        <w:instrText xml:space="preserve"> </w:instrText>
      </w:r>
      <w:r w:rsidR="00E67701">
        <w:instrText>contribution</w:instrText>
      </w:r>
      <w:r w:rsidR="00E67701" w:rsidRPr="00E67701">
        <w:rPr>
          <w:lang w:val="ru-RU"/>
        </w:rPr>
        <w:instrText xml:space="preserve"> </w:instrText>
      </w:r>
      <w:r w:rsidR="00E67701">
        <w:instrText>acknowledged</w:instrText>
      </w:r>
      <w:r w:rsidR="00E67701" w:rsidRPr="00E67701">
        <w:rPr>
          <w:lang w:val="ru-RU"/>
        </w:rPr>
        <w:instrText xml:space="preserve"> </w:instrText>
      </w:r>
      <w:r w:rsidR="00E67701">
        <w:instrText>with</w:instrText>
      </w:r>
      <w:r w:rsidR="00E67701" w:rsidRPr="00E67701">
        <w:rPr>
          <w:lang w:val="ru-RU"/>
        </w:rPr>
        <w:instrText xml:space="preserve"> </w:instrText>
      </w:r>
      <w:r w:rsidR="00E67701">
        <w:instrText>your</w:instrText>
      </w:r>
      <w:r w:rsidR="00E67701" w:rsidRPr="00E67701">
        <w:rPr>
          <w:lang w:val="ru-RU"/>
        </w:rPr>
        <w:instrText xml:space="preserve"> </w:instrText>
      </w:r>
      <w:r w:rsidR="00E67701">
        <w:instrText>name</w:instrText>
      </w:r>
      <w:r w:rsidR="00E67701" w:rsidRPr="00E67701">
        <w:rPr>
          <w:lang w:val="ru-RU"/>
        </w:rPr>
        <w:instrText xml:space="preserve">, </w:instrText>
      </w:r>
      <w:r w:rsidR="00E67701">
        <w:instrText>please</w:instrText>
      </w:r>
      <w:r w:rsidR="00E67701" w:rsidRPr="00E67701">
        <w:rPr>
          <w:lang w:val="ru-RU"/>
        </w:rPr>
        <w:instrText xml:space="preserve"> </w:instrText>
      </w:r>
      <w:r w:rsidR="00E67701">
        <w:instrText>set</w:instrText>
      </w:r>
      <w:r w:rsidR="00E67701" w:rsidRPr="00E67701">
        <w:rPr>
          <w:lang w:val="ru-RU"/>
        </w:rPr>
        <w:instrText xml:space="preserve"> </w:instrText>
      </w:r>
      <w:r w:rsidR="00E67701">
        <w:instrText>your</w:instrText>
      </w:r>
      <w:r w:rsidR="00E67701" w:rsidRPr="00E67701">
        <w:rPr>
          <w:lang w:val="ru-RU"/>
        </w:rPr>
        <w:instrText xml:space="preserve"> </w:instrText>
      </w:r>
      <w:r w:rsidR="00E67701">
        <w:instrText>name</w:instrText>
      </w:r>
      <w:r w:rsidR="00E67701" w:rsidRPr="00E67701">
        <w:rPr>
          <w:lang w:val="ru-RU"/>
        </w:rPr>
        <w:instrText xml:space="preserve"> </w:instrText>
      </w:r>
      <w:r w:rsidR="00E67701">
        <w:instrText>in</w:instrText>
      </w:r>
      <w:r w:rsidR="00E67701" w:rsidRPr="00E67701">
        <w:rPr>
          <w:lang w:val="ru-RU"/>
        </w:rPr>
        <w:instrText xml:space="preserve"> </w:instrText>
      </w:r>
      <w:r w:rsidR="00E67701">
        <w:instrText>GitHub</w:instrText>
      </w:r>
      <w:r w:rsidR="00E67701" w:rsidRPr="00E67701">
        <w:rPr>
          <w:lang w:val="ru-RU"/>
        </w:rPr>
        <w:instrText xml:space="preserve">) </w:instrText>
      </w:r>
      <w:r w:rsidR="00E67701">
        <w:instrText>Michael</w:instrText>
      </w:r>
      <w:r w:rsidR="00E67701" w:rsidRPr="00E67701">
        <w:rPr>
          <w:lang w:val="ru-RU"/>
        </w:rPr>
        <w:instrText xml:space="preserve"> </w:instrText>
      </w:r>
      <w:r w:rsidR="00E67701">
        <w:instrText>Banck</w:instrText>
      </w:r>
      <w:r w:rsidR="00E67701" w:rsidRPr="00E67701">
        <w:rPr>
          <w:lang w:val="ru-RU"/>
        </w:rPr>
        <w:instrText xml:space="preserve">, </w:instrText>
      </w:r>
      <w:r w:rsidR="00E67701">
        <w:instrText>Christopher</w:instrText>
      </w:r>
      <w:r w:rsidR="00E67701" w:rsidRPr="00E67701">
        <w:rPr>
          <w:lang w:val="ru-RU"/>
        </w:rPr>
        <w:instrText xml:space="preserve"> </w:instrText>
      </w:r>
      <w:r w:rsidR="00E67701">
        <w:instrText>Von</w:instrText>
      </w:r>
      <w:r w:rsidR="00E67701" w:rsidRPr="00E67701">
        <w:rPr>
          <w:lang w:val="ru-RU"/>
        </w:rPr>
        <w:instrText xml:space="preserve"> </w:instrText>
      </w:r>
      <w:r w:rsidR="00E67701">
        <w:instrText>Bargen</w:instrText>
      </w:r>
      <w:r w:rsidR="00E67701" w:rsidRPr="00E67701">
        <w:rPr>
          <w:lang w:val="ru-RU"/>
        </w:rPr>
        <w:instrText xml:space="preserve">, </w:instrText>
      </w:r>
      <w:r w:rsidR="00E67701">
        <w:instrText>Jason</w:instrText>
      </w:r>
      <w:r w:rsidR="00E67701" w:rsidRPr="00E67701">
        <w:rPr>
          <w:lang w:val="ru-RU"/>
        </w:rPr>
        <w:instrText xml:space="preserve"> </w:instrText>
      </w:r>
      <w:r w:rsidR="00E67701">
        <w:instrText>Biggs</w:instrText>
      </w:r>
      <w:r w:rsidR="00E67701" w:rsidRPr="00E67701">
        <w:rPr>
          <w:lang w:val="ru-RU"/>
        </w:rPr>
        <w:instrText xml:space="preserve">, </w:instrText>
      </w:r>
      <w:r w:rsidR="00E67701">
        <w:instrText>Jonathan</w:instrText>
      </w:r>
      <w:r w:rsidR="00E67701" w:rsidRPr="00E67701">
        <w:rPr>
          <w:lang w:val="ru-RU"/>
        </w:rPr>
        <w:instrText xml:space="preserve"> </w:instrText>
      </w:r>
      <w:r w:rsidR="00E67701">
        <w:instrText>Bisson</w:instrText>
      </w:r>
      <w:r w:rsidR="00E67701" w:rsidRPr="00E67701">
        <w:rPr>
          <w:lang w:val="ru-RU"/>
        </w:rPr>
        <w:instrText xml:space="preserve">, </w:instrText>
      </w:r>
      <w:r w:rsidR="00E67701">
        <w:instrText>Jacob</w:instrText>
      </w:r>
      <w:r w:rsidR="00E67701" w:rsidRPr="00E67701">
        <w:rPr>
          <w:lang w:val="ru-RU"/>
        </w:rPr>
        <w:instrText xml:space="preserve"> </w:instrText>
      </w:r>
      <w:r w:rsidR="00E67701">
        <w:instrText>Bloom</w:instrText>
      </w:r>
      <w:r w:rsidR="00E67701" w:rsidRPr="00E67701">
        <w:rPr>
          <w:lang w:val="ru-RU"/>
        </w:rPr>
        <w:instrText xml:space="preserve">, </w:instrText>
      </w:r>
      <w:r w:rsidR="00E67701">
        <w:instrText>Shang</w:instrText>
      </w:r>
      <w:r w:rsidR="00E67701" w:rsidRPr="00E67701">
        <w:rPr>
          <w:lang w:val="ru-RU"/>
        </w:rPr>
        <w:instrText xml:space="preserve"> </w:instrText>
      </w:r>
      <w:r w:rsidR="00E67701">
        <w:instrText>Chien</w:instrText>
      </w:r>
      <w:r w:rsidR="00E67701" w:rsidRPr="00E67701">
        <w:rPr>
          <w:lang w:val="ru-RU"/>
        </w:rPr>
        <w:instrText xml:space="preserve">, </w:instrText>
      </w:r>
      <w:r w:rsidR="00E67701">
        <w:instrText>David</w:instrText>
      </w:r>
      <w:r w:rsidR="00E67701" w:rsidRPr="00E67701">
        <w:rPr>
          <w:lang w:val="ru-RU"/>
        </w:rPr>
        <w:instrText xml:space="preserve"> </w:instrText>
      </w:r>
      <w:r w:rsidR="00E67701">
        <w:instrText>Cosgrove</w:instrText>
      </w:r>
      <w:r w:rsidR="00E67701" w:rsidRPr="00E67701">
        <w:rPr>
          <w:lang w:val="ru-RU"/>
        </w:rPr>
        <w:instrText xml:space="preserve">, </w:instrText>
      </w:r>
      <w:r w:rsidR="00E67701">
        <w:instrText>Iren</w:instrText>
      </w:r>
      <w:r w:rsidR="00E67701" w:rsidRPr="00E67701">
        <w:rPr>
          <w:lang w:val="ru-RU"/>
        </w:rPr>
        <w:instrText xml:space="preserve"> </w:instrText>
      </w:r>
      <w:r w:rsidR="00E67701">
        <w:instrText>Azra</w:instrText>
      </w:r>
      <w:r w:rsidR="00E67701" w:rsidRPr="00E67701">
        <w:rPr>
          <w:lang w:val="ru-RU"/>
        </w:rPr>
        <w:instrText xml:space="preserve"> </w:instrText>
      </w:r>
      <w:r w:rsidR="00E67701">
        <w:instrText>Azra</w:instrText>
      </w:r>
      <w:r w:rsidR="00E67701" w:rsidRPr="00E67701">
        <w:rPr>
          <w:lang w:val="ru-RU"/>
        </w:rPr>
        <w:instrText xml:space="preserve"> </w:instrText>
      </w:r>
      <w:r w:rsidR="00E67701">
        <w:instrText>Coskun</w:instrText>
      </w:r>
      <w:r w:rsidR="00E67701" w:rsidRPr="00E67701">
        <w:rPr>
          <w:lang w:val="ru-RU"/>
        </w:rPr>
        <w:instrText xml:space="preserve">, </w:instrText>
      </w:r>
      <w:r w:rsidR="00E67701">
        <w:instrText>Andrew</w:instrText>
      </w:r>
      <w:r w:rsidR="00E67701" w:rsidRPr="00E67701">
        <w:rPr>
          <w:lang w:val="ru-RU"/>
        </w:rPr>
        <w:instrText xml:space="preserve"> </w:instrText>
      </w:r>
      <w:r w:rsidR="00E67701">
        <w:instrText>Dalke</w:instrText>
      </w:r>
      <w:r w:rsidR="00E67701" w:rsidRPr="00E67701">
        <w:rPr>
          <w:lang w:val="ru-RU"/>
        </w:rPr>
        <w:instrText xml:space="preserve">, </w:instrText>
      </w:r>
      <w:r w:rsidR="00E67701">
        <w:instrText>Eloy</w:instrText>
      </w:r>
      <w:r w:rsidR="00E67701" w:rsidRPr="00E67701">
        <w:rPr>
          <w:lang w:val="ru-RU"/>
        </w:rPr>
        <w:instrText xml:space="preserve"> </w:instrText>
      </w:r>
      <w:r w:rsidR="00E67701">
        <w:instrText>F</w:instrText>
      </w:r>
      <w:r w:rsidR="00E67701" w:rsidRPr="00E67701">
        <w:rPr>
          <w:lang w:val="ru-RU"/>
        </w:rPr>
        <w:instrText>é</w:instrText>
      </w:r>
      <w:r w:rsidR="00E67701">
        <w:instrText>lix</w:instrText>
      </w:r>
      <w:r w:rsidR="00E67701" w:rsidRPr="00E67701">
        <w:rPr>
          <w:lang w:val="ru-RU"/>
        </w:rPr>
        <w:instrText xml:space="preserve">, </w:instrText>
      </w:r>
      <w:r w:rsidR="00E67701">
        <w:instrText>Peter</w:instrText>
      </w:r>
      <w:r w:rsidR="00E67701" w:rsidRPr="00E67701">
        <w:rPr>
          <w:lang w:val="ru-RU"/>
        </w:rPr>
        <w:instrText xml:space="preserve"> </w:instrText>
      </w:r>
      <w:r w:rsidR="00E67701">
        <w:instrText>Gedeck</w:instrText>
      </w:r>
      <w:r w:rsidR="00E67701" w:rsidRPr="00E67701">
        <w:rPr>
          <w:lang w:val="ru-RU"/>
        </w:rPr>
        <w:instrText xml:space="preserve">, </w:instrText>
      </w:r>
      <w:r w:rsidR="00E67701">
        <w:instrText>Desmond</w:instrText>
      </w:r>
      <w:r w:rsidR="00E67701" w:rsidRPr="00E67701">
        <w:rPr>
          <w:lang w:val="ru-RU"/>
        </w:rPr>
        <w:instrText xml:space="preserve"> </w:instrText>
      </w:r>
      <w:r w:rsidR="00E67701">
        <w:instrText>Gilmour</w:instrText>
      </w:r>
      <w:r w:rsidR="00E67701" w:rsidRPr="00E67701">
        <w:rPr>
          <w:lang w:val="ru-RU"/>
        </w:rPr>
        <w:instrText xml:space="preserve">, </w:instrText>
      </w:r>
      <w:r w:rsidR="00E67701">
        <w:instrText>Mos</w:instrText>
      </w:r>
      <w:r w:rsidR="00E67701" w:rsidRPr="00E67701">
        <w:rPr>
          <w:lang w:val="ru-RU"/>
        </w:rPr>
        <w:instrText xml:space="preserve">è </w:instrText>
      </w:r>
      <w:r w:rsidR="00E67701">
        <w:instrText>Giordano</w:instrText>
      </w:r>
      <w:r w:rsidR="00E67701" w:rsidRPr="00E67701">
        <w:rPr>
          <w:lang w:val="ru-RU"/>
        </w:rPr>
        <w:instrText xml:space="preserve">, </w:instrText>
      </w:r>
      <w:r w:rsidR="00E67701">
        <w:instrText>Emanuele</w:instrText>
      </w:r>
      <w:r w:rsidR="00E67701" w:rsidRPr="00E67701">
        <w:rPr>
          <w:lang w:val="ru-RU"/>
        </w:rPr>
        <w:instrText xml:space="preserve"> </w:instrText>
      </w:r>
      <w:r w:rsidR="00E67701">
        <w:instrText>Guidotti</w:instrText>
      </w:r>
      <w:r w:rsidR="00E67701" w:rsidRPr="00E67701">
        <w:rPr>
          <w:lang w:val="ru-RU"/>
        </w:rPr>
        <w:instrText xml:space="preserve">, </w:instrText>
      </w:r>
      <w:r w:rsidR="00E67701">
        <w:instrText>Tad</w:instrText>
      </w:r>
      <w:r w:rsidR="00E67701" w:rsidRPr="00E67701">
        <w:rPr>
          <w:lang w:val="ru-RU"/>
        </w:rPr>
        <w:instrText xml:space="preserve"> </w:instrText>
      </w:r>
      <w:r w:rsidR="00E67701">
        <w:instrText>Hurst</w:instrText>
      </w:r>
      <w:r w:rsidR="00E67701" w:rsidRPr="00E67701">
        <w:rPr>
          <w:lang w:val="ru-RU"/>
        </w:rPr>
        <w:instrText xml:space="preserve">, </w:instrText>
      </w:r>
      <w:r w:rsidR="00E67701">
        <w:instrText>Gareth</w:instrText>
      </w:r>
      <w:r w:rsidR="00E67701" w:rsidRPr="00E67701">
        <w:rPr>
          <w:lang w:val="ru-RU"/>
        </w:rPr>
        <w:instrText xml:space="preserve"> </w:instrText>
      </w:r>
      <w:r w:rsidR="00E67701">
        <w:instrText>Jones</w:instrText>
      </w:r>
      <w:r w:rsidR="00E67701" w:rsidRPr="00E67701">
        <w:rPr>
          <w:lang w:val="ru-RU"/>
        </w:rPr>
        <w:instrText xml:space="preserve">, </w:instrText>
      </w:r>
      <w:r w:rsidR="00E67701">
        <w:instrText>Calvin</w:instrText>
      </w:r>
      <w:r w:rsidR="00E67701" w:rsidRPr="00E67701">
        <w:rPr>
          <w:lang w:val="ru-RU"/>
        </w:rPr>
        <w:instrText xml:space="preserve"> </w:instrText>
      </w:r>
      <w:r w:rsidR="00E67701">
        <w:instrText>Josenhans</w:instrText>
      </w:r>
      <w:r w:rsidR="00E67701" w:rsidRPr="00E67701">
        <w:rPr>
          <w:lang w:val="ru-RU"/>
        </w:rPr>
        <w:instrText xml:space="preserve">, </w:instrText>
      </w:r>
      <w:r w:rsidR="00E67701">
        <w:instrText>Maria</w:instrText>
      </w:r>
      <w:r w:rsidR="00E67701" w:rsidRPr="00E67701">
        <w:rPr>
          <w:lang w:val="ru-RU"/>
        </w:rPr>
        <w:instrText xml:space="preserve"> </w:instrText>
      </w:r>
      <w:r w:rsidR="00E67701">
        <w:instrText>Kadukova</w:instrText>
      </w:r>
      <w:r w:rsidR="00E67701" w:rsidRPr="00E67701">
        <w:rPr>
          <w:lang w:val="ru-RU"/>
        </w:rPr>
        <w:instrText xml:space="preserve">, </w:instrText>
      </w:r>
      <w:r w:rsidR="00E67701">
        <w:instrText>Brian</w:instrText>
      </w:r>
      <w:r w:rsidR="00E67701" w:rsidRPr="00E67701">
        <w:rPr>
          <w:lang w:val="ru-RU"/>
        </w:rPr>
        <w:instrText xml:space="preserve"> </w:instrText>
      </w:r>
      <w:r w:rsidR="00E67701">
        <w:instrText>Kelley</w:instrText>
      </w:r>
      <w:r w:rsidR="00E67701" w:rsidRPr="00E67701">
        <w:rPr>
          <w:lang w:val="ru-RU"/>
        </w:rPr>
        <w:instrText xml:space="preserve">, </w:instrText>
      </w:r>
      <w:r w:rsidR="00E67701">
        <w:instrText>Joos</w:instrText>
      </w:r>
      <w:r w:rsidR="00E67701" w:rsidRPr="00E67701">
        <w:rPr>
          <w:lang w:val="ru-RU"/>
        </w:rPr>
        <w:instrText xml:space="preserve"> </w:instrText>
      </w:r>
      <w:r w:rsidR="00E67701">
        <w:instrText>Kiener</w:instrText>
      </w:r>
      <w:r w:rsidR="00E67701" w:rsidRPr="00E67701">
        <w:rPr>
          <w:lang w:val="ru-RU"/>
        </w:rPr>
        <w:instrText xml:space="preserve">, </w:instrText>
      </w:r>
      <w:r w:rsidR="00E67701">
        <w:instrText>Chris</w:instrText>
      </w:r>
      <w:r w:rsidR="00E67701" w:rsidRPr="00E67701">
        <w:rPr>
          <w:lang w:val="ru-RU"/>
        </w:rPr>
        <w:instrText xml:space="preserve"> </w:instrText>
      </w:r>
      <w:r w:rsidR="00E67701">
        <w:instrText>Kuenneth</w:instrText>
      </w:r>
      <w:r w:rsidR="00E67701" w:rsidRPr="00E67701">
        <w:rPr>
          <w:lang w:val="ru-RU"/>
        </w:rPr>
        <w:instrText xml:space="preserve">, </w:instrText>
      </w:r>
      <w:r w:rsidR="00E67701">
        <w:instrText>Martin</w:instrText>
      </w:r>
      <w:r w:rsidR="00E67701" w:rsidRPr="00E67701">
        <w:rPr>
          <w:lang w:val="ru-RU"/>
        </w:rPr>
        <w:instrText xml:space="preserve"> </w:instrText>
      </w:r>
      <w:r w:rsidR="00E67701">
        <w:instrText>Larralde</w:instrText>
      </w:r>
      <w:r w:rsidR="00E67701" w:rsidRPr="00E67701">
        <w:rPr>
          <w:lang w:val="ru-RU"/>
        </w:rPr>
        <w:instrText xml:space="preserve">, </w:instrText>
      </w:r>
      <w:r w:rsidR="00E67701">
        <w:instrText>Krzysztof</w:instrText>
      </w:r>
      <w:r w:rsidR="00E67701" w:rsidRPr="00E67701">
        <w:rPr>
          <w:lang w:val="ru-RU"/>
        </w:rPr>
        <w:instrText xml:space="preserve"> </w:instrText>
      </w:r>
      <w:r w:rsidR="00E67701">
        <w:instrText>Maziarz</w:instrText>
      </w:r>
      <w:r w:rsidR="00E67701" w:rsidRPr="00E67701">
        <w:rPr>
          <w:lang w:val="ru-RU"/>
        </w:rPr>
        <w:instrText xml:space="preserve">, </w:instrText>
      </w:r>
      <w:r w:rsidR="00E67701">
        <w:instrText>Jeremy</w:instrText>
      </w:r>
      <w:r w:rsidR="00E67701" w:rsidRPr="00E67701">
        <w:rPr>
          <w:lang w:val="ru-RU"/>
        </w:rPr>
        <w:instrText xml:space="preserve"> </w:instrText>
      </w:r>
      <w:r w:rsidR="00E67701">
        <w:instrText>Monat</w:instrText>
      </w:r>
      <w:r w:rsidR="00E67701" w:rsidRPr="00E67701">
        <w:rPr>
          <w:lang w:val="ru-RU"/>
        </w:rPr>
        <w:instrText xml:space="preserve">, </w:instrText>
      </w:r>
      <w:r w:rsidR="00E67701">
        <w:instrText>Michel</w:instrText>
      </w:r>
      <w:r w:rsidR="00E67701" w:rsidRPr="00E67701">
        <w:rPr>
          <w:lang w:val="ru-RU"/>
        </w:rPr>
        <w:instrText xml:space="preserve"> </w:instrText>
      </w:r>
      <w:r w:rsidR="00E67701">
        <w:instrText>Moreau</w:instrText>
      </w:r>
      <w:r w:rsidR="00E67701" w:rsidRPr="00E67701">
        <w:rPr>
          <w:lang w:val="ru-RU"/>
        </w:rPr>
        <w:instrText xml:space="preserve">, </w:instrText>
      </w:r>
      <w:r w:rsidR="00E67701">
        <w:instrText>Rocco</w:instrText>
      </w:r>
      <w:r w:rsidR="00E67701" w:rsidRPr="00E67701">
        <w:rPr>
          <w:lang w:val="ru-RU"/>
        </w:rPr>
        <w:instrText xml:space="preserve"> </w:instrText>
      </w:r>
      <w:r w:rsidR="00E67701">
        <w:instrText>Moretti</w:instrText>
      </w:r>
      <w:r w:rsidR="00E67701" w:rsidRPr="00E67701">
        <w:rPr>
          <w:lang w:val="ru-RU"/>
        </w:rPr>
        <w:instrText xml:space="preserve">, </w:instrText>
      </w:r>
      <w:r w:rsidR="00E67701">
        <w:instrText>Lucas</w:instrText>
      </w:r>
      <w:r w:rsidR="00E67701" w:rsidRPr="00E67701">
        <w:rPr>
          <w:lang w:val="ru-RU"/>
        </w:rPr>
        <w:instrText xml:space="preserve"> </w:instrText>
      </w:r>
      <w:r w:rsidR="00E67701">
        <w:instrText>Morin</w:instrText>
      </w:r>
      <w:r w:rsidR="00E67701" w:rsidRPr="00E67701">
        <w:rPr>
          <w:lang w:val="ru-RU"/>
        </w:rPr>
        <w:instrText xml:space="preserve">, </w:instrText>
      </w:r>
      <w:r w:rsidR="00E67701">
        <w:instrText>Dan</w:instrText>
      </w:r>
      <w:r w:rsidR="00E67701" w:rsidRPr="00E67701">
        <w:rPr>
          <w:lang w:val="ru-RU"/>
        </w:rPr>
        <w:instrText xml:space="preserve"> </w:instrText>
      </w:r>
      <w:r w:rsidR="00E67701">
        <w:instrText>Nealschneider</w:instrText>
      </w:r>
      <w:r w:rsidR="00E67701" w:rsidRPr="00E67701">
        <w:rPr>
          <w:lang w:val="ru-RU"/>
        </w:rPr>
        <w:instrText xml:space="preserve">, </w:instrText>
      </w:r>
      <w:r w:rsidR="00E67701">
        <w:instrText>Noel</w:instrText>
      </w:r>
      <w:r w:rsidR="00E67701" w:rsidRPr="00E67701">
        <w:rPr>
          <w:lang w:val="ru-RU"/>
        </w:rPr>
        <w:instrText xml:space="preserve"> </w:instrText>
      </w:r>
      <w:r w:rsidR="00E67701">
        <w:instrText>O</w:instrText>
      </w:r>
      <w:r w:rsidR="00E67701" w:rsidRPr="00E67701">
        <w:rPr>
          <w:lang w:val="ru-RU"/>
        </w:rPr>
        <w:instrText>'</w:instrText>
      </w:r>
      <w:r w:rsidR="00E67701">
        <w:instrText>Boyle</w:instrText>
      </w:r>
      <w:r w:rsidR="00E67701" w:rsidRPr="00E67701">
        <w:rPr>
          <w:lang w:val="ru-RU"/>
        </w:rPr>
        <w:instrText xml:space="preserve">, </w:instrText>
      </w:r>
      <w:r w:rsidR="00E67701">
        <w:instrText>Vladas</w:instrText>
      </w:r>
      <w:r w:rsidR="00E67701" w:rsidRPr="00E67701">
        <w:rPr>
          <w:lang w:val="ru-RU"/>
        </w:rPr>
        <w:instrText xml:space="preserve"> </w:instrText>
      </w:r>
      <w:r w:rsidR="00E67701">
        <w:instrText>Oleinikovas</w:instrText>
      </w:r>
      <w:r w:rsidR="00E67701" w:rsidRPr="00E67701">
        <w:rPr>
          <w:lang w:val="ru-RU"/>
        </w:rPr>
        <w:instrText xml:space="preserve">, </w:instrText>
      </w:r>
      <w:r w:rsidR="00E67701">
        <w:instrText>Rachael</w:instrText>
      </w:r>
      <w:r w:rsidR="00E67701" w:rsidRPr="00E67701">
        <w:rPr>
          <w:lang w:val="ru-RU"/>
        </w:rPr>
        <w:instrText xml:space="preserve"> </w:instrText>
      </w:r>
      <w:r w:rsidR="00E67701">
        <w:instrText>Pirie</w:instrText>
      </w:r>
      <w:r w:rsidR="00E67701" w:rsidRPr="00E67701">
        <w:rPr>
          <w:lang w:val="ru-RU"/>
        </w:rPr>
        <w:instrText xml:space="preserve">, </w:instrText>
      </w:r>
      <w:r w:rsidR="00E67701">
        <w:instrText>Ricardo</w:instrText>
      </w:r>
      <w:r w:rsidR="00E67701" w:rsidRPr="00E67701">
        <w:rPr>
          <w:lang w:val="ru-RU"/>
        </w:rPr>
        <w:instrText xml:space="preserve"> </w:instrText>
      </w:r>
      <w:r w:rsidR="00E67701">
        <w:instrText>Rodriguez</w:instrText>
      </w:r>
      <w:r w:rsidR="00E67701" w:rsidRPr="00E67701">
        <w:rPr>
          <w:lang w:val="ru-RU"/>
        </w:rPr>
        <w:instrText>-</w:instrText>
      </w:r>
      <w:r w:rsidR="00E67701">
        <w:instrText>Schmidt</w:instrText>
      </w:r>
      <w:r w:rsidR="00E67701" w:rsidRPr="00E67701">
        <w:rPr>
          <w:lang w:val="ru-RU"/>
        </w:rPr>
        <w:instrText xml:space="preserve">, </w:instrText>
      </w:r>
      <w:r w:rsidR="00E67701">
        <w:instrText>Vincent</w:instrText>
      </w:r>
      <w:r w:rsidR="00E67701" w:rsidRPr="00E67701">
        <w:rPr>
          <w:lang w:val="ru-RU"/>
        </w:rPr>
        <w:instrText xml:space="preserve"> </w:instrText>
      </w:r>
      <w:r w:rsidR="00E67701">
        <w:instrText>F</w:instrText>
      </w:r>
      <w:r w:rsidR="00E67701" w:rsidRPr="00E67701">
        <w:rPr>
          <w:lang w:val="ru-RU"/>
        </w:rPr>
        <w:instrText xml:space="preserve">. </w:instrText>
      </w:r>
      <w:r w:rsidR="00E67701">
        <w:instrText>Scalfani</w:instrText>
      </w:r>
      <w:r w:rsidR="00E67701" w:rsidRPr="00E67701">
        <w:rPr>
          <w:lang w:val="ru-RU"/>
        </w:rPr>
        <w:instrText xml:space="preserve">, </w:instrText>
      </w:r>
      <w:r w:rsidR="00E67701">
        <w:instrText>Gregor</w:instrText>
      </w:r>
      <w:r w:rsidR="00E67701" w:rsidRPr="00E67701">
        <w:rPr>
          <w:lang w:val="ru-RU"/>
        </w:rPr>
        <w:instrText xml:space="preserve"> </w:instrText>
      </w:r>
      <w:r w:rsidR="00E67701">
        <w:instrText>Simm</w:instrText>
      </w:r>
      <w:r w:rsidR="00E67701" w:rsidRPr="00E67701">
        <w:rPr>
          <w:lang w:val="ru-RU"/>
        </w:rPr>
        <w:instrText xml:space="preserve">, </w:instrText>
      </w:r>
      <w:r w:rsidR="00E67701">
        <w:instrText>Marco</w:instrText>
      </w:r>
      <w:r w:rsidR="00E67701" w:rsidRPr="00E67701">
        <w:rPr>
          <w:lang w:val="ru-RU"/>
        </w:rPr>
        <w:instrText xml:space="preserve"> </w:instrText>
      </w:r>
      <w:r w:rsidR="00E67701">
        <w:instrText>Stenta</w:instrText>
      </w:r>
      <w:r w:rsidR="00E67701" w:rsidRPr="00E67701">
        <w:rPr>
          <w:lang w:val="ru-RU"/>
        </w:rPr>
        <w:instrText xml:space="preserve">, </w:instrText>
      </w:r>
      <w:r w:rsidR="00E67701">
        <w:instrText>Georgi</w:instrText>
      </w:r>
      <w:r w:rsidR="00E67701" w:rsidRPr="00E67701">
        <w:rPr>
          <w:lang w:val="ru-RU"/>
        </w:rPr>
        <w:instrText xml:space="preserve"> </w:instrText>
      </w:r>
      <w:r w:rsidR="00E67701">
        <w:instrText>Stoychev</w:instrText>
      </w:r>
      <w:r w:rsidR="00E67701" w:rsidRPr="00E67701">
        <w:rPr>
          <w:lang w:val="ru-RU"/>
        </w:rPr>
        <w:instrText xml:space="preserve">, </w:instrText>
      </w:r>
      <w:r w:rsidR="00E67701">
        <w:instrText>Paolo</w:instrText>
      </w:r>
      <w:r w:rsidR="00E67701" w:rsidRPr="00E67701">
        <w:rPr>
          <w:lang w:val="ru-RU"/>
        </w:rPr>
        <w:instrText xml:space="preserve"> </w:instrText>
      </w:r>
      <w:r w:rsidR="00E67701">
        <w:instrText>Tosco</w:instrText>
      </w:r>
      <w:r w:rsidR="00E67701" w:rsidRPr="00E67701">
        <w:rPr>
          <w:lang w:val="ru-RU"/>
        </w:rPr>
        <w:instrText xml:space="preserve">, </w:instrText>
      </w:r>
      <w:r w:rsidR="00E67701">
        <w:instrText>Kazuya</w:instrText>
      </w:r>
      <w:r w:rsidR="00E67701" w:rsidRPr="00E67701">
        <w:rPr>
          <w:lang w:val="ru-RU"/>
        </w:rPr>
        <w:instrText xml:space="preserve"> </w:instrText>
      </w:r>
      <w:r w:rsidR="00E67701">
        <w:instrText>Ujihara</w:instrText>
      </w:r>
      <w:r w:rsidR="00E67701" w:rsidRPr="00E67701">
        <w:rPr>
          <w:lang w:val="ru-RU"/>
        </w:rPr>
        <w:instrText xml:space="preserve">, </w:instrText>
      </w:r>
      <w:r w:rsidR="00E67701">
        <w:instrText>Riccardo</w:instrText>
      </w:r>
      <w:r w:rsidR="00E67701" w:rsidRPr="00E67701">
        <w:rPr>
          <w:lang w:val="ru-RU"/>
        </w:rPr>
        <w:instrText xml:space="preserve"> </w:instrText>
      </w:r>
      <w:r w:rsidR="00E67701">
        <w:instrText>Vianello</w:instrText>
      </w:r>
      <w:r w:rsidR="00E67701" w:rsidRPr="00E67701">
        <w:rPr>
          <w:lang w:val="ru-RU"/>
        </w:rPr>
        <w:instrText xml:space="preserve">, </w:instrText>
      </w:r>
      <w:r w:rsidR="00E67701">
        <w:instrText>Franz</w:instrText>
      </w:r>
      <w:r w:rsidR="00E67701" w:rsidRPr="00E67701">
        <w:rPr>
          <w:lang w:val="ru-RU"/>
        </w:rPr>
        <w:instrText xml:space="preserve"> </w:instrText>
      </w:r>
      <w:r w:rsidR="00E67701">
        <w:instrText>Waibl</w:instrText>
      </w:r>
      <w:r w:rsidR="00E67701" w:rsidRPr="00E67701">
        <w:rPr>
          <w:lang w:val="ru-RU"/>
        </w:rPr>
        <w:instrText xml:space="preserve">, </w:instrText>
      </w:r>
      <w:r w:rsidR="00E67701">
        <w:instrText>Rachel</w:instrText>
      </w:r>
      <w:r w:rsidR="00E67701" w:rsidRPr="00E67701">
        <w:rPr>
          <w:lang w:val="ru-RU"/>
        </w:rPr>
        <w:instrText xml:space="preserve"> </w:instrText>
      </w:r>
      <w:r w:rsidR="00E67701">
        <w:instrText>Walker</w:instrText>
      </w:r>
      <w:r w:rsidR="00E67701" w:rsidRPr="00E67701">
        <w:rPr>
          <w:lang w:val="ru-RU"/>
        </w:rPr>
        <w:instrText xml:space="preserve">, </w:instrText>
      </w:r>
      <w:r w:rsidR="00E67701">
        <w:instrText>Patrick</w:instrText>
      </w:r>
      <w:r w:rsidR="00E67701" w:rsidRPr="00E67701">
        <w:rPr>
          <w:lang w:val="ru-RU"/>
        </w:rPr>
        <w:instrText xml:space="preserve"> </w:instrText>
      </w:r>
      <w:r w:rsidR="00E67701">
        <w:instrText>Walters</w:instrText>
      </w:r>
      <w:r w:rsidR="00E67701" w:rsidRPr="00E67701">
        <w:rPr>
          <w:lang w:val="ru-RU"/>
        </w:rPr>
        <w:instrText>, '</w:instrText>
      </w:r>
      <w:r w:rsidR="00E67701">
        <w:instrText>dangthatsright</w:instrText>
      </w:r>
      <w:r w:rsidR="00E67701" w:rsidRPr="00E67701">
        <w:rPr>
          <w:lang w:val="ru-RU"/>
        </w:rPr>
        <w:instrText>', '</w:instrText>
      </w:r>
      <w:r w:rsidR="00E67701">
        <w:instrText>mihalyszabo</w:instrText>
      </w:r>
      <w:r w:rsidR="00E67701" w:rsidRPr="00E67701">
        <w:rPr>
          <w:lang w:val="ru-RU"/>
        </w:rPr>
        <w:instrText>88', '</w:instrText>
      </w:r>
      <w:r w:rsidR="00E67701">
        <w:instrText>Deltaus</w:instrText>
      </w:r>
      <w:r w:rsidR="00E67701" w:rsidRPr="00E67701">
        <w:rPr>
          <w:lang w:val="ru-RU"/>
        </w:rPr>
        <w:instrText>', '</w:instrText>
      </w:r>
      <w:r w:rsidR="00E67701">
        <w:instrText>radchenkods</w:instrText>
      </w:r>
      <w:r w:rsidR="00E67701" w:rsidRPr="00E67701">
        <w:rPr>
          <w:lang w:val="ru-RU"/>
        </w:rPr>
        <w:instrText>', '</w:instrText>
      </w:r>
      <w:r w:rsidR="00E67701">
        <w:instrText>josh</w:instrText>
      </w:r>
      <w:r w:rsidR="00E67701" w:rsidRPr="00E67701">
        <w:rPr>
          <w:lang w:val="ru-RU"/>
        </w:rPr>
        <w:instrText>-</w:instrText>
      </w:r>
      <w:r w:rsidR="00E67701">
        <w:instrText>collaborationspharma</w:instrText>
      </w:r>
      <w:r w:rsidR="00E67701" w:rsidRPr="00E67701">
        <w:rPr>
          <w:lang w:val="ru-RU"/>
        </w:rPr>
        <w:instrText>', '</w:instrText>
      </w:r>
      <w:r w:rsidR="00E67701">
        <w:instrText>jkh</w:instrText>
      </w:r>
      <w:r w:rsidR="00E67701" w:rsidRPr="00E67701">
        <w:rPr>
          <w:lang w:val="ru-RU"/>
        </w:rPr>
        <w:instrText>', '</w:instrText>
      </w:r>
      <w:r w:rsidR="00E67701">
        <w:instrText>yamasakih</w:instrText>
      </w:r>
      <w:r w:rsidR="00E67701" w:rsidRPr="00E67701">
        <w:rPr>
          <w:lang w:val="ru-RU"/>
        </w:rPr>
        <w:instrText xml:space="preserve">' </w:instrText>
      </w:r>
      <w:r w:rsidR="00E67701">
        <w:instrText>Highlights</w:instrText>
      </w:r>
      <w:r w:rsidR="00E67701" w:rsidRPr="00E67701">
        <w:rPr>
          <w:lang w:val="ru-RU"/>
        </w:rPr>
        <w:instrText xml:space="preserve"> </w:instrText>
      </w:r>
      <w:r w:rsidR="00E67701">
        <w:instrText>The</w:instrText>
      </w:r>
      <w:r w:rsidR="00E67701" w:rsidRPr="00E67701">
        <w:rPr>
          <w:lang w:val="ru-RU"/>
        </w:rPr>
        <w:instrText xml:space="preserve"> 2</w:instrText>
      </w:r>
      <w:r w:rsidR="00E67701">
        <w:instrText>D</w:instrText>
      </w:r>
      <w:r w:rsidR="00E67701" w:rsidRPr="00E67701">
        <w:rPr>
          <w:lang w:val="ru-RU"/>
        </w:rPr>
        <w:instrText xml:space="preserve"> </w:instrText>
      </w:r>
      <w:r w:rsidR="00E67701">
        <w:instrText>coordinate</w:instrText>
      </w:r>
      <w:r w:rsidR="00E67701" w:rsidRPr="00E67701">
        <w:rPr>
          <w:lang w:val="ru-RU"/>
        </w:rPr>
        <w:instrText xml:space="preserve"> </w:instrText>
      </w:r>
      <w:r w:rsidR="00E67701">
        <w:instrText>generation</w:instrText>
      </w:r>
      <w:r w:rsidR="00E67701" w:rsidRPr="00E67701">
        <w:rPr>
          <w:lang w:val="ru-RU"/>
        </w:rPr>
        <w:instrText xml:space="preserve"> </w:instrText>
      </w:r>
      <w:r w:rsidR="00E67701">
        <w:instrText>can</w:instrText>
      </w:r>
      <w:r w:rsidR="00E67701" w:rsidRPr="00E67701">
        <w:rPr>
          <w:lang w:val="ru-RU"/>
        </w:rPr>
        <w:instrText xml:space="preserve"> </w:instrText>
      </w:r>
      <w:r w:rsidR="00E67701">
        <w:instrText>now</w:instrText>
      </w:r>
      <w:r w:rsidR="00E67701" w:rsidRPr="00E67701">
        <w:rPr>
          <w:lang w:val="ru-RU"/>
        </w:rPr>
        <w:instrText xml:space="preserve"> </w:instrText>
      </w:r>
      <w:r w:rsidR="00E67701">
        <w:instrText>optionally</w:instrText>
      </w:r>
      <w:r w:rsidR="00E67701" w:rsidRPr="00E67701">
        <w:rPr>
          <w:lang w:val="ru-RU"/>
        </w:rPr>
        <w:instrText xml:space="preserve"> </w:instrText>
      </w:r>
      <w:r w:rsidR="00E67701">
        <w:instrText>use</w:instrText>
      </w:r>
      <w:r w:rsidR="00E67701" w:rsidRPr="00E67701">
        <w:rPr>
          <w:lang w:val="ru-RU"/>
        </w:rPr>
        <w:instrText xml:space="preserve"> </w:instrText>
      </w:r>
      <w:r w:rsidR="00E67701">
        <w:instrText>templates</w:instrText>
      </w:r>
      <w:r w:rsidR="00E67701" w:rsidRPr="00E67701">
        <w:rPr>
          <w:lang w:val="ru-RU"/>
        </w:rPr>
        <w:instrText xml:space="preserve"> </w:instrText>
      </w:r>
      <w:r w:rsidR="00E67701">
        <w:instrText>when</w:instrText>
      </w:r>
      <w:r w:rsidR="00E67701" w:rsidRPr="00E67701">
        <w:rPr>
          <w:lang w:val="ru-RU"/>
        </w:rPr>
        <w:instrText xml:space="preserve"> </w:instrText>
      </w:r>
      <w:r w:rsidR="00E67701">
        <w:instrText>working</w:instrText>
      </w:r>
      <w:r w:rsidR="00E67701" w:rsidRPr="00E67701">
        <w:rPr>
          <w:lang w:val="ru-RU"/>
        </w:rPr>
        <w:instrText xml:space="preserve"> </w:instrText>
      </w:r>
      <w:r w:rsidR="00E67701">
        <w:instrText>with</w:instrText>
      </w:r>
      <w:r w:rsidR="00E67701" w:rsidRPr="00E67701">
        <w:rPr>
          <w:lang w:val="ru-RU"/>
        </w:rPr>
        <w:instrText xml:space="preserve"> </w:instrText>
      </w:r>
      <w:r w:rsidR="00E67701">
        <w:instrText>complex</w:instrText>
      </w:r>
      <w:r w:rsidR="00E67701" w:rsidRPr="00E67701">
        <w:rPr>
          <w:lang w:val="ru-RU"/>
        </w:rPr>
        <w:instrText xml:space="preserve"> </w:instrText>
      </w:r>
      <w:r w:rsidR="00E67701">
        <w:instrText>ring</w:instrText>
      </w:r>
      <w:r w:rsidR="00E67701" w:rsidRPr="00E67701">
        <w:rPr>
          <w:lang w:val="ru-RU"/>
        </w:rPr>
        <w:instrText xml:space="preserve"> </w:instrText>
      </w:r>
      <w:r w:rsidR="00E67701">
        <w:instrText>systems</w:instrText>
      </w:r>
      <w:r w:rsidR="00E67701" w:rsidRPr="00E67701">
        <w:rPr>
          <w:lang w:val="ru-RU"/>
        </w:rPr>
        <w:instrText xml:space="preserve">. </w:instrText>
      </w:r>
      <w:r w:rsidR="00E67701">
        <w:instrText>We</w:instrText>
      </w:r>
      <w:r w:rsidR="00E67701" w:rsidRPr="00E67701">
        <w:rPr>
          <w:lang w:val="ru-RU"/>
        </w:rPr>
        <w:instrText xml:space="preserve"> </w:instrText>
      </w:r>
      <w:r w:rsidR="00E67701">
        <w:instrText>will</w:instrText>
      </w:r>
      <w:r w:rsidR="00E67701" w:rsidRPr="00E67701">
        <w:rPr>
          <w:lang w:val="ru-RU"/>
        </w:rPr>
        <w:instrText xml:space="preserve"> </w:instrText>
      </w:r>
      <w:r w:rsidR="00E67701">
        <w:instrText>continue</w:instrText>
      </w:r>
      <w:r w:rsidR="00E67701" w:rsidRPr="00E67701">
        <w:rPr>
          <w:lang w:val="ru-RU"/>
        </w:rPr>
        <w:instrText xml:space="preserve"> </w:instrText>
      </w:r>
      <w:r w:rsidR="00E67701">
        <w:instrText>to</w:instrText>
      </w:r>
      <w:r w:rsidR="00E67701" w:rsidRPr="00E67701">
        <w:rPr>
          <w:lang w:val="ru-RU"/>
        </w:rPr>
        <w:instrText xml:space="preserve"> </w:instrText>
      </w:r>
      <w:r w:rsidR="00E67701">
        <w:instrText>improve</w:instrText>
      </w:r>
      <w:r w:rsidR="00E67701" w:rsidRPr="00E67701">
        <w:rPr>
          <w:lang w:val="ru-RU"/>
        </w:rPr>
        <w:instrText xml:space="preserve"> </w:instrText>
      </w:r>
      <w:r w:rsidR="00E67701">
        <w:instrText>this</w:instrText>
      </w:r>
      <w:r w:rsidR="00E67701" w:rsidRPr="00E67701">
        <w:rPr>
          <w:lang w:val="ru-RU"/>
        </w:rPr>
        <w:instrText xml:space="preserve"> </w:instrText>
      </w:r>
      <w:r w:rsidR="00E67701">
        <w:instrText>functionality</w:instrText>
      </w:r>
      <w:r w:rsidR="00E67701" w:rsidRPr="00E67701">
        <w:rPr>
          <w:lang w:val="ru-RU"/>
        </w:rPr>
        <w:instrText xml:space="preserve"> </w:instrText>
      </w:r>
      <w:r w:rsidR="00E67701">
        <w:instrText>in</w:instrText>
      </w:r>
      <w:r w:rsidR="00E67701" w:rsidRPr="00E67701">
        <w:rPr>
          <w:lang w:val="ru-RU"/>
        </w:rPr>
        <w:instrText xml:space="preserve"> </w:instrText>
      </w:r>
      <w:r w:rsidR="00E67701">
        <w:instrText>future</w:instrText>
      </w:r>
      <w:r w:rsidR="00E67701" w:rsidRPr="00E67701">
        <w:rPr>
          <w:lang w:val="ru-RU"/>
        </w:rPr>
        <w:instrText xml:space="preserve"> </w:instrText>
      </w:r>
      <w:r w:rsidR="00E67701">
        <w:instrText>releases</w:instrText>
      </w:r>
      <w:r w:rsidR="00E67701" w:rsidRPr="00E67701">
        <w:rPr>
          <w:lang w:val="ru-RU"/>
        </w:rPr>
        <w:instrText xml:space="preserve">. </w:instrText>
      </w:r>
      <w:r w:rsidR="00E67701">
        <w:instrText>There</w:instrText>
      </w:r>
      <w:r w:rsidR="00E67701" w:rsidRPr="00E67701">
        <w:rPr>
          <w:lang w:val="ru-RU"/>
        </w:rPr>
        <w:instrText>'</w:instrText>
      </w:r>
      <w:r w:rsidR="00E67701">
        <w:instrText>s</w:instrText>
      </w:r>
      <w:r w:rsidR="00E67701" w:rsidRPr="00E67701">
        <w:rPr>
          <w:lang w:val="ru-RU"/>
        </w:rPr>
        <w:instrText xml:space="preserve"> </w:instrText>
      </w:r>
      <w:r w:rsidR="00E67701">
        <w:instrText>now</w:instrText>
      </w:r>
      <w:r w:rsidR="00E67701" w:rsidRPr="00E67701">
        <w:rPr>
          <w:lang w:val="ru-RU"/>
        </w:rPr>
        <w:instrText xml:space="preserve"> </w:instrText>
      </w:r>
      <w:r w:rsidR="00E67701">
        <w:instrText>a</w:instrText>
      </w:r>
      <w:r w:rsidR="00E67701" w:rsidRPr="00E67701">
        <w:rPr>
          <w:lang w:val="ru-RU"/>
        </w:rPr>
        <w:instrText xml:space="preserve"> </w:instrText>
      </w:r>
      <w:r w:rsidR="00E67701">
        <w:instrText>single</w:instrText>
      </w:r>
      <w:r w:rsidR="00E67701" w:rsidRPr="00E67701">
        <w:rPr>
          <w:lang w:val="ru-RU"/>
        </w:rPr>
        <w:instrText xml:space="preserve"> </w:instrText>
      </w:r>
      <w:r w:rsidR="00E67701">
        <w:instrText>function</w:instrText>
      </w:r>
      <w:r w:rsidR="00E67701" w:rsidRPr="00E67701">
        <w:rPr>
          <w:lang w:val="ru-RU"/>
        </w:rPr>
        <w:instrText xml:space="preserve"> </w:instrText>
      </w:r>
      <w:r w:rsidR="00E67701">
        <w:instrText>which</w:instrText>
      </w:r>
      <w:r w:rsidR="00E67701" w:rsidRPr="00E67701">
        <w:rPr>
          <w:lang w:val="ru-RU"/>
        </w:rPr>
        <w:instrText xml:space="preserve"> </w:instrText>
      </w:r>
      <w:r w:rsidR="00E67701">
        <w:instrText>allows</w:instrText>
      </w:r>
      <w:r w:rsidR="00E67701" w:rsidRPr="00E67701">
        <w:rPr>
          <w:lang w:val="ru-RU"/>
        </w:rPr>
        <w:instrText xml:space="preserve"> </w:instrText>
      </w:r>
      <w:r w:rsidR="00E67701">
        <w:instrText>you</w:instrText>
      </w:r>
      <w:r w:rsidR="00E67701" w:rsidRPr="00E67701">
        <w:rPr>
          <w:lang w:val="ru-RU"/>
        </w:rPr>
        <w:instrText xml:space="preserve"> </w:instrText>
      </w:r>
      <w:r w:rsidR="00E67701">
        <w:instrText>to</w:instrText>
      </w:r>
      <w:r w:rsidR="00E67701" w:rsidRPr="00E67701">
        <w:rPr>
          <w:lang w:val="ru-RU"/>
        </w:rPr>
        <w:instrText xml:space="preserve"> </w:instrText>
      </w:r>
      <w:r w:rsidR="00E67701">
        <w:instrText>calculate</w:instrText>
      </w:r>
      <w:r w:rsidR="00E67701" w:rsidRPr="00E67701">
        <w:rPr>
          <w:lang w:val="ru-RU"/>
        </w:rPr>
        <w:instrText xml:space="preserve"> </w:instrText>
      </w:r>
      <w:r w:rsidR="00E67701">
        <w:instrText>all</w:instrText>
      </w:r>
      <w:r w:rsidR="00E67701" w:rsidRPr="00E67701">
        <w:rPr>
          <w:lang w:val="ru-RU"/>
        </w:rPr>
        <w:instrText xml:space="preserve"> </w:instrText>
      </w:r>
      <w:r w:rsidR="00E67701">
        <w:instrText>available</w:instrText>
      </w:r>
      <w:r w:rsidR="00E67701" w:rsidRPr="00E67701">
        <w:rPr>
          <w:lang w:val="ru-RU"/>
        </w:rPr>
        <w:instrText xml:space="preserve"> 2</w:instrText>
      </w:r>
      <w:r w:rsidR="00E67701">
        <w:instrText>D</w:instrText>
      </w:r>
      <w:r w:rsidR="00E67701" w:rsidRPr="00E67701">
        <w:rPr>
          <w:lang w:val="ru-RU"/>
        </w:rPr>
        <w:instrText xml:space="preserve"> </w:instrText>
      </w:r>
      <w:r w:rsidR="00E67701">
        <w:instrText>descriptors</w:instrText>
      </w:r>
      <w:r w:rsidR="00E67701" w:rsidRPr="00E67701">
        <w:rPr>
          <w:lang w:val="ru-RU"/>
        </w:rPr>
        <w:instrText xml:space="preserve"> </w:instrText>
      </w:r>
      <w:r w:rsidR="00E67701">
        <w:instrText>for</w:instrText>
      </w:r>
      <w:r w:rsidR="00E67701" w:rsidRPr="00E67701">
        <w:rPr>
          <w:lang w:val="ru-RU"/>
        </w:rPr>
        <w:instrText xml:space="preserve"> </w:instrText>
      </w:r>
      <w:r w:rsidR="00E67701">
        <w:instrText>a</w:instrText>
      </w:r>
      <w:r w:rsidR="00E67701" w:rsidRPr="00E67701">
        <w:rPr>
          <w:lang w:val="ru-RU"/>
        </w:rPr>
        <w:instrText xml:space="preserve"> </w:instrText>
      </w:r>
      <w:r w:rsidR="00E67701">
        <w:instrText>molecule</w:instrText>
      </w:r>
      <w:r w:rsidR="00E67701" w:rsidRPr="00E67701">
        <w:rPr>
          <w:lang w:val="ru-RU"/>
        </w:rPr>
        <w:instrText xml:space="preserve">: </w:instrText>
      </w:r>
      <w:r w:rsidR="00E67701">
        <w:instrText>Descriptors</w:instrText>
      </w:r>
      <w:r w:rsidR="00E67701" w:rsidRPr="00E67701">
        <w:rPr>
          <w:lang w:val="ru-RU"/>
        </w:rPr>
        <w:instrText>.</w:instrText>
      </w:r>
      <w:r w:rsidR="00E67701">
        <w:instrText>CalcMolDescriptors</w:instrText>
      </w:r>
      <w:r w:rsidR="00E67701" w:rsidRPr="00E67701">
        <w:rPr>
          <w:lang w:val="ru-RU"/>
        </w:rPr>
        <w:instrText xml:space="preserve">() </w:instrText>
      </w:r>
      <w:r w:rsidR="00E67701">
        <w:instrText>Support</w:instrText>
      </w:r>
      <w:r w:rsidR="00E67701" w:rsidRPr="00E67701">
        <w:rPr>
          <w:lang w:val="ru-RU"/>
        </w:rPr>
        <w:instrText xml:space="preserve"> </w:instrText>
      </w:r>
      <w:r w:rsidR="00E67701">
        <w:instrText>for</w:instrText>
      </w:r>
      <w:r w:rsidR="00E67701" w:rsidRPr="00E67701">
        <w:rPr>
          <w:lang w:val="ru-RU"/>
        </w:rPr>
        <w:instrText xml:space="preserve"> </w:instrText>
      </w:r>
      <w:r w:rsidR="00E67701">
        <w:instrText>working</w:instrText>
      </w:r>
      <w:r w:rsidR="00E67701" w:rsidRPr="00E67701">
        <w:rPr>
          <w:lang w:val="ru-RU"/>
        </w:rPr>
        <w:instrText xml:space="preserve"> </w:instrText>
      </w:r>
      <w:r w:rsidR="00E67701">
        <w:instrText>with</w:instrText>
      </w:r>
      <w:r w:rsidR="00E67701" w:rsidRPr="00E67701">
        <w:rPr>
          <w:lang w:val="ru-RU"/>
        </w:rPr>
        <w:instrText xml:space="preserve"> </w:instrText>
      </w:r>
      <w:r w:rsidR="00E67701">
        <w:instrText>organometallic</w:instrText>
      </w:r>
      <w:r w:rsidR="00E67701" w:rsidRPr="00E67701">
        <w:rPr>
          <w:lang w:val="ru-RU"/>
        </w:rPr>
        <w:instrText xml:space="preserve"> </w:instrText>
      </w:r>
      <w:r w:rsidR="00E67701">
        <w:instrText>molecules</w:instrText>
      </w:r>
      <w:r w:rsidR="00E67701" w:rsidRPr="00E67701">
        <w:rPr>
          <w:lang w:val="ru-RU"/>
        </w:rPr>
        <w:instrText xml:space="preserve"> </w:instrText>
      </w:r>
      <w:r w:rsidR="00E67701">
        <w:instrText>has</w:instrText>
      </w:r>
      <w:r w:rsidR="00E67701" w:rsidRPr="00E67701">
        <w:rPr>
          <w:lang w:val="ru-RU"/>
        </w:rPr>
        <w:instrText xml:space="preserve"> </w:instrText>
      </w:r>
      <w:r w:rsidR="00E67701">
        <w:instrText>improved</w:instrText>
      </w:r>
      <w:r w:rsidR="00E67701" w:rsidRPr="00E67701">
        <w:rPr>
          <w:lang w:val="ru-RU"/>
        </w:rPr>
        <w:instrText xml:space="preserve">: </w:instrText>
      </w:r>
      <w:r w:rsidR="00E67701">
        <w:instrText>drawings</w:instrText>
      </w:r>
      <w:r w:rsidR="00E67701" w:rsidRPr="00E67701">
        <w:rPr>
          <w:lang w:val="ru-RU"/>
        </w:rPr>
        <w:instrText xml:space="preserve"> </w:instrText>
      </w:r>
      <w:r w:rsidR="00E67701">
        <w:instrText>of</w:instrText>
      </w:r>
      <w:r w:rsidR="00E67701" w:rsidRPr="00E67701">
        <w:rPr>
          <w:lang w:val="ru-RU"/>
        </w:rPr>
        <w:instrText xml:space="preserve"> </w:instrText>
      </w:r>
      <w:r w:rsidR="00E67701">
        <w:instrText>these</w:instrText>
      </w:r>
      <w:r w:rsidR="00E67701" w:rsidRPr="00E67701">
        <w:rPr>
          <w:lang w:val="ru-RU"/>
        </w:rPr>
        <w:instrText xml:space="preserve"> </w:instrText>
      </w:r>
      <w:r w:rsidR="00E67701">
        <w:instrText>structures</w:instrText>
      </w:r>
      <w:r w:rsidR="00E67701" w:rsidRPr="00E67701">
        <w:rPr>
          <w:lang w:val="ru-RU"/>
        </w:rPr>
        <w:instrText xml:space="preserve"> </w:instrText>
      </w:r>
      <w:r w:rsidR="00E67701">
        <w:instrText>are</w:instrText>
      </w:r>
      <w:r w:rsidR="00E67701" w:rsidRPr="00E67701">
        <w:rPr>
          <w:lang w:val="ru-RU"/>
        </w:rPr>
        <w:instrText xml:space="preserve"> </w:instrText>
      </w:r>
      <w:r w:rsidR="00E67701">
        <w:instrText>now</w:instrText>
      </w:r>
      <w:r w:rsidR="00E67701" w:rsidRPr="00E67701">
        <w:rPr>
          <w:lang w:val="ru-RU"/>
        </w:rPr>
        <w:instrText xml:space="preserve"> </w:instrText>
      </w:r>
      <w:r w:rsidR="00E67701">
        <w:instrText>better</w:instrText>
      </w:r>
      <w:r w:rsidR="00E67701" w:rsidRPr="00E67701">
        <w:rPr>
          <w:lang w:val="ru-RU"/>
        </w:rPr>
        <w:instrText xml:space="preserve"> </w:instrText>
      </w:r>
      <w:r w:rsidR="00E67701">
        <w:instrText>and</w:instrText>
      </w:r>
      <w:r w:rsidR="00E67701" w:rsidRPr="00E67701">
        <w:rPr>
          <w:lang w:val="ru-RU"/>
        </w:rPr>
        <w:instrText xml:space="preserve"> </w:instrText>
      </w:r>
      <w:r w:rsidR="00E67701">
        <w:instrText>there</w:instrText>
      </w:r>
      <w:r w:rsidR="00E67701" w:rsidRPr="00E67701">
        <w:rPr>
          <w:lang w:val="ru-RU"/>
        </w:rPr>
        <w:instrText>'</w:instrText>
      </w:r>
      <w:r w:rsidR="00E67701">
        <w:instrText>s</w:instrText>
      </w:r>
      <w:r w:rsidR="00E67701" w:rsidRPr="00E67701">
        <w:rPr>
          <w:lang w:val="ru-RU"/>
        </w:rPr>
        <w:instrText xml:space="preserve"> </w:instrText>
      </w:r>
      <w:r w:rsidR="00E67701">
        <w:instrText>new</w:instrText>
      </w:r>
      <w:r w:rsidR="00E67701" w:rsidRPr="00E67701">
        <w:rPr>
          <w:lang w:val="ru-RU"/>
        </w:rPr>
        <w:instrText xml:space="preserve"> </w:instrText>
      </w:r>
      <w:r w:rsidR="00E67701">
        <w:instrText>code</w:instrText>
      </w:r>
      <w:r w:rsidR="00E67701" w:rsidRPr="00E67701">
        <w:rPr>
          <w:lang w:val="ru-RU"/>
        </w:rPr>
        <w:instrText xml:space="preserve"> </w:instrText>
      </w:r>
      <w:r w:rsidR="00E67701">
        <w:instrText>for</w:instrText>
      </w:r>
      <w:r w:rsidR="00E67701" w:rsidRPr="00E67701">
        <w:rPr>
          <w:lang w:val="ru-RU"/>
        </w:rPr>
        <w:instrText xml:space="preserve"> </w:instrText>
      </w:r>
      <w:r w:rsidR="00E67701">
        <w:instrText>switching</w:instrText>
      </w:r>
      <w:r w:rsidR="00E67701" w:rsidRPr="00E67701">
        <w:rPr>
          <w:lang w:val="ru-RU"/>
        </w:rPr>
        <w:instrText xml:space="preserve"> </w:instrText>
      </w:r>
      <w:r w:rsidR="00E67701">
        <w:instrText>back</w:instrText>
      </w:r>
      <w:r w:rsidR="00E67701" w:rsidRPr="00E67701">
        <w:rPr>
          <w:lang w:val="ru-RU"/>
        </w:rPr>
        <w:instrText xml:space="preserve"> </w:instrText>
      </w:r>
      <w:r w:rsidR="00E67701">
        <w:instrText>and</w:instrText>
      </w:r>
      <w:r w:rsidR="00E67701" w:rsidRPr="00E67701">
        <w:rPr>
          <w:lang w:val="ru-RU"/>
        </w:rPr>
        <w:instrText xml:space="preserve"> </w:instrText>
      </w:r>
      <w:r w:rsidR="00E67701">
        <w:instrText>forth</w:instrText>
      </w:r>
      <w:r w:rsidR="00E67701" w:rsidRPr="00E67701">
        <w:rPr>
          <w:lang w:val="ru-RU"/>
        </w:rPr>
        <w:instrText xml:space="preserve"> </w:instrText>
      </w:r>
      <w:r w:rsidR="00E67701">
        <w:instrText>between</w:instrText>
      </w:r>
      <w:r w:rsidR="00E67701" w:rsidRPr="00E67701">
        <w:rPr>
          <w:lang w:val="ru-RU"/>
        </w:rPr>
        <w:instrText xml:space="preserve"> </w:instrText>
      </w:r>
      <w:r w:rsidR="00E67701">
        <w:instrText>dative</w:instrText>
      </w:r>
      <w:r w:rsidR="00E67701" w:rsidRPr="00E67701">
        <w:rPr>
          <w:lang w:val="ru-RU"/>
        </w:rPr>
        <w:instrText xml:space="preserve"> </w:instrText>
      </w:r>
      <w:r w:rsidR="00E67701">
        <w:instrText>and</w:instrText>
      </w:r>
      <w:r w:rsidR="00E67701" w:rsidRPr="00E67701">
        <w:rPr>
          <w:lang w:val="ru-RU"/>
        </w:rPr>
        <w:instrText xml:space="preserve"> </w:instrText>
      </w:r>
      <w:r w:rsidR="00E67701">
        <w:instrText>multi</w:instrText>
      </w:r>
      <w:r w:rsidR="00E67701" w:rsidRPr="00E67701">
        <w:rPr>
          <w:lang w:val="ru-RU"/>
        </w:rPr>
        <w:instrText>-</w:instrText>
      </w:r>
      <w:r w:rsidR="00E67701">
        <w:instrText>center</w:instrText>
      </w:r>
      <w:r w:rsidR="00E67701" w:rsidRPr="00E67701">
        <w:rPr>
          <w:lang w:val="ru-RU"/>
        </w:rPr>
        <w:instrText xml:space="preserve"> </w:instrText>
      </w:r>
      <w:r w:rsidR="00E67701">
        <w:instrText>views</w:instrText>
      </w:r>
      <w:r w:rsidR="00E67701" w:rsidRPr="00E67701">
        <w:rPr>
          <w:lang w:val="ru-RU"/>
        </w:rPr>
        <w:instrText xml:space="preserve"> </w:instrText>
      </w:r>
      <w:r w:rsidR="00E67701">
        <w:instrText>of</w:instrText>
      </w:r>
      <w:r w:rsidR="00E67701" w:rsidRPr="00E67701">
        <w:rPr>
          <w:lang w:val="ru-RU"/>
        </w:rPr>
        <w:instrText xml:space="preserve"> </w:instrText>
      </w:r>
      <w:r w:rsidR="00E67701">
        <w:instrText>the</w:instrText>
      </w:r>
      <w:r w:rsidR="00E67701" w:rsidRPr="00E67701">
        <w:rPr>
          <w:lang w:val="ru-RU"/>
        </w:rPr>
        <w:instrText xml:space="preserve"> </w:instrText>
      </w:r>
      <w:r w:rsidR="00E67701">
        <w:instrText>bonding</w:instrText>
      </w:r>
      <w:r w:rsidR="00E67701" w:rsidRPr="00E67701">
        <w:rPr>
          <w:lang w:val="ru-RU"/>
        </w:rPr>
        <w:instrText xml:space="preserve"> </w:instrText>
      </w:r>
      <w:r w:rsidR="00E67701">
        <w:instrText>in</w:instrText>
      </w:r>
      <w:r w:rsidR="00E67701" w:rsidRPr="00E67701">
        <w:rPr>
          <w:lang w:val="ru-RU"/>
        </w:rPr>
        <w:instrText xml:space="preserve"> </w:instrText>
      </w:r>
      <w:r w:rsidR="00E67701">
        <w:instrText>systems</w:instrText>
      </w:r>
      <w:r w:rsidR="00E67701" w:rsidRPr="00E67701">
        <w:rPr>
          <w:lang w:val="ru-RU"/>
        </w:rPr>
        <w:instrText xml:space="preserve"> </w:instrText>
      </w:r>
      <w:r w:rsidR="00E67701">
        <w:instrText>like</w:instrText>
      </w:r>
      <w:r w:rsidR="00E67701" w:rsidRPr="00E67701">
        <w:rPr>
          <w:lang w:val="ru-RU"/>
        </w:rPr>
        <w:instrText xml:space="preserve"> </w:instrText>
      </w:r>
      <w:r w:rsidR="00E67701">
        <w:instrText>ferrocene</w:instrText>
      </w:r>
      <w:r w:rsidR="00E67701" w:rsidRPr="00E67701">
        <w:rPr>
          <w:lang w:val="ru-RU"/>
        </w:rPr>
        <w:instrText xml:space="preserve">. </w:instrText>
      </w:r>
      <w:r w:rsidR="00E67701">
        <w:instrText>The</w:instrText>
      </w:r>
      <w:r w:rsidR="00E67701" w:rsidRPr="00E67701">
        <w:rPr>
          <w:lang w:val="ru-RU"/>
        </w:rPr>
        <w:instrText xml:space="preserve"> </w:instrText>
      </w:r>
      <w:r w:rsidR="00E67701">
        <w:instrText>fingerprint</w:instrText>
      </w:r>
      <w:r w:rsidR="00E67701" w:rsidRPr="00E67701">
        <w:rPr>
          <w:lang w:val="ru-RU"/>
        </w:rPr>
        <w:instrText xml:space="preserve"> </w:instrText>
      </w:r>
      <w:r w:rsidR="00E67701">
        <w:instrText>generator</w:instrText>
      </w:r>
      <w:r w:rsidR="00E67701" w:rsidRPr="00E67701">
        <w:rPr>
          <w:lang w:val="ru-RU"/>
        </w:rPr>
        <w:instrText xml:space="preserve"> </w:instrText>
      </w:r>
      <w:r w:rsidR="00E67701">
        <w:instrText>code</w:instrText>
      </w:r>
      <w:r w:rsidR="00E67701" w:rsidRPr="00E67701">
        <w:rPr>
          <w:lang w:val="ru-RU"/>
        </w:rPr>
        <w:instrText xml:space="preserve"> </w:instrText>
      </w:r>
      <w:r w:rsidR="00E67701">
        <w:instrText>has</w:instrText>
      </w:r>
      <w:r w:rsidR="00E67701" w:rsidRPr="00E67701">
        <w:rPr>
          <w:lang w:val="ru-RU"/>
        </w:rPr>
        <w:instrText xml:space="preserve"> </w:instrText>
      </w:r>
      <w:r w:rsidR="00E67701">
        <w:instrText>been</w:instrText>
      </w:r>
      <w:r w:rsidR="00E67701" w:rsidRPr="00E67701">
        <w:rPr>
          <w:lang w:val="ru-RU"/>
        </w:rPr>
        <w:instrText xml:space="preserve"> </w:instrText>
      </w:r>
      <w:r w:rsidR="00E67701">
        <w:instrText>improved</w:instrText>
      </w:r>
      <w:r w:rsidR="00E67701" w:rsidRPr="00E67701">
        <w:rPr>
          <w:lang w:val="ru-RU"/>
        </w:rPr>
        <w:instrText xml:space="preserve"> </w:instrText>
      </w:r>
      <w:r w:rsidR="00E67701">
        <w:instrText>and</w:instrText>
      </w:r>
      <w:r w:rsidR="00E67701" w:rsidRPr="00E67701">
        <w:rPr>
          <w:lang w:val="ru-RU"/>
        </w:rPr>
        <w:instrText xml:space="preserve"> </w:instrText>
      </w:r>
      <w:r w:rsidR="00E67701">
        <w:instrText>expanded</w:instrText>
      </w:r>
      <w:r w:rsidR="00E67701" w:rsidRPr="00E67701">
        <w:rPr>
          <w:lang w:val="ru-RU"/>
        </w:rPr>
        <w:instrText xml:space="preserve"> </w:instrText>
      </w:r>
      <w:r w:rsidR="00E67701">
        <w:instrText>with</w:instrText>
      </w:r>
      <w:r w:rsidR="00E67701" w:rsidRPr="00E67701">
        <w:rPr>
          <w:lang w:val="ru-RU"/>
        </w:rPr>
        <w:instrText xml:space="preserve"> </w:instrText>
      </w:r>
      <w:r w:rsidR="00E67701">
        <w:instrText>the</w:instrText>
      </w:r>
      <w:r w:rsidR="00E67701" w:rsidRPr="00E67701">
        <w:rPr>
          <w:lang w:val="ru-RU"/>
        </w:rPr>
        <w:instrText xml:space="preserve"> </w:instrText>
      </w:r>
      <w:r w:rsidR="00E67701">
        <w:instrText>idea</w:instrText>
      </w:r>
      <w:r w:rsidR="00E67701" w:rsidRPr="00E67701">
        <w:rPr>
          <w:lang w:val="ru-RU"/>
        </w:rPr>
        <w:instrText xml:space="preserve"> </w:instrText>
      </w:r>
      <w:r w:rsidR="00E67701">
        <w:instrText>of</w:instrText>
      </w:r>
      <w:r w:rsidR="00E67701" w:rsidRPr="00E67701">
        <w:rPr>
          <w:lang w:val="ru-RU"/>
        </w:rPr>
        <w:instrText xml:space="preserve"> </w:instrText>
      </w:r>
      <w:r w:rsidR="00E67701">
        <w:instrText>allowing</w:instrText>
      </w:r>
      <w:r w:rsidR="00E67701" w:rsidRPr="00E67701">
        <w:rPr>
          <w:lang w:val="ru-RU"/>
        </w:rPr>
        <w:instrText xml:space="preserve"> </w:instrText>
      </w:r>
      <w:r w:rsidR="00E67701">
        <w:instrText>user</w:instrText>
      </w:r>
      <w:r w:rsidR="00E67701" w:rsidRPr="00E67701">
        <w:rPr>
          <w:lang w:val="ru-RU"/>
        </w:rPr>
        <w:instrText xml:space="preserve"> </w:instrText>
      </w:r>
      <w:r w:rsidR="00E67701">
        <w:instrText>to</w:instrText>
      </w:r>
      <w:r w:rsidR="00E67701" w:rsidRPr="00E67701">
        <w:rPr>
          <w:lang w:val="ru-RU"/>
        </w:rPr>
        <w:instrText xml:space="preserve"> </w:instrText>
      </w:r>
      <w:r w:rsidR="00E67701">
        <w:instrText>switch</w:instrText>
      </w:r>
      <w:r w:rsidR="00E67701" w:rsidRPr="00E67701">
        <w:rPr>
          <w:lang w:val="ru-RU"/>
        </w:rPr>
        <w:instrText xml:space="preserve"> </w:instrText>
      </w:r>
      <w:r w:rsidR="00E67701">
        <w:instrText>entirely</w:instrText>
      </w:r>
      <w:r w:rsidR="00E67701" w:rsidRPr="00E67701">
        <w:rPr>
          <w:lang w:val="ru-RU"/>
        </w:rPr>
        <w:instrText xml:space="preserve"> </w:instrText>
      </w:r>
      <w:r w:rsidR="00E67701">
        <w:instrText>to</w:instrText>
      </w:r>
      <w:r w:rsidR="00E67701" w:rsidRPr="00E67701">
        <w:rPr>
          <w:lang w:val="ru-RU"/>
        </w:rPr>
        <w:instrText xml:space="preserve"> </w:instrText>
      </w:r>
      <w:r w:rsidR="00E67701">
        <w:instrText>the</w:instrText>
      </w:r>
      <w:r w:rsidR="00E67701" w:rsidRPr="00E67701">
        <w:rPr>
          <w:lang w:val="ru-RU"/>
        </w:rPr>
        <w:instrText xml:space="preserve"> </w:instrText>
      </w:r>
      <w:r w:rsidR="00E67701">
        <w:instrText>new</w:instrText>
      </w:r>
      <w:r w:rsidR="00E67701" w:rsidRPr="00E67701">
        <w:rPr>
          <w:lang w:val="ru-RU"/>
        </w:rPr>
        <w:instrText xml:space="preserve"> </w:instrText>
      </w:r>
      <w:r w:rsidR="00E67701">
        <w:instrText>code</w:instrText>
      </w:r>
      <w:r w:rsidR="00E67701" w:rsidRPr="00E67701">
        <w:rPr>
          <w:lang w:val="ru-RU"/>
        </w:rPr>
        <w:instrText xml:space="preserve"> </w:instrText>
      </w:r>
      <w:r w:rsidR="00E67701">
        <w:instrText>for</w:instrText>
      </w:r>
      <w:r w:rsidR="00E67701" w:rsidRPr="00E67701">
        <w:rPr>
          <w:lang w:val="ru-RU"/>
        </w:rPr>
        <w:instrText xml:space="preserve"> </w:instrText>
      </w:r>
      <w:r w:rsidR="00E67701">
        <w:instrText>the</w:instrText>
      </w:r>
      <w:r w:rsidR="00E67701" w:rsidRPr="00E67701">
        <w:rPr>
          <w:lang w:val="ru-RU"/>
        </w:rPr>
        <w:instrText xml:space="preserve"> </w:instrText>
      </w:r>
      <w:r w:rsidR="00E67701">
        <w:instrText>supported</w:instrText>
      </w:r>
      <w:r w:rsidR="00E67701" w:rsidRPr="00E67701">
        <w:rPr>
          <w:lang w:val="ru-RU"/>
        </w:rPr>
        <w:instrText xml:space="preserve"> </w:instrText>
      </w:r>
      <w:r w:rsidR="00E67701">
        <w:instrText>fingerprint</w:instrText>
      </w:r>
      <w:r w:rsidR="00E67701" w:rsidRPr="00E67701">
        <w:rPr>
          <w:lang w:val="ru-RU"/>
        </w:rPr>
        <w:instrText xml:space="preserve"> </w:instrText>
      </w:r>
      <w:r w:rsidR="00E67701">
        <w:instrText>types</w:instrText>
      </w:r>
      <w:r w:rsidR="00E67701" w:rsidRPr="00E67701">
        <w:rPr>
          <w:lang w:val="ru-RU"/>
        </w:rPr>
        <w:instrText xml:space="preserve">: </w:instrText>
      </w:r>
      <w:r w:rsidR="00E67701">
        <w:instrText>Morgan</w:instrText>
      </w:r>
      <w:r w:rsidR="00E67701" w:rsidRPr="00E67701">
        <w:rPr>
          <w:lang w:val="ru-RU"/>
        </w:rPr>
        <w:instrText xml:space="preserve">, </w:instrText>
      </w:r>
      <w:r w:rsidR="00E67701">
        <w:instrText>RDKit</w:instrText>
      </w:r>
      <w:r w:rsidR="00E67701" w:rsidRPr="00E67701">
        <w:rPr>
          <w:lang w:val="ru-RU"/>
        </w:rPr>
        <w:instrText xml:space="preserve">, </w:instrText>
      </w:r>
      <w:r w:rsidR="00E67701">
        <w:instrText>topological</w:instrText>
      </w:r>
      <w:r w:rsidR="00E67701" w:rsidRPr="00E67701">
        <w:rPr>
          <w:lang w:val="ru-RU"/>
        </w:rPr>
        <w:instrText xml:space="preserve"> </w:instrText>
      </w:r>
      <w:r w:rsidR="00E67701">
        <w:instrText>torsion</w:instrText>
      </w:r>
      <w:r w:rsidR="00E67701" w:rsidRPr="00E67701">
        <w:rPr>
          <w:lang w:val="ru-RU"/>
        </w:rPr>
        <w:instrText xml:space="preserve">, </w:instrText>
      </w:r>
      <w:r w:rsidR="00E67701">
        <w:instrText>and</w:instrText>
      </w:r>
      <w:r w:rsidR="00E67701" w:rsidRPr="00E67701">
        <w:rPr>
          <w:lang w:val="ru-RU"/>
        </w:rPr>
        <w:instrText xml:space="preserve"> </w:instrText>
      </w:r>
      <w:r w:rsidR="00E67701">
        <w:instrText>atom</w:instrText>
      </w:r>
      <w:r w:rsidR="00E67701" w:rsidRPr="00E67701">
        <w:rPr>
          <w:lang w:val="ru-RU"/>
        </w:rPr>
        <w:instrText xml:space="preserve"> </w:instrText>
      </w:r>
      <w:r w:rsidR="00E67701">
        <w:instrText>pairs</w:instrText>
      </w:r>
      <w:r w:rsidR="00E67701" w:rsidRPr="00E67701">
        <w:rPr>
          <w:lang w:val="ru-RU"/>
        </w:rPr>
        <w:instrText xml:space="preserve">. </w:instrText>
      </w:r>
      <w:r w:rsidR="00E67701">
        <w:instrText>Backwards</w:instrText>
      </w:r>
      <w:r w:rsidR="00E67701" w:rsidRPr="00E67701">
        <w:rPr>
          <w:lang w:val="ru-RU"/>
        </w:rPr>
        <w:instrText xml:space="preserve"> </w:instrText>
      </w:r>
      <w:r w:rsidR="00E67701">
        <w:instrText>incompatible</w:instrText>
      </w:r>
      <w:r w:rsidR="00E67701" w:rsidRPr="00E67701">
        <w:rPr>
          <w:lang w:val="ru-RU"/>
        </w:rPr>
        <w:instrText xml:space="preserve"> </w:instrText>
      </w:r>
      <w:r w:rsidR="00E67701">
        <w:instrText>changes</w:instrText>
      </w:r>
      <w:r w:rsidR="00E67701" w:rsidRPr="00E67701">
        <w:rPr>
          <w:lang w:val="ru-RU"/>
        </w:rPr>
        <w:instrText xml:space="preserve"> </w:instrText>
      </w:r>
      <w:r w:rsidR="00E67701">
        <w:instrText>The</w:instrText>
      </w:r>
      <w:r w:rsidR="00E67701" w:rsidRPr="00E67701">
        <w:rPr>
          <w:lang w:val="ru-RU"/>
        </w:rPr>
        <w:instrText xml:space="preserve"> </w:instrText>
      </w:r>
      <w:r w:rsidR="00E67701">
        <w:instrText>ring</w:instrText>
      </w:r>
      <w:r w:rsidR="00E67701" w:rsidRPr="00E67701">
        <w:rPr>
          <w:lang w:val="ru-RU"/>
        </w:rPr>
        <w:instrText>-</w:instrText>
      </w:r>
      <w:r w:rsidR="00E67701">
        <w:instrText>finding</w:instrText>
      </w:r>
      <w:r w:rsidR="00E67701" w:rsidRPr="00E67701">
        <w:rPr>
          <w:lang w:val="ru-RU"/>
        </w:rPr>
        <w:instrText xml:space="preserve"> </w:instrText>
      </w:r>
      <w:r w:rsidR="00E67701">
        <w:instrText>functions</w:instrText>
      </w:r>
      <w:r w:rsidR="00E67701" w:rsidRPr="00E67701">
        <w:rPr>
          <w:lang w:val="ru-RU"/>
        </w:rPr>
        <w:instrText xml:space="preserve"> </w:instrText>
      </w:r>
      <w:r w:rsidR="00E67701">
        <w:instrText>will</w:instrText>
      </w:r>
      <w:r w:rsidR="00E67701" w:rsidRPr="00E67701">
        <w:rPr>
          <w:lang w:val="ru-RU"/>
        </w:rPr>
        <w:instrText xml:space="preserve"> </w:instrText>
      </w:r>
      <w:r w:rsidR="00E67701">
        <w:instrText>now</w:instrText>
      </w:r>
      <w:r w:rsidR="00E67701" w:rsidRPr="00E67701">
        <w:rPr>
          <w:lang w:val="ru-RU"/>
        </w:rPr>
        <w:instrText xml:space="preserve"> </w:instrText>
      </w:r>
      <w:r w:rsidR="00E67701">
        <w:instrText>run</w:instrText>
      </w:r>
      <w:r w:rsidR="00E67701" w:rsidRPr="00E67701">
        <w:rPr>
          <w:lang w:val="ru-RU"/>
        </w:rPr>
        <w:instrText xml:space="preserve"> </w:instrText>
      </w:r>
      <w:r w:rsidR="00E67701">
        <w:instrText>even</w:instrText>
      </w:r>
      <w:r w:rsidR="00E67701" w:rsidRPr="00E67701">
        <w:rPr>
          <w:lang w:val="ru-RU"/>
        </w:rPr>
        <w:instrText xml:space="preserve"> </w:instrText>
      </w:r>
      <w:r w:rsidR="00E67701">
        <w:instrText>if</w:instrText>
      </w:r>
      <w:r w:rsidR="00E67701" w:rsidRPr="00E67701">
        <w:rPr>
          <w:lang w:val="ru-RU"/>
        </w:rPr>
        <w:instrText xml:space="preserve"> </w:instrText>
      </w:r>
      <w:r w:rsidR="00E67701">
        <w:instrText>the</w:instrText>
      </w:r>
      <w:r w:rsidR="00E67701" w:rsidRPr="00E67701">
        <w:rPr>
          <w:lang w:val="ru-RU"/>
        </w:rPr>
        <w:instrText xml:space="preserve"> </w:instrText>
      </w:r>
      <w:r w:rsidR="00E67701">
        <w:instrText>molecule</w:instrText>
      </w:r>
      <w:r w:rsidR="00E67701" w:rsidRPr="00E67701">
        <w:rPr>
          <w:lang w:val="ru-RU"/>
        </w:rPr>
        <w:instrText xml:space="preserve"> </w:instrText>
      </w:r>
      <w:r w:rsidR="00E67701">
        <w:instrText>already</w:instrText>
      </w:r>
      <w:r w:rsidR="00E67701" w:rsidRPr="00E67701">
        <w:rPr>
          <w:lang w:val="ru-RU"/>
        </w:rPr>
        <w:instrText xml:space="preserve"> </w:instrText>
      </w:r>
      <w:r w:rsidR="00E67701">
        <w:instrText>has ring information. Older versions of the RDKit would return whatever ring information was present, even if it had been generated using a different algorithm. The ring-finding functions now no longer consider dative bonds as possible ring bonds by default. All of the ring-finding functions have a new optional argument &lt;code&gt;includeDativeBonds&lt;/code&gt; which can be used to change this behavior Generating 2D coordinates no longer has the side effect of running ring finding on molecules. The canonical SMILES and CXSMILES generated for molecules with enhanced stereochemistry (stereo groups) is different than in previous releases. The enhanced stereochemistry information and the stereo groups themselves are now canonical. This does &lt;em&gt;not&lt;/em&gt; affect molecules which do not have enhanced stereo and will not have any effect if you generate non-isomeric SMILES. This change also affects the output of the MolHash and RegistrationHash code when applied to molecules with enhanced stereo. The doIsomericSmiles parameter in Java and C# ROMol.MolToSmiles() now defaults to true (previously it was false), thus aligning to the C++ and Python behavior. Double bonds which are marked as crossed (i.e. &lt;code&gt;bond.GetBondDir() == Bond.BondDir.EITHERDOUBLE&lt;/code&gt;) now have their BondStereo set to &lt;code&gt;Bond.BondStereo.STEREOANY&lt;/code&gt; and the BondDir information removed by default when molecules are parsed or &lt;code&gt;AssignStereochemistry()&lt;/code&gt; is called with the &lt;code&gt;cleanIt&lt;/code&gt; argument set to True. The conformers generated for molecules with three-coordinate chiral centers will be somewhat different due to the fix for #5883. Molecules which come from Mol or SDF files will now always have the \"_MolFileChiralFlag\" property set to the value of the chiral flag in the CTAB. In previous versions the property was not set if the chiral flag was 0. Bug Fixes: GetSubstructMatches uniquify and maxMatches don't work well together (github issue #888 from adalke) DrawRDKBits raised RDKit error when it applied to the compounds that contains imidazole. (github issue #2164 from yamasakih) MolFromMol2File: O.co2 atom type correctness check ignores phosphate groups (github issue #3246 from chmnk) Enhanced Stereo is lost when using GetMolFrags(m, asMols=True) (github issue #4845 from kienerj) Segfault with coordgen v3.0.0 (github issue #4845 from lucasmorin222) Dative bond and alkali and alkaline earth metals (github issue #5120 from marcostenta) RGD Stereochemistry in decomposed structure is not copied to the matching core (github issue #5613 from jones-gareth) fp.ToList() fails for empty molecule (github issue #5677 from baoilleach) SMILES and SMARTS parse bonds in a different order (github issue #5683 from ricrogz) postgresql makefile needs to be updated to use c++17 (github issue #5685 from mbanck) Exception raised when reading very large SMILES file (github issue #5692 from DavidACosgrove) Update warning message about aromaticity detection (github pull #5696 from d-b-w) stop building catch_main when tests are disabled (github pull #5697 from greglandrum) Make PandasTools.RGroupDecompositionToFrame re-entrant (github pull #5698 from greglandrum) PandasTools.RGroupDecompositionToFrame() should call ChangeMoleculeRendering() (github issue #5702 from greglandrum) MolDraw2D should automatically set bond highlight color when atom colors are changed (github issue #5704 from greglandrum) Use correct &lt;code&gt;_WIN32&lt;/code&gt; macro for checking Windows target (github pull #5710 from giordano) Environment not set properly in chirality tests for MinGW builds (github pull #5711 from ptosco) windows.h header should be lowercase (github pull #5712 from ptosco) Fixes bond index parsing for w/c/t/ctu labels in CXSMILES/CXSMARTS (github pull #5722 from ricrogz) Fix a deprecation warning in pythonTestDirRoot (github pull #5723 from ricrogz) allowNontetrahedralChiralty should be honored when reading/writing SMILES (github pull #5728 from greglandrum) CFFI/MinimalLib fixes (github pull #5729 from ptosco) Allow setting custom FREETYPE_LIBRARY/FREETYPE_INCLUDE_DIRS through CMake (github pull #5730 from ptosco) Missing update path for postgreSQL from 3.8 to 4.2 (github issue #5734 from Deltaus) Avoid passing a NULL pointer to CanSmiles() (github pull #5750 from ptosco) CDXML reader incorrectly sets stereo on crossed double bonds (github issue #5752 from baoilleach) &lt;code&gt;R&lt;/code&gt; atom label information lost in molfile if not backed by a &lt;code&gt;M RGP&lt;/code&gt; entry (github issue #5763 from eloyfelix) Missing monomer labels when depicting &lt;code&gt;MON&lt;/code&gt; SGroups (github issue #5767 from eloyfelix) Wrongly oriented SGroup bracket (github issue #5768 from eloyfelix) Adjust LocaleSwitcher on Windows when RDK_BUILD_THREADSAFE_SSS not set (github pull #5783 from roccomoretti) KekulizationException in tautomer canonicalization (github issue #5784 from d-b-w) ChemicalReactionToRxnBlock ignores separateAgents if forceV3000 is true (github issue #5785 from jacobbloom) extend the allowed valences of the alkali earths (github pull #5786 from greglandrum) Minimallib build (rdkit-js) not working for release 2022.09.2 (github issue #5792 from MichelML) Remove dependency on MSVC runtime DLL in MinGW builds (github pull #5800 from ptosco) Update macOS target platform to 10.13 (github pull #5802 from ptosco) &lt;code&gt;R#&lt;/code&gt; atom label information lost in molfile if not handled by the &lt;code&gt;RGP&lt;/code&gt; spec (github issue #5810 from eloyfelix) Stop using recommonmark in the documentation (github issue #5812 from greglandrum) Properties with new lines can create invalid SDFiles (github issue #5827 from bp-kelley) Allow building PgSQL RPM and DEB packages (github pull #5836 from ptosco) Additional output is incorrect when FP count simulation is active (github issue #5838 from ptosco) Explicit valence check SiPa13fails for certain SMILES (github issue #5849 from josh-collaborationspharma) Set emsdk path for freetype in emscripten builds (github pull #5857 from ptosco) DrawMorganBit fails by default (github issue #5863 from eguidotti) Fix #5810 in V2000 mol files. (github pull #5864 from eloyfelix) Chemical drawings should be automatically enabled on Colab (github pull #5868 from kuelumbus) use enhanced stereo when uniquifying in SimpleEnum (github pull #5874 from greglandrum) Conformer Generation Fails for three-coordinate Ns with specified stereo (github issue #5883 from gncs) Fix documentation example for KeyFromPropHolder (github pull #5886 from gedeck) Allow unrecognized atom types when strictParsing=False (github pull #5891 from greglandrum) DetermineBonds assigning methyl carbon as tetrahedral center (github issue #5894 from jasondbiggs) numpy.float is no longer supported and causes exceptions (github issue #5895 from PatWalters) moldraw2DTest1 failure when building on aarch64 (github issue #5899 from vfscalfani) DetermineBondOrders running out of memory on medium-sized disconnected structure (github issue #5902 from jasondbiggs) clear MDL Rgroup labels from core atoms when we aren't using them (github pull #5904 from greglandrum) Conformer generator produces strange structure for substituted butadiene (github issue #5913 from gncs) &lt;code&gt;MHFPEncoder::Distance&lt;/code&gt; doesn't compute a (Jaccard) distance (github issue #5919 from althonos) AvalonTools: Avoid that trailing garbage pollutes the fmemopen buffer (github pull #5928 from ptosco) \"not\" queries in molfiles get inverted (github issue #5930 from d-b-w) CalcTPSA() doesn't use options when caching (github issue #5941 from greglandrum) Bad drawing of end points for dative bonds (github issue #5943 from DavidACosgrove) Extremes of drawn ellipses not being calculated correctly. (github issue #5947 from DavidACosgrove) Arrow heads of dative bonds are different sizes (github issue #5949 from DavidACosgrove) stop caching ring-finding results (github pull #5955 from greglandrum) Wrong bond endpoint when connecting to wedge bond in 2D image (github issue #5963 from stgeo) Tiny change to get demo.html to load in legacy browsers (github pull #5964 from ptosco) detect bad double bond stereo in conformer generation (github pull #5967 from greglandrum) drawing code should not generate kekulization errors (github issue #5974 from greglandrum) Adjust expected test results for newer freetype versions (github pull #5979 from greglandrum) CanonicalRankAtomsInFragment example in the documentation is not reproducible (github issue #5986 from chmnk) Exception in RegistrationHash for molecules with bad bond directions (github pull #5987 from d-b-w) Updated the GetMolHash docstring for accuracy (github pull #5988 from irenazra) Fix a problem with pickling molecules with more than 255 rings (github pull #5992 from greglandrum) Support Python 3.11 (github pull #5994 from greglandrum) Incorrect disconnection of CC(=O)O[Mg]OC(=O)C (github issue #5997 from DavidACosgrove) PostgreSQL autovacuum stuck when molecules with query features are stored in mol columns (github issue #6002 from mihalyszabo88) Remove &lt;code&gt;and&lt;/code&gt; from C++ headers (github pull #6003 from d-b-w) [PH3] incorrectly recognized as potential stereo center (github issue #6011 from greglandrum) Potential nontetrahedral stereo is recognized when nontetrahedral stereo is disabled. (github issue #6012 from greglandrum) MolEnumerator is not propagating query information to molecules (github issue #6014 from greglandrum) Reactions do not propagate query information to products (github issue #6015 from greglandrum) Error rendering to very small canvas (github issue #6025 from DavidACosgrove) Bad double bond drawn for collinear atoms (github issue #6027 from DavidACosgrove) Fix some minor leaks (github pull #6029 from ricrogz) Cannot draw molecule which includes an atom with a &lt;code&gt;[!#X]&lt;/code&gt; query (for any X) (github issue #6033 from ShangChien) FragmentOnBonds may create unexpected radicals (github issue #6034 from ricrogz) Calling MurckoScaffold on molecule causes bug in pickling (github issue #6036 from dangthatsright) Bump maeparser and coordgen versions (github pull #6039 from ricrogz) enhanced stereo is still included in CXSMILES if isomericSmiles=False (github issue #6040 from greglandrum) Issues with ACS1996 drawing mode on a small canvas (github issue #6041 from DavidACosgrove) Cyclobutyl group in a macrocycle triggers a stereo center (github issue #6049 from cdvonbargen) stereogroups not combined when parsing CXSMILES (github issue #6050 from greglandrum) Regression in depicting molecules with MDL query atoms (github issue #6054 from ptosco) Do not include dative bonds in ring finding by default (github issue #6058 from DavidACosgrove) Remove check for ring information from Atom::Match (github pull #6063 from fwaibl) Correct docstring for minFontSize. (github pull #6066 from DavidACosgrove) Minor code cleanup (github pull #6101 from ptosco) Dummy atoms should not be considered to be metals for M and MH queries (github issue #6106 from greglandrum) Drawing in ACS mode crops small images (github issue #6111 from DavidACosgrove) Drawing in ACS1996 mode throws ValueError: Bad Conformer Id if molecule has no coords (github issue #6112 from DavidACosgrove) Single atom or queries with hydrogens shouldn't trigger warning in mergeQueryHs (github issue #6119 from bp-kelley) DetermineBonds fails for single H atom (github issue #6121 from gncs) MinimalLib: avoid that assignStereochemistry() fails when removeHs=true (github pull #6134 from ptosco) Round-tripping a reaction through pickle changes the outputs from RunReactants (github issue #6138 from kmaziarz) RGD and enhanced stereochemistry (github issue #6146 from jones-gareth) MaeMolSupplier requires bond block (github issue #6153 from cdvonbargen) Incorrect doule bond drawing with MolDraw2DSVG (github issue #6160 from radchenkods) BondDir not cleared from bonds that aren't stereoactive (github pull #6162 from greglandrum) Crossed bond not correctly drawn (github issue #6170 from ptosco) ReactionFromRxnBlock fails on bond with reacting center status set (github issue #6195 from jones-gareth) Possible regression in the atom/bond highlighting code (github issue #6200 from ptosco) Updated README to build the PostgreSQL cartridge + bug fix (github pull #6214 from ptosco) Atoms may get flagged with non-tetrahedral stereo even when it is not allowed (github issue #6217 from ricrogz) Fix TorsionFingerprints for 15 membered rings (github pull #6228 from kazuyaujihara) Fix build warnings (github pull #6235 from ricrogz) Tri-coordinate atom with implicit + neighbor H atom is found potentially chiral (github issue #6239 from ricrogz) DativeBondsToHaptic doesn't set _MolFileBondEndPts correctly. (github issue #6252 from DavidACosgrove) Round-tripping ferrocene through HapticBondsToDatives loses drawing highlights. (github issue #6253 from DavidACosgrove) Using Chiral Tag instead of CIPCode to ensure preservation of chirality in addHs (github pull #6259 from HalflingHelper) Update assignSubstructureFilters.py (github pull #6270 from OleinikovasV) deal with deprecated DataFrame.append method (github pull #6272 from greglandrum) compile-time error with GCC 12.2.1 on Fedora 36 (github issue #6274 from rvianello) Fix UnitTestPandasTools for running without pandas installed. (github pull #6299 from roccomoretti) Aromatic dashes look bad (github pull #6303 from greglandrum) Cleanup work: Do deprecations for the 2023.03 release (github pull #5675 from greglandrum) run clang_format (github pull #5676 from greglandrum) Cleanup work on documentation Makefile (github pull #5804 from greglandrum) Refactor RGD moving function implementations from header to source files (github pull #5958 from jones-gareth) Disable POPCNT on M1 (github pull #6081 from bjonnh-work) Remove spurious full stops from warnings. (github pull #6124 from DavidACosgrove) Reformat Python code for 2023.03 release (github pull #6294 from ricrogz) Reformat C/C++ code ahead of 2023.03 release (github pull #6295 from ricrogz) New Features and Enhancements: mol V3000: multicenter dative bond (github issue #5121 from marcostenta) add molecular filter examples (github pull #5647 from RPirie96) Use templates in RDKit coordinate generation (github pull #5643 from rachelnwalker) add MACCS fp to the MinimalLib (github pull #5707 from eloyfelix) Enable additional parameters in prepareAndDrawMolecule() and expose them to CFFI/MinimalLib (github pull #5731 from ptosco) add includeRedundantEnvironments support to GetMorganGenerator (github pull #5732 from greglandrum) FingerprintGenerator refactoring (github pull #5748 from greglandrum) Expose RDLog to SWIG wrappers (github pull #5749 from ptosco) Add a timeout protection for CIP calculations (github pull #5772 from tadhurst-cdd) Expose getMolFrags in CFFI and MinimalLib (github pull #5774 from ptosco) Get the wrappers working with SWIG 4.0 (github pull #5795 from greglandrum) Update AvalonTools to version 2.0.4a (github pull #5796 from ptosco) Add early example of drawing a molecule to Getting Started with the RDKit in Python (github pull #5803 from bertiewooster) Enable get_molblock(details_json) from MinimalLib (github pull #5806 from ptosco) Improvements to PandasTools.SaveXlsxFromFrame (github pull #5835 from ptosco) swap boost::tuple to std::tuple (github pull #5851 from greglandrum) Make it easy to calculate all 2D descriptors (github pull #5892 from greglandrum) Introduces AvgIpc descriptor (github pull #5896 from greglandrum) Add SMILES to each group abbreviation in Cookbook (github pull #5908 from bertiewooster) Support SubstanceGroups and StereoGroups in JSON (github pull #5909 from greglandrum) Add info about mergeHs to README. (github pull #5910 from DavidACosgrove) Cookbook - update entry 1 and add entries 38 and 39 (github pull #5918 from vfscalfani) Allow the sources of conformer generation failures to be retrieved (github pull #5960 from greglandrum) Create getExperimentalTorsions() function (github pull #5969 from greglandrum) Molblock wedging improvements (github pull #5981 from ptosco) MinimalLib JS functions to add/remove Hs in place (github pull #5984 from ptosco) Adds Pat Walter's Chembl Filters extraction to the FilterCatalog (github pull #5991 from bp-kelley) Add depiction coordinates to molzip (github pull #5993 from jones-gareth) Enable using STL algorithms on ROMol atoms and bonds (github pull #5995 from ptosco) Enable building MinimalLib as a plain JS file","license":"Open Access","note":"DOI: 10.5281/ZENODO.59</w:instrText>
      </w:r>
      <w:r w:rsidR="00E67701" w:rsidRPr="0075779D">
        <w:rPr>
          <w:lang w:val="ru-RU"/>
          <w:rPrChange w:id="863" w:author="Антон Смирнов" w:date="2023-05-23T22:37:00Z">
            <w:rPr/>
          </w:rPrChange>
        </w:rPr>
        <w:instrText>1637","</w:instrText>
      </w:r>
      <w:r w:rsidR="00E67701">
        <w:instrText>publisher</w:instrText>
      </w:r>
      <w:r w:rsidR="00E67701" w:rsidRPr="0075779D">
        <w:rPr>
          <w:lang w:val="ru-RU"/>
          <w:rPrChange w:id="864" w:author="Антон Смирнов" w:date="2023-05-23T22:37:00Z">
            <w:rPr/>
          </w:rPrChange>
        </w:rPr>
        <w:instrText>":"</w:instrText>
      </w:r>
      <w:r w:rsidR="00E67701">
        <w:instrText>Zenodo</w:instrText>
      </w:r>
      <w:r w:rsidR="00E67701" w:rsidRPr="0075779D">
        <w:rPr>
          <w:lang w:val="ru-RU"/>
          <w:rPrChange w:id="865" w:author="Антон Смирнов" w:date="2023-05-23T22:37:00Z">
            <w:rPr/>
          </w:rPrChange>
        </w:rPr>
        <w:instrText>","</w:instrText>
      </w:r>
      <w:r w:rsidR="00E67701">
        <w:instrText>source</w:instrText>
      </w:r>
      <w:r w:rsidR="00E67701" w:rsidRPr="0075779D">
        <w:rPr>
          <w:lang w:val="ru-RU"/>
          <w:rPrChange w:id="866" w:author="Антон Смирнов" w:date="2023-05-23T22:37:00Z">
            <w:rPr/>
          </w:rPrChange>
        </w:rPr>
        <w:instrText>":"</w:instrText>
      </w:r>
      <w:r w:rsidR="00E67701">
        <w:instrText>DOI</w:instrText>
      </w:r>
      <w:r w:rsidR="00E67701" w:rsidRPr="0075779D">
        <w:rPr>
          <w:lang w:val="ru-RU"/>
          <w:rPrChange w:id="867" w:author="Антон Смирнов" w:date="2023-05-23T22:37:00Z">
            <w:rPr/>
          </w:rPrChange>
        </w:rPr>
        <w:instrText>.</w:instrText>
      </w:r>
      <w:r w:rsidR="00E67701">
        <w:instrText>org</w:instrText>
      </w:r>
      <w:r w:rsidR="00E67701" w:rsidRPr="0075779D">
        <w:rPr>
          <w:lang w:val="ru-RU"/>
          <w:rPrChange w:id="868" w:author="Антон Смирнов" w:date="2023-05-23T22:37:00Z">
            <w:rPr/>
          </w:rPrChange>
        </w:rPr>
        <w:instrText xml:space="preserve"> (</w:instrText>
      </w:r>
      <w:r w:rsidR="00E67701">
        <w:instrText>Datacite</w:instrText>
      </w:r>
      <w:r w:rsidR="00E67701" w:rsidRPr="0075779D">
        <w:rPr>
          <w:lang w:val="ru-RU"/>
          <w:rPrChange w:id="869" w:author="Антон Смирнов" w:date="2023-05-23T22:37:00Z">
            <w:rPr/>
          </w:rPrChange>
        </w:rPr>
        <w:instrText>)","</w:instrText>
      </w:r>
      <w:r w:rsidR="00E67701">
        <w:instrText>title</w:instrText>
      </w:r>
      <w:r w:rsidR="00E67701" w:rsidRPr="0075779D">
        <w:rPr>
          <w:lang w:val="ru-RU"/>
          <w:rPrChange w:id="870" w:author="Антон Смирнов" w:date="2023-05-23T22:37:00Z">
            <w:rPr/>
          </w:rPrChange>
        </w:rPr>
        <w:instrText>":"</w:instrText>
      </w:r>
      <w:r w:rsidR="00E67701">
        <w:instrText>RDKit</w:instrText>
      </w:r>
      <w:r w:rsidR="00E67701" w:rsidRPr="0075779D">
        <w:rPr>
          <w:lang w:val="ru-RU"/>
          <w:rPrChange w:id="871" w:author="Антон Смирнов" w:date="2023-05-23T22:37:00Z">
            <w:rPr/>
          </w:rPrChange>
        </w:rPr>
        <w:instrText xml:space="preserve">: </w:instrText>
      </w:r>
      <w:r w:rsidR="00E67701">
        <w:instrText>Open</w:instrText>
      </w:r>
      <w:r w:rsidR="00E67701" w:rsidRPr="0075779D">
        <w:rPr>
          <w:lang w:val="ru-RU"/>
          <w:rPrChange w:id="872" w:author="Антон Смирнов" w:date="2023-05-23T22:37:00Z">
            <w:rPr/>
          </w:rPrChange>
        </w:rPr>
        <w:instrText>-</w:instrText>
      </w:r>
      <w:r w:rsidR="00E67701">
        <w:instrText>source</w:instrText>
      </w:r>
      <w:r w:rsidR="00E67701" w:rsidRPr="0075779D">
        <w:rPr>
          <w:lang w:val="ru-RU"/>
          <w:rPrChange w:id="873" w:author="Антон Смирнов" w:date="2023-05-23T22:37:00Z">
            <w:rPr/>
          </w:rPrChange>
        </w:rPr>
        <w:instrText xml:space="preserve"> </w:instrText>
      </w:r>
      <w:r w:rsidR="00E67701">
        <w:instrText>cheminformatics</w:instrText>
      </w:r>
      <w:r w:rsidR="00E67701" w:rsidRPr="0075779D">
        <w:rPr>
          <w:lang w:val="ru-RU"/>
          <w:rPrChange w:id="874" w:author="Антон Смирнов" w:date="2023-05-23T22:37:00Z">
            <w:rPr/>
          </w:rPrChange>
        </w:rPr>
        <w:instrText xml:space="preserve">. </w:instrText>
      </w:r>
      <w:r w:rsidR="00E67701">
        <w:instrText>https</w:instrText>
      </w:r>
      <w:r w:rsidR="00E67701" w:rsidRPr="0075779D">
        <w:rPr>
          <w:lang w:val="ru-RU"/>
          <w:rPrChange w:id="875" w:author="Антон Смирнов" w:date="2023-05-23T22:37:00Z">
            <w:rPr/>
          </w:rPrChange>
        </w:rPr>
        <w:instrText>://</w:instrText>
      </w:r>
      <w:r w:rsidR="00E67701">
        <w:instrText>www</w:instrText>
      </w:r>
      <w:r w:rsidR="00E67701" w:rsidRPr="0075779D">
        <w:rPr>
          <w:lang w:val="ru-RU"/>
          <w:rPrChange w:id="876" w:author="Антон Смирнов" w:date="2023-05-23T22:37:00Z">
            <w:rPr/>
          </w:rPrChange>
        </w:rPr>
        <w:instrText>.</w:instrText>
      </w:r>
      <w:r w:rsidR="00E67701">
        <w:instrText>rdkit</w:instrText>
      </w:r>
      <w:r w:rsidR="00E67701" w:rsidRPr="0075779D">
        <w:rPr>
          <w:lang w:val="ru-RU"/>
          <w:rPrChange w:id="877" w:author="Антон Смирнов" w:date="2023-05-23T22:37:00Z">
            <w:rPr/>
          </w:rPrChange>
        </w:rPr>
        <w:instrText>.</w:instrText>
      </w:r>
      <w:r w:rsidR="00E67701">
        <w:instrText>org</w:instrText>
      </w:r>
      <w:r w:rsidR="00E67701" w:rsidRPr="0075779D">
        <w:rPr>
          <w:lang w:val="ru-RU"/>
          <w:rPrChange w:id="878" w:author="Антон Смирнов" w:date="2023-05-23T22:37:00Z">
            <w:rPr/>
          </w:rPrChange>
        </w:rPr>
        <w:instrText>","</w:instrText>
      </w:r>
      <w:r w:rsidR="00E67701">
        <w:instrText>title</w:instrText>
      </w:r>
      <w:r w:rsidR="00E67701" w:rsidRPr="0075779D">
        <w:rPr>
          <w:lang w:val="ru-RU"/>
          <w:rPrChange w:id="879" w:author="Антон Смирнов" w:date="2023-05-23T22:37:00Z">
            <w:rPr/>
          </w:rPrChange>
        </w:rPr>
        <w:instrText>-</w:instrText>
      </w:r>
      <w:r w:rsidR="00E67701">
        <w:instrText>short</w:instrText>
      </w:r>
      <w:r w:rsidR="00E67701" w:rsidRPr="0075779D">
        <w:rPr>
          <w:lang w:val="ru-RU"/>
          <w:rPrChange w:id="880" w:author="Антон Смирнов" w:date="2023-05-23T22:37:00Z">
            <w:rPr/>
          </w:rPrChange>
        </w:rPr>
        <w:instrText>":"</w:instrText>
      </w:r>
      <w:r w:rsidR="00E67701">
        <w:instrText>rdkit</w:instrText>
      </w:r>
      <w:r w:rsidR="00E67701" w:rsidRPr="0075779D">
        <w:rPr>
          <w:lang w:val="ru-RU"/>
          <w:rPrChange w:id="881" w:author="Антон Смирнов" w:date="2023-05-23T22:37:00Z">
            <w:rPr/>
          </w:rPrChange>
        </w:rPr>
        <w:instrText>/</w:instrText>
      </w:r>
      <w:r w:rsidR="00E67701">
        <w:instrText>rdkit</w:instrText>
      </w:r>
      <w:r w:rsidR="00E67701" w:rsidRPr="0075779D">
        <w:rPr>
          <w:lang w:val="ru-RU"/>
          <w:rPrChange w:id="882" w:author="Антон Смирнов" w:date="2023-05-23T22:37:00Z">
            <w:rPr/>
          </w:rPrChange>
        </w:rPr>
        <w:instrText>","</w:instrText>
      </w:r>
      <w:r w:rsidR="00E67701">
        <w:instrText>URL</w:instrText>
      </w:r>
      <w:r w:rsidR="00E67701" w:rsidRPr="0075779D">
        <w:rPr>
          <w:lang w:val="ru-RU"/>
          <w:rPrChange w:id="883" w:author="Антон Смирнов" w:date="2023-05-23T22:37:00Z">
            <w:rPr/>
          </w:rPrChange>
        </w:rPr>
        <w:instrText>":"</w:instrText>
      </w:r>
      <w:r w:rsidR="00E67701">
        <w:instrText>https</w:instrText>
      </w:r>
      <w:r w:rsidR="00E67701" w:rsidRPr="0075779D">
        <w:rPr>
          <w:lang w:val="ru-RU"/>
          <w:rPrChange w:id="884" w:author="Антон Смирнов" w:date="2023-05-23T22:37:00Z">
            <w:rPr/>
          </w:rPrChange>
        </w:rPr>
        <w:instrText>://</w:instrText>
      </w:r>
      <w:r w:rsidR="00E67701">
        <w:instrText>zenodo</w:instrText>
      </w:r>
      <w:r w:rsidR="00E67701" w:rsidRPr="0075779D">
        <w:rPr>
          <w:lang w:val="ru-RU"/>
          <w:rPrChange w:id="885" w:author="Антон Смирнов" w:date="2023-05-23T22:37:00Z">
            <w:rPr/>
          </w:rPrChange>
        </w:rPr>
        <w:instrText>.</w:instrText>
      </w:r>
      <w:r w:rsidR="00E67701">
        <w:instrText>org</w:instrText>
      </w:r>
      <w:r w:rsidR="00E67701" w:rsidRPr="0075779D">
        <w:rPr>
          <w:lang w:val="ru-RU"/>
          <w:rPrChange w:id="886" w:author="Антон Смирнов" w:date="2023-05-23T22:37:00Z">
            <w:rPr/>
          </w:rPrChange>
        </w:rPr>
        <w:instrText>/</w:instrText>
      </w:r>
      <w:r w:rsidR="00E67701">
        <w:instrText>record</w:instrText>
      </w:r>
      <w:r w:rsidR="00E67701" w:rsidRPr="0075779D">
        <w:rPr>
          <w:lang w:val="ru-RU"/>
          <w:rPrChange w:id="887" w:author="Антон Смирнов" w:date="2023-05-23T22:37:00Z">
            <w:rPr/>
          </w:rPrChange>
        </w:rPr>
        <w:instrText>/591637","</w:instrText>
      </w:r>
      <w:r w:rsidR="00E67701">
        <w:instrText>version</w:instrText>
      </w:r>
      <w:r w:rsidR="00E67701" w:rsidRPr="0075779D">
        <w:rPr>
          <w:lang w:val="ru-RU"/>
          <w:rPrChange w:id="888" w:author="Антон Смирнов" w:date="2023-05-23T22:37:00Z">
            <w:rPr/>
          </w:rPrChange>
        </w:rPr>
        <w:instrText>":"</w:instrText>
      </w:r>
      <w:r w:rsidR="00E67701">
        <w:instrText>Release</w:instrText>
      </w:r>
      <w:r w:rsidR="00E67701" w:rsidRPr="0075779D">
        <w:rPr>
          <w:lang w:val="ru-RU"/>
          <w:rPrChange w:id="889" w:author="Антон Смирнов" w:date="2023-05-23T22:37:00Z">
            <w:rPr/>
          </w:rPrChange>
        </w:rPr>
        <w:instrText>_2023_03_1","</w:instrText>
      </w:r>
      <w:r w:rsidR="00E67701">
        <w:instrText>author</w:instrText>
      </w:r>
      <w:r w:rsidR="00E67701" w:rsidRPr="0075779D">
        <w:rPr>
          <w:lang w:val="ru-RU"/>
          <w:rPrChange w:id="890" w:author="Антон Смирнов" w:date="2023-05-23T22:37:00Z">
            <w:rPr/>
          </w:rPrChange>
        </w:rPr>
        <w:instrText>":[{"</w:instrText>
      </w:r>
      <w:r w:rsidR="00E67701">
        <w:instrText>family</w:instrText>
      </w:r>
      <w:r w:rsidR="00E67701" w:rsidRPr="0075779D">
        <w:rPr>
          <w:lang w:val="ru-RU"/>
          <w:rPrChange w:id="891" w:author="Антон Смирнов" w:date="2023-05-23T22:37:00Z">
            <w:rPr/>
          </w:rPrChange>
        </w:rPr>
        <w:instrText>":"</w:instrText>
      </w:r>
      <w:r w:rsidR="00E67701">
        <w:instrText>Landrum</w:instrText>
      </w:r>
      <w:r w:rsidR="00E67701" w:rsidRPr="0075779D">
        <w:rPr>
          <w:lang w:val="ru-RU"/>
          <w:rPrChange w:id="892" w:author="Антон Смирнов" w:date="2023-05-23T22:37:00Z">
            <w:rPr/>
          </w:rPrChange>
        </w:rPr>
        <w:instrText>","</w:instrText>
      </w:r>
      <w:r w:rsidR="00E67701">
        <w:instrText>given</w:instrText>
      </w:r>
      <w:r w:rsidR="00E67701" w:rsidRPr="0075779D">
        <w:rPr>
          <w:lang w:val="ru-RU"/>
          <w:rPrChange w:id="893" w:author="Антон Смирнов" w:date="2023-05-23T22:37:00Z">
            <w:rPr/>
          </w:rPrChange>
        </w:rPr>
        <w:instrText>":"</w:instrText>
      </w:r>
      <w:r w:rsidR="00E67701">
        <w:instrText>Greg</w:instrText>
      </w:r>
      <w:r w:rsidR="00E67701" w:rsidRPr="0075779D">
        <w:rPr>
          <w:lang w:val="ru-RU"/>
          <w:rPrChange w:id="894" w:author="Антон Смирнов" w:date="2023-05-23T22:37:00Z">
            <w:rPr/>
          </w:rPrChange>
        </w:rPr>
        <w:instrText>"},{"</w:instrText>
      </w:r>
      <w:r w:rsidR="00E67701">
        <w:instrText>family</w:instrText>
      </w:r>
      <w:r w:rsidR="00E67701" w:rsidRPr="0075779D">
        <w:rPr>
          <w:lang w:val="ru-RU"/>
          <w:rPrChange w:id="895" w:author="Антон Смирнов" w:date="2023-05-23T22:37:00Z">
            <w:rPr/>
          </w:rPrChange>
        </w:rPr>
        <w:instrText>":"</w:instrText>
      </w:r>
      <w:r w:rsidR="00E67701">
        <w:instrText>Tosco</w:instrText>
      </w:r>
      <w:r w:rsidR="00E67701" w:rsidRPr="0075779D">
        <w:rPr>
          <w:lang w:val="ru-RU"/>
          <w:rPrChange w:id="896" w:author="Антон Смирнов" w:date="2023-05-23T22:37:00Z">
            <w:rPr/>
          </w:rPrChange>
        </w:rPr>
        <w:instrText>","</w:instrText>
      </w:r>
      <w:r w:rsidR="00E67701">
        <w:instrText>given</w:instrText>
      </w:r>
      <w:r w:rsidR="00E67701" w:rsidRPr="0075779D">
        <w:rPr>
          <w:lang w:val="ru-RU"/>
          <w:rPrChange w:id="897" w:author="Антон Смирнов" w:date="2023-05-23T22:37:00Z">
            <w:rPr/>
          </w:rPrChange>
        </w:rPr>
        <w:instrText>":"</w:instrText>
      </w:r>
      <w:r w:rsidR="00E67701">
        <w:instrText>Paolo</w:instrText>
      </w:r>
      <w:r w:rsidR="00E67701" w:rsidRPr="0075779D">
        <w:rPr>
          <w:lang w:val="ru-RU"/>
          <w:rPrChange w:id="898" w:author="Антон Смирнов" w:date="2023-05-23T22:37:00Z">
            <w:rPr/>
          </w:rPrChange>
        </w:rPr>
        <w:instrText>"},{"</w:instrText>
      </w:r>
      <w:r w:rsidR="00E67701">
        <w:instrText>family</w:instrText>
      </w:r>
      <w:r w:rsidR="00E67701" w:rsidRPr="0075779D">
        <w:rPr>
          <w:lang w:val="ru-RU"/>
          <w:rPrChange w:id="899" w:author="Антон Смирнов" w:date="2023-05-23T22:37:00Z">
            <w:rPr/>
          </w:rPrChange>
        </w:rPr>
        <w:instrText>":"</w:instrText>
      </w:r>
      <w:r w:rsidR="00E67701">
        <w:instrText>Kelley</w:instrText>
      </w:r>
      <w:r w:rsidR="00E67701" w:rsidRPr="0075779D">
        <w:rPr>
          <w:lang w:val="ru-RU"/>
          <w:rPrChange w:id="900" w:author="Антон Смирнов" w:date="2023-05-23T22:37:00Z">
            <w:rPr/>
          </w:rPrChange>
        </w:rPr>
        <w:instrText>","</w:instrText>
      </w:r>
      <w:r w:rsidR="00E67701">
        <w:instrText>given</w:instrText>
      </w:r>
      <w:r w:rsidR="00E67701" w:rsidRPr="0075779D">
        <w:rPr>
          <w:lang w:val="ru-RU"/>
          <w:rPrChange w:id="901" w:author="Антон Смирнов" w:date="2023-05-23T22:37:00Z">
            <w:rPr/>
          </w:rPrChange>
        </w:rPr>
        <w:instrText>":"</w:instrText>
      </w:r>
      <w:r w:rsidR="00E67701">
        <w:instrText>Brian</w:instrText>
      </w:r>
      <w:r w:rsidR="00E67701" w:rsidRPr="0075779D">
        <w:rPr>
          <w:lang w:val="ru-RU"/>
          <w:rPrChange w:id="902" w:author="Антон Смирнов" w:date="2023-05-23T22:37:00Z">
            <w:rPr/>
          </w:rPrChange>
        </w:rPr>
        <w:instrText>"},{"</w:instrText>
      </w:r>
      <w:r w:rsidR="00E67701">
        <w:instrText>family</w:instrText>
      </w:r>
      <w:r w:rsidR="00E67701" w:rsidRPr="0075779D">
        <w:rPr>
          <w:lang w:val="ru-RU"/>
          <w:rPrChange w:id="903" w:author="Антон Смирнов" w:date="2023-05-23T22:37:00Z">
            <w:rPr/>
          </w:rPrChange>
        </w:rPr>
        <w:instrText>":"</w:instrText>
      </w:r>
      <w:r w:rsidR="00E67701">
        <w:instrText>Ric</w:instrText>
      </w:r>
      <w:r w:rsidR="00E67701" w:rsidRPr="0075779D">
        <w:rPr>
          <w:lang w:val="ru-RU"/>
          <w:rPrChange w:id="904" w:author="Антон Смирнов" w:date="2023-05-23T22:37:00Z">
            <w:rPr/>
          </w:rPrChange>
        </w:rPr>
        <w:instrText>","</w:instrText>
      </w:r>
      <w:r w:rsidR="00E67701">
        <w:instrText>given</w:instrText>
      </w:r>
      <w:r w:rsidR="00E67701" w:rsidRPr="0075779D">
        <w:rPr>
          <w:lang w:val="ru-RU"/>
          <w:rPrChange w:id="905" w:author="Антон Смирнов" w:date="2023-05-23T22:37:00Z">
            <w:rPr/>
          </w:rPrChange>
        </w:rPr>
        <w:instrText>":""},{"</w:instrText>
      </w:r>
      <w:r w:rsidR="00E67701">
        <w:instrText>family</w:instrText>
      </w:r>
      <w:r w:rsidR="00E67701" w:rsidRPr="0075779D">
        <w:rPr>
          <w:lang w:val="ru-RU"/>
          <w:rPrChange w:id="906" w:author="Антон Смирнов" w:date="2023-05-23T22:37:00Z">
            <w:rPr/>
          </w:rPrChange>
        </w:rPr>
        <w:instrText>":"</w:instrText>
      </w:r>
      <w:r w:rsidR="00E67701">
        <w:instrText>Sriniker</w:instrText>
      </w:r>
      <w:r w:rsidR="00E67701" w:rsidRPr="0075779D">
        <w:rPr>
          <w:lang w:val="ru-RU"/>
          <w:rPrChange w:id="907" w:author="Антон Смирнов" w:date="2023-05-23T22:37:00Z">
            <w:rPr/>
          </w:rPrChange>
        </w:rPr>
        <w:instrText>","</w:instrText>
      </w:r>
      <w:r w:rsidR="00E67701">
        <w:instrText>given</w:instrText>
      </w:r>
      <w:r w:rsidR="00E67701" w:rsidRPr="0075779D">
        <w:rPr>
          <w:lang w:val="ru-RU"/>
          <w:rPrChange w:id="908" w:author="Антон Смирнов" w:date="2023-05-23T22:37:00Z">
            <w:rPr/>
          </w:rPrChange>
        </w:rPr>
        <w:instrText>":""},{"</w:instrText>
      </w:r>
      <w:r w:rsidR="00E67701">
        <w:instrText>family</w:instrText>
      </w:r>
      <w:r w:rsidR="00E67701" w:rsidRPr="0075779D">
        <w:rPr>
          <w:lang w:val="ru-RU"/>
          <w:rPrChange w:id="909" w:author="Антон Смирнов" w:date="2023-05-23T22:37:00Z">
            <w:rPr/>
          </w:rPrChange>
        </w:rPr>
        <w:instrText>":"</w:instrText>
      </w:r>
      <w:r w:rsidR="00E67701">
        <w:instrText>Cosgrove</w:instrText>
      </w:r>
      <w:r w:rsidR="00E67701" w:rsidRPr="0075779D">
        <w:rPr>
          <w:lang w:val="ru-RU"/>
          <w:rPrChange w:id="910" w:author="Антон Смирнов" w:date="2023-05-23T22:37:00Z">
            <w:rPr/>
          </w:rPrChange>
        </w:rPr>
        <w:instrText>","</w:instrText>
      </w:r>
      <w:r w:rsidR="00E67701">
        <w:instrText>given</w:instrText>
      </w:r>
      <w:r w:rsidR="00E67701" w:rsidRPr="0075779D">
        <w:rPr>
          <w:lang w:val="ru-RU"/>
          <w:rPrChange w:id="911" w:author="Антон Смирнов" w:date="2023-05-23T22:37:00Z">
            <w:rPr/>
          </w:rPrChange>
        </w:rPr>
        <w:instrText>":"</w:instrText>
      </w:r>
      <w:r w:rsidR="00E67701">
        <w:instrText>David</w:instrText>
      </w:r>
      <w:r w:rsidR="00E67701" w:rsidRPr="0075779D">
        <w:rPr>
          <w:lang w:val="ru-RU"/>
          <w:rPrChange w:id="912" w:author="Антон Смирнов" w:date="2023-05-23T22:37:00Z">
            <w:rPr/>
          </w:rPrChange>
        </w:rPr>
        <w:instrText>"},{"</w:instrText>
      </w:r>
      <w:r w:rsidR="00E67701">
        <w:instrText>family</w:instrText>
      </w:r>
      <w:r w:rsidR="00E67701" w:rsidRPr="0075779D">
        <w:rPr>
          <w:lang w:val="ru-RU"/>
          <w:rPrChange w:id="913" w:author="Антон Смирнов" w:date="2023-05-23T22:37:00Z">
            <w:rPr/>
          </w:rPrChange>
        </w:rPr>
        <w:instrText>":"</w:instrText>
      </w:r>
      <w:r w:rsidR="00E67701">
        <w:instrText>Gedeck</w:instrText>
      </w:r>
      <w:r w:rsidR="00E67701" w:rsidRPr="0075779D">
        <w:rPr>
          <w:lang w:val="ru-RU"/>
          <w:rPrChange w:id="914" w:author="Антон Смирнов" w:date="2023-05-23T22:37:00Z">
            <w:rPr/>
          </w:rPrChange>
        </w:rPr>
        <w:instrText>","</w:instrText>
      </w:r>
      <w:r w:rsidR="00E67701">
        <w:instrText>given</w:instrText>
      </w:r>
      <w:r w:rsidR="00E67701" w:rsidRPr="0075779D">
        <w:rPr>
          <w:lang w:val="ru-RU"/>
          <w:rPrChange w:id="915" w:author="Антон Смирнов" w:date="2023-05-23T22:37:00Z">
            <w:rPr/>
          </w:rPrChange>
        </w:rPr>
        <w:instrText>":""},{"</w:instrText>
      </w:r>
      <w:r w:rsidR="00E67701">
        <w:instrText>family</w:instrText>
      </w:r>
      <w:r w:rsidR="00E67701" w:rsidRPr="0075779D">
        <w:rPr>
          <w:lang w:val="ru-RU"/>
          <w:rPrChange w:id="916" w:author="Антон Смирнов" w:date="2023-05-23T22:37:00Z">
            <w:rPr/>
          </w:rPrChange>
        </w:rPr>
        <w:instrText>":"</w:instrText>
      </w:r>
      <w:r w:rsidR="00E67701">
        <w:instrText>Vianello</w:instrText>
      </w:r>
      <w:r w:rsidR="00E67701" w:rsidRPr="0075779D">
        <w:rPr>
          <w:lang w:val="ru-RU"/>
          <w:rPrChange w:id="917" w:author="Антон Смирнов" w:date="2023-05-23T22:37:00Z">
            <w:rPr/>
          </w:rPrChange>
        </w:rPr>
        <w:instrText>","</w:instrText>
      </w:r>
      <w:r w:rsidR="00E67701">
        <w:instrText>given</w:instrText>
      </w:r>
      <w:r w:rsidR="00E67701" w:rsidRPr="0075779D">
        <w:rPr>
          <w:lang w:val="ru-RU"/>
          <w:rPrChange w:id="918" w:author="Антон Смирнов" w:date="2023-05-23T22:37:00Z">
            <w:rPr/>
          </w:rPrChange>
        </w:rPr>
        <w:instrText>":"</w:instrText>
      </w:r>
      <w:r w:rsidR="00E67701">
        <w:instrText>Riccardo</w:instrText>
      </w:r>
      <w:r w:rsidR="00E67701" w:rsidRPr="0075779D">
        <w:rPr>
          <w:lang w:val="ru-RU"/>
          <w:rPrChange w:id="919" w:author="Антон Смирнов" w:date="2023-05-23T22:37:00Z">
            <w:rPr/>
          </w:rPrChange>
        </w:rPr>
        <w:instrText>"},{"</w:instrText>
      </w:r>
      <w:r w:rsidR="00E67701">
        <w:instrText>family</w:instrText>
      </w:r>
      <w:r w:rsidR="00E67701" w:rsidRPr="0075779D">
        <w:rPr>
          <w:lang w:val="ru-RU"/>
          <w:rPrChange w:id="920" w:author="Антон Смирнов" w:date="2023-05-23T22:37:00Z">
            <w:rPr/>
          </w:rPrChange>
        </w:rPr>
        <w:instrText>":"</w:instrText>
      </w:r>
      <w:r w:rsidR="00E67701">
        <w:instrText>NadineSchneider</w:instrText>
      </w:r>
      <w:r w:rsidR="00E67701" w:rsidRPr="0075779D">
        <w:rPr>
          <w:lang w:val="ru-RU"/>
          <w:rPrChange w:id="921" w:author="Антон Смирнов" w:date="2023-05-23T22:37:00Z">
            <w:rPr/>
          </w:rPrChange>
        </w:rPr>
        <w:instrText>","</w:instrText>
      </w:r>
      <w:r w:rsidR="00E67701">
        <w:instrText>given</w:instrText>
      </w:r>
      <w:r w:rsidR="00E67701" w:rsidRPr="0075779D">
        <w:rPr>
          <w:lang w:val="ru-RU"/>
          <w:rPrChange w:id="922" w:author="Антон Смирнов" w:date="2023-05-23T22:37:00Z">
            <w:rPr/>
          </w:rPrChange>
        </w:rPr>
        <w:instrText>":""},{"</w:instrText>
      </w:r>
      <w:r w:rsidR="00E67701">
        <w:instrText>family</w:instrText>
      </w:r>
      <w:r w:rsidR="00E67701" w:rsidRPr="0075779D">
        <w:rPr>
          <w:lang w:val="ru-RU"/>
          <w:rPrChange w:id="923" w:author="Антон Смирнов" w:date="2023-05-23T22:37:00Z">
            <w:rPr/>
          </w:rPrChange>
        </w:rPr>
        <w:instrText>":"</w:instrText>
      </w:r>
      <w:r w:rsidR="00E67701">
        <w:instrText>Kawashima</w:instrText>
      </w:r>
      <w:r w:rsidR="00E67701" w:rsidRPr="0075779D">
        <w:rPr>
          <w:lang w:val="ru-RU"/>
          <w:rPrChange w:id="924" w:author="Антон Смирнов" w:date="2023-05-23T22:37:00Z">
            <w:rPr/>
          </w:rPrChange>
        </w:rPr>
        <w:instrText>","</w:instrText>
      </w:r>
      <w:r w:rsidR="00E67701">
        <w:instrText>given</w:instrText>
      </w:r>
      <w:r w:rsidR="00E67701" w:rsidRPr="0075779D">
        <w:rPr>
          <w:lang w:val="ru-RU"/>
          <w:rPrChange w:id="925" w:author="Антон Смирнов" w:date="2023-05-23T22:37:00Z">
            <w:rPr/>
          </w:rPrChange>
        </w:rPr>
        <w:instrText>":"</w:instrText>
      </w:r>
      <w:r w:rsidR="00E67701">
        <w:instrText>Eisuke</w:instrText>
      </w:r>
      <w:r w:rsidR="00E67701" w:rsidRPr="0075779D">
        <w:rPr>
          <w:lang w:val="ru-RU"/>
          <w:rPrChange w:id="926" w:author="Антон Смирнов" w:date="2023-05-23T22:37:00Z">
            <w:rPr/>
          </w:rPrChange>
        </w:rPr>
        <w:instrText>"},{"</w:instrText>
      </w:r>
      <w:r w:rsidR="00E67701">
        <w:instrText>family</w:instrText>
      </w:r>
      <w:r w:rsidR="00E67701" w:rsidRPr="0075779D">
        <w:rPr>
          <w:lang w:val="ru-RU"/>
          <w:rPrChange w:id="927" w:author="Антон Смирнов" w:date="2023-05-23T22:37:00Z">
            <w:rPr/>
          </w:rPrChange>
        </w:rPr>
        <w:instrText>":"</w:instrText>
      </w:r>
      <w:r w:rsidR="00E67701">
        <w:instrText>N</w:instrText>
      </w:r>
      <w:r w:rsidR="00E67701" w:rsidRPr="0075779D">
        <w:rPr>
          <w:lang w:val="ru-RU"/>
          <w:rPrChange w:id="928" w:author="Антон Смирнов" w:date="2023-05-23T22:37:00Z">
            <w:rPr/>
          </w:rPrChange>
        </w:rPr>
        <w:instrText>","</w:instrText>
      </w:r>
      <w:r w:rsidR="00E67701">
        <w:instrText>given</w:instrText>
      </w:r>
      <w:r w:rsidR="00E67701" w:rsidRPr="0075779D">
        <w:rPr>
          <w:lang w:val="ru-RU"/>
          <w:rPrChange w:id="929" w:author="Антон Смирнов" w:date="2023-05-23T22:37:00Z">
            <w:rPr/>
          </w:rPrChange>
        </w:rPr>
        <w:instrText>":"</w:instrText>
      </w:r>
      <w:r w:rsidR="00E67701">
        <w:instrText>Dan</w:instrText>
      </w:r>
      <w:r w:rsidR="00E67701" w:rsidRPr="0075779D">
        <w:rPr>
          <w:lang w:val="ru-RU"/>
          <w:rPrChange w:id="930" w:author="Антон Смирнов" w:date="2023-05-23T22:37:00Z">
            <w:rPr/>
          </w:rPrChange>
        </w:rPr>
        <w:instrText>"},{"</w:instrText>
      </w:r>
      <w:r w:rsidR="00E67701">
        <w:instrText>family</w:instrText>
      </w:r>
      <w:r w:rsidR="00E67701" w:rsidRPr="0075779D">
        <w:rPr>
          <w:lang w:val="ru-RU"/>
          <w:rPrChange w:id="931" w:author="Антон Смирнов" w:date="2023-05-23T22:37:00Z">
            <w:rPr/>
          </w:rPrChange>
        </w:rPr>
        <w:instrText>":"</w:instrText>
      </w:r>
      <w:r w:rsidR="00E67701">
        <w:instrText>Jones</w:instrText>
      </w:r>
      <w:r w:rsidR="00E67701" w:rsidRPr="0075779D">
        <w:rPr>
          <w:lang w:val="ru-RU"/>
          <w:rPrChange w:id="932" w:author="Антон Смирнов" w:date="2023-05-23T22:37:00Z">
            <w:rPr/>
          </w:rPrChange>
        </w:rPr>
        <w:instrText>","</w:instrText>
      </w:r>
      <w:r w:rsidR="00E67701">
        <w:instrText>given</w:instrText>
      </w:r>
      <w:r w:rsidR="00E67701" w:rsidRPr="0075779D">
        <w:rPr>
          <w:lang w:val="ru-RU"/>
          <w:rPrChange w:id="933" w:author="Антон Смирнов" w:date="2023-05-23T22:37:00Z">
            <w:rPr/>
          </w:rPrChange>
        </w:rPr>
        <w:instrText>":"</w:instrText>
      </w:r>
      <w:r w:rsidR="00E67701">
        <w:instrText>Gareth</w:instrText>
      </w:r>
      <w:r w:rsidR="00E67701" w:rsidRPr="0075779D">
        <w:rPr>
          <w:lang w:val="ru-RU"/>
          <w:rPrChange w:id="934" w:author="Антон Смирнов" w:date="2023-05-23T22:37:00Z">
            <w:rPr/>
          </w:rPrChange>
        </w:rPr>
        <w:instrText>"},{"</w:instrText>
      </w:r>
      <w:r w:rsidR="00E67701">
        <w:instrText>family</w:instrText>
      </w:r>
      <w:r w:rsidR="00E67701" w:rsidRPr="0075779D">
        <w:rPr>
          <w:lang w:val="ru-RU"/>
          <w:rPrChange w:id="935" w:author="Антон Смирнов" w:date="2023-05-23T22:37:00Z">
            <w:rPr/>
          </w:rPrChange>
        </w:rPr>
        <w:instrText>":"</w:instrText>
      </w:r>
      <w:r w:rsidR="00E67701">
        <w:instrText>Dalke</w:instrText>
      </w:r>
      <w:r w:rsidR="00E67701" w:rsidRPr="0075779D">
        <w:rPr>
          <w:lang w:val="ru-RU"/>
          <w:rPrChange w:id="936" w:author="Антон Смирнов" w:date="2023-05-23T22:37:00Z">
            <w:rPr/>
          </w:rPrChange>
        </w:rPr>
        <w:instrText>","</w:instrText>
      </w:r>
      <w:r w:rsidR="00E67701">
        <w:instrText>given</w:instrText>
      </w:r>
      <w:r w:rsidR="00E67701" w:rsidRPr="0075779D">
        <w:rPr>
          <w:lang w:val="ru-RU"/>
          <w:rPrChange w:id="937" w:author="Антон Смирнов" w:date="2023-05-23T22:37:00Z">
            <w:rPr/>
          </w:rPrChange>
        </w:rPr>
        <w:instrText>":"</w:instrText>
      </w:r>
      <w:r w:rsidR="00E67701">
        <w:instrText>Andrew</w:instrText>
      </w:r>
      <w:r w:rsidR="00E67701" w:rsidRPr="0075779D">
        <w:rPr>
          <w:lang w:val="ru-RU"/>
          <w:rPrChange w:id="938" w:author="Антон Смирнов" w:date="2023-05-23T22:37:00Z">
            <w:rPr/>
          </w:rPrChange>
        </w:rPr>
        <w:instrText>"},{"</w:instrText>
      </w:r>
      <w:r w:rsidR="00E67701">
        <w:instrText>family</w:instrText>
      </w:r>
      <w:r w:rsidR="00E67701" w:rsidRPr="0075779D">
        <w:rPr>
          <w:lang w:val="ru-RU"/>
          <w:rPrChange w:id="939" w:author="Антон Смирнов" w:date="2023-05-23T22:37:00Z">
            <w:rPr/>
          </w:rPrChange>
        </w:rPr>
        <w:instrText>":"</w:instrText>
      </w:r>
      <w:r w:rsidR="00E67701">
        <w:instrText>Cole</w:instrText>
      </w:r>
      <w:r w:rsidR="00E67701" w:rsidRPr="0075779D">
        <w:rPr>
          <w:lang w:val="ru-RU"/>
          <w:rPrChange w:id="940" w:author="Антон Смирнов" w:date="2023-05-23T22:37:00Z">
            <w:rPr/>
          </w:rPrChange>
        </w:rPr>
        <w:instrText>","</w:instrText>
      </w:r>
      <w:r w:rsidR="00E67701">
        <w:instrText>given</w:instrText>
      </w:r>
      <w:r w:rsidR="00E67701" w:rsidRPr="0075779D">
        <w:rPr>
          <w:lang w:val="ru-RU"/>
          <w:rPrChange w:id="941" w:author="Антон Смирнов" w:date="2023-05-23T22:37:00Z">
            <w:rPr/>
          </w:rPrChange>
        </w:rPr>
        <w:instrText>":"</w:instrText>
      </w:r>
      <w:r w:rsidR="00E67701">
        <w:instrText>Brian</w:instrText>
      </w:r>
      <w:r w:rsidR="00E67701" w:rsidRPr="0075779D">
        <w:rPr>
          <w:lang w:val="ru-RU"/>
          <w:rPrChange w:id="942" w:author="Антон Смирнов" w:date="2023-05-23T22:37:00Z">
            <w:rPr/>
          </w:rPrChange>
        </w:rPr>
        <w:instrText>"},{"</w:instrText>
      </w:r>
      <w:r w:rsidR="00E67701">
        <w:instrText>family</w:instrText>
      </w:r>
      <w:r w:rsidR="00E67701" w:rsidRPr="0075779D">
        <w:rPr>
          <w:lang w:val="ru-RU"/>
          <w:rPrChange w:id="943" w:author="Антон Смирнов" w:date="2023-05-23T22:37:00Z">
            <w:rPr/>
          </w:rPrChange>
        </w:rPr>
        <w:instrText>":"</w:instrText>
      </w:r>
      <w:r w:rsidR="00E67701">
        <w:instrText>Swain</w:instrText>
      </w:r>
      <w:r w:rsidR="00E67701" w:rsidRPr="0075779D">
        <w:rPr>
          <w:lang w:val="ru-RU"/>
          <w:rPrChange w:id="944" w:author="Антон Смирнов" w:date="2023-05-23T22:37:00Z">
            <w:rPr/>
          </w:rPrChange>
        </w:rPr>
        <w:instrText>","</w:instrText>
      </w:r>
      <w:r w:rsidR="00E67701">
        <w:instrText>given</w:instrText>
      </w:r>
      <w:r w:rsidR="00E67701" w:rsidRPr="0075779D">
        <w:rPr>
          <w:lang w:val="ru-RU"/>
          <w:rPrChange w:id="945" w:author="Антон Смирнов" w:date="2023-05-23T22:37:00Z">
            <w:rPr/>
          </w:rPrChange>
        </w:rPr>
        <w:instrText>":"</w:instrText>
      </w:r>
      <w:r w:rsidR="00E67701">
        <w:instrText>Matt</w:instrText>
      </w:r>
      <w:r w:rsidR="00E67701" w:rsidRPr="0075779D">
        <w:rPr>
          <w:lang w:val="ru-RU"/>
          <w:rPrChange w:id="946" w:author="Антон Смирнов" w:date="2023-05-23T22:37:00Z">
            <w:rPr/>
          </w:rPrChange>
        </w:rPr>
        <w:instrText>"},{"</w:instrText>
      </w:r>
      <w:r w:rsidR="00E67701">
        <w:instrText>family</w:instrText>
      </w:r>
      <w:r w:rsidR="00E67701" w:rsidRPr="0075779D">
        <w:rPr>
          <w:lang w:val="ru-RU"/>
          <w:rPrChange w:id="947" w:author="Антон Смирнов" w:date="2023-05-23T22:37:00Z">
            <w:rPr/>
          </w:rPrChange>
        </w:rPr>
        <w:instrText>":"</w:instrText>
      </w:r>
      <w:r w:rsidR="00E67701">
        <w:instrText>Turk</w:instrText>
      </w:r>
      <w:r w:rsidR="00E67701" w:rsidRPr="0075779D">
        <w:rPr>
          <w:lang w:val="ru-RU"/>
          <w:rPrChange w:id="948" w:author="Антон Смирнов" w:date="2023-05-23T22:37:00Z">
            <w:rPr/>
          </w:rPrChange>
        </w:rPr>
        <w:instrText>","</w:instrText>
      </w:r>
      <w:r w:rsidR="00E67701">
        <w:instrText>given</w:instrText>
      </w:r>
      <w:r w:rsidR="00E67701" w:rsidRPr="0075779D">
        <w:rPr>
          <w:lang w:val="ru-RU"/>
          <w:rPrChange w:id="949" w:author="Антон Смирнов" w:date="2023-05-23T22:37:00Z">
            <w:rPr/>
          </w:rPrChange>
        </w:rPr>
        <w:instrText>":"</w:instrText>
      </w:r>
      <w:r w:rsidR="00E67701">
        <w:instrText>Samo</w:instrText>
      </w:r>
      <w:r w:rsidR="00E67701" w:rsidRPr="0075779D">
        <w:rPr>
          <w:lang w:val="ru-RU"/>
          <w:rPrChange w:id="950" w:author="Антон Смирнов" w:date="2023-05-23T22:37:00Z">
            <w:rPr/>
          </w:rPrChange>
        </w:rPr>
        <w:instrText>"},{"</w:instrText>
      </w:r>
      <w:r w:rsidR="00E67701">
        <w:instrText>family</w:instrText>
      </w:r>
      <w:r w:rsidR="00E67701" w:rsidRPr="0075779D">
        <w:rPr>
          <w:lang w:val="ru-RU"/>
          <w:rPrChange w:id="951" w:author="Антон Смирнов" w:date="2023-05-23T22:37:00Z">
            <w:rPr/>
          </w:rPrChange>
        </w:rPr>
        <w:instrText>":"</w:instrText>
      </w:r>
      <w:r w:rsidR="00E67701">
        <w:instrText>AlexanderSavelyev</w:instrText>
      </w:r>
      <w:r w:rsidR="00E67701" w:rsidRPr="0075779D">
        <w:rPr>
          <w:lang w:val="ru-RU"/>
          <w:rPrChange w:id="952" w:author="Антон Смирнов" w:date="2023-05-23T22:37:00Z">
            <w:rPr/>
          </w:rPrChange>
        </w:rPr>
        <w:instrText>","</w:instrText>
      </w:r>
      <w:r w:rsidR="00E67701">
        <w:instrText>given</w:instrText>
      </w:r>
      <w:r w:rsidR="00E67701" w:rsidRPr="0075779D">
        <w:rPr>
          <w:lang w:val="ru-RU"/>
          <w:rPrChange w:id="953" w:author="Антон Смирнов" w:date="2023-05-23T22:37:00Z">
            <w:rPr/>
          </w:rPrChange>
        </w:rPr>
        <w:instrText>":""},{"</w:instrText>
      </w:r>
      <w:r w:rsidR="00E67701">
        <w:instrText>family</w:instrText>
      </w:r>
      <w:r w:rsidR="00E67701" w:rsidRPr="0075779D">
        <w:rPr>
          <w:lang w:val="ru-RU"/>
          <w:rPrChange w:id="954" w:author="Антон Смирнов" w:date="2023-05-23T22:37:00Z">
            <w:rPr/>
          </w:rPrChange>
        </w:rPr>
        <w:instrText>":"</w:instrText>
      </w:r>
      <w:r w:rsidR="00E67701">
        <w:instrText>Vaucher</w:instrText>
      </w:r>
      <w:r w:rsidR="00E67701" w:rsidRPr="0075779D">
        <w:rPr>
          <w:lang w:val="ru-RU"/>
          <w:rPrChange w:id="955" w:author="Антон Смирнов" w:date="2023-05-23T22:37:00Z">
            <w:rPr/>
          </w:rPrChange>
        </w:rPr>
        <w:instrText>","</w:instrText>
      </w:r>
      <w:r w:rsidR="00E67701">
        <w:instrText>given</w:instrText>
      </w:r>
      <w:r w:rsidR="00E67701" w:rsidRPr="0075779D">
        <w:rPr>
          <w:lang w:val="ru-RU"/>
          <w:rPrChange w:id="956" w:author="Антон Смирнов" w:date="2023-05-23T22:37:00Z">
            <w:rPr/>
          </w:rPrChange>
        </w:rPr>
        <w:instrText>":"</w:instrText>
      </w:r>
      <w:r w:rsidR="00E67701">
        <w:instrText>Alain</w:instrText>
      </w:r>
      <w:r w:rsidR="00E67701" w:rsidRPr="0075779D">
        <w:rPr>
          <w:lang w:val="ru-RU"/>
          <w:rPrChange w:id="957" w:author="Антон Смирнов" w:date="2023-05-23T22:37:00Z">
            <w:rPr/>
          </w:rPrChange>
        </w:rPr>
        <w:instrText>"},{"</w:instrText>
      </w:r>
      <w:r w:rsidR="00E67701">
        <w:instrText>family</w:instrText>
      </w:r>
      <w:r w:rsidR="00E67701" w:rsidRPr="0075779D">
        <w:rPr>
          <w:lang w:val="ru-RU"/>
          <w:rPrChange w:id="958" w:author="Антон Смирнов" w:date="2023-05-23T22:37:00Z">
            <w:rPr/>
          </w:rPrChange>
        </w:rPr>
        <w:instrText>":"</w:instrText>
      </w:r>
      <w:r w:rsidR="00E67701">
        <w:instrText>W</w:instrText>
      </w:r>
      <w:r w:rsidR="00E67701" w:rsidRPr="0075779D">
        <w:rPr>
          <w:lang w:val="ru-RU"/>
          <w:rPrChange w:id="959" w:author="Антон Смирнов" w:date="2023-05-23T22:37:00Z">
            <w:rPr/>
          </w:rPrChange>
        </w:rPr>
        <w:instrText>ó</w:instrText>
      </w:r>
      <w:r w:rsidR="00E67701">
        <w:instrText>jcikowski</w:instrText>
      </w:r>
      <w:r w:rsidR="00E67701" w:rsidRPr="0075779D">
        <w:rPr>
          <w:lang w:val="ru-RU"/>
          <w:rPrChange w:id="960" w:author="Антон Смирнов" w:date="2023-05-23T22:37:00Z">
            <w:rPr/>
          </w:rPrChange>
        </w:rPr>
        <w:instrText>","</w:instrText>
      </w:r>
      <w:r w:rsidR="00E67701">
        <w:instrText>given</w:instrText>
      </w:r>
      <w:r w:rsidR="00E67701" w:rsidRPr="0075779D">
        <w:rPr>
          <w:lang w:val="ru-RU"/>
          <w:rPrChange w:id="961" w:author="Антон Смирнов" w:date="2023-05-23T22:37:00Z">
            <w:rPr/>
          </w:rPrChange>
        </w:rPr>
        <w:instrText>":"</w:instrText>
      </w:r>
      <w:r w:rsidR="00E67701">
        <w:instrText>Maciej</w:instrText>
      </w:r>
      <w:r w:rsidR="00E67701" w:rsidRPr="0075779D">
        <w:rPr>
          <w:lang w:val="ru-RU"/>
          <w:rPrChange w:id="962" w:author="Антон Смирнов" w:date="2023-05-23T22:37:00Z">
            <w:rPr/>
          </w:rPrChange>
        </w:rPr>
        <w:instrText>"},{"</w:instrText>
      </w:r>
      <w:r w:rsidR="00E67701">
        <w:instrText>family</w:instrText>
      </w:r>
      <w:r w:rsidR="00E67701" w:rsidRPr="0075779D">
        <w:rPr>
          <w:lang w:val="ru-RU"/>
          <w:rPrChange w:id="963" w:author="Антон Смирнов" w:date="2023-05-23T22:37:00Z">
            <w:rPr/>
          </w:rPrChange>
        </w:rPr>
        <w:instrText>":"</w:instrText>
      </w:r>
      <w:r w:rsidR="00E67701">
        <w:instrText>Ichiru</w:instrText>
      </w:r>
      <w:r w:rsidR="00E67701" w:rsidRPr="0075779D">
        <w:rPr>
          <w:lang w:val="ru-RU"/>
          <w:rPrChange w:id="964" w:author="Антон Смирнов" w:date="2023-05-23T22:37:00Z">
            <w:rPr/>
          </w:rPrChange>
        </w:rPr>
        <w:instrText xml:space="preserve"> </w:instrText>
      </w:r>
      <w:r w:rsidR="00E67701">
        <w:instrText>Take</w:instrText>
      </w:r>
      <w:r w:rsidR="00E67701" w:rsidRPr="0075779D">
        <w:rPr>
          <w:lang w:val="ru-RU"/>
          <w:rPrChange w:id="965" w:author="Антон Смирнов" w:date="2023-05-23T22:37:00Z">
            <w:rPr/>
          </w:rPrChange>
        </w:rPr>
        <w:instrText>","</w:instrText>
      </w:r>
      <w:r w:rsidR="00E67701">
        <w:instrText>given</w:instrText>
      </w:r>
      <w:r w:rsidR="00E67701" w:rsidRPr="0075779D">
        <w:rPr>
          <w:lang w:val="ru-RU"/>
          <w:rPrChange w:id="966" w:author="Антон Смирнов" w:date="2023-05-23T22:37:00Z">
            <w:rPr/>
          </w:rPrChange>
        </w:rPr>
        <w:instrText>":""},{"</w:instrText>
      </w:r>
      <w:r w:rsidR="00E67701">
        <w:instrText>family</w:instrText>
      </w:r>
      <w:r w:rsidR="00E67701" w:rsidRPr="0075779D">
        <w:rPr>
          <w:lang w:val="ru-RU"/>
          <w:rPrChange w:id="967" w:author="Антон Смирнов" w:date="2023-05-23T22:37:00Z">
            <w:rPr/>
          </w:rPrChange>
        </w:rPr>
        <w:instrText>":"</w:instrText>
      </w:r>
      <w:r w:rsidR="00E67701">
        <w:instrText>Probst</w:instrText>
      </w:r>
      <w:r w:rsidR="00E67701" w:rsidRPr="0075779D">
        <w:rPr>
          <w:lang w:val="ru-RU"/>
          <w:rPrChange w:id="968" w:author="Антон Смирнов" w:date="2023-05-23T22:37:00Z">
            <w:rPr/>
          </w:rPrChange>
        </w:rPr>
        <w:instrText>","</w:instrText>
      </w:r>
      <w:r w:rsidR="00E67701">
        <w:instrText>given</w:instrText>
      </w:r>
      <w:r w:rsidR="00E67701" w:rsidRPr="0075779D">
        <w:rPr>
          <w:lang w:val="ru-RU"/>
          <w:rPrChange w:id="969" w:author="Антон Смирнов" w:date="2023-05-23T22:37:00Z">
            <w:rPr/>
          </w:rPrChange>
        </w:rPr>
        <w:instrText>":"</w:instrText>
      </w:r>
      <w:r w:rsidR="00E67701">
        <w:instrText>Daniel</w:instrText>
      </w:r>
      <w:r w:rsidR="00E67701" w:rsidRPr="0075779D">
        <w:rPr>
          <w:lang w:val="ru-RU"/>
          <w:rPrChange w:id="970" w:author="Антон Смирнов" w:date="2023-05-23T22:37:00Z">
            <w:rPr/>
          </w:rPrChange>
        </w:rPr>
        <w:instrText>"},{"</w:instrText>
      </w:r>
      <w:r w:rsidR="00E67701">
        <w:instrText>family</w:instrText>
      </w:r>
      <w:r w:rsidR="00E67701" w:rsidRPr="0075779D">
        <w:rPr>
          <w:lang w:val="ru-RU"/>
          <w:rPrChange w:id="971" w:author="Антон Смирнов" w:date="2023-05-23T22:37:00Z">
            <w:rPr/>
          </w:rPrChange>
        </w:rPr>
        <w:instrText>":"</w:instrText>
      </w:r>
      <w:r w:rsidR="00E67701">
        <w:instrText>Ujihara</w:instrText>
      </w:r>
      <w:r w:rsidR="00E67701" w:rsidRPr="0075779D">
        <w:rPr>
          <w:lang w:val="ru-RU"/>
          <w:rPrChange w:id="972" w:author="Антон Смирнов" w:date="2023-05-23T22:37:00Z">
            <w:rPr/>
          </w:rPrChange>
        </w:rPr>
        <w:instrText>","</w:instrText>
      </w:r>
      <w:r w:rsidR="00E67701">
        <w:instrText>given</w:instrText>
      </w:r>
      <w:r w:rsidR="00E67701" w:rsidRPr="0075779D">
        <w:rPr>
          <w:lang w:val="ru-RU"/>
          <w:rPrChange w:id="973" w:author="Антон Смирнов" w:date="2023-05-23T22:37:00Z">
            <w:rPr/>
          </w:rPrChange>
        </w:rPr>
        <w:instrText>":"</w:instrText>
      </w:r>
      <w:r w:rsidR="00E67701">
        <w:instrText>Kazuya</w:instrText>
      </w:r>
      <w:r w:rsidR="00E67701" w:rsidRPr="0075779D">
        <w:rPr>
          <w:lang w:val="ru-RU"/>
          <w:rPrChange w:id="974" w:author="Антон Смирнов" w:date="2023-05-23T22:37:00Z">
            <w:rPr/>
          </w:rPrChange>
        </w:rPr>
        <w:instrText>"},{"</w:instrText>
      </w:r>
      <w:r w:rsidR="00E67701">
        <w:instrText>family</w:instrText>
      </w:r>
      <w:r w:rsidR="00E67701" w:rsidRPr="0075779D">
        <w:rPr>
          <w:lang w:val="ru-RU"/>
          <w:rPrChange w:id="975" w:author="Антон Смирнов" w:date="2023-05-23T22:37:00Z">
            <w:rPr/>
          </w:rPrChange>
        </w:rPr>
        <w:instrText>":"</w:instrText>
      </w:r>
      <w:r w:rsidR="00E67701">
        <w:instrText>Scalfani</w:instrText>
      </w:r>
      <w:r w:rsidR="00E67701" w:rsidRPr="0075779D">
        <w:rPr>
          <w:lang w:val="ru-RU"/>
          <w:rPrChange w:id="976" w:author="Антон Смирнов" w:date="2023-05-23T22:37:00Z">
            <w:rPr/>
          </w:rPrChange>
        </w:rPr>
        <w:instrText>","</w:instrText>
      </w:r>
      <w:r w:rsidR="00E67701">
        <w:instrText>given</w:instrText>
      </w:r>
      <w:r w:rsidR="00E67701" w:rsidRPr="0075779D">
        <w:rPr>
          <w:lang w:val="ru-RU"/>
          <w:rPrChange w:id="977" w:author="Антон Смирнов" w:date="2023-05-23T22:37:00Z">
            <w:rPr/>
          </w:rPrChange>
        </w:rPr>
        <w:instrText>":"</w:instrText>
      </w:r>
      <w:r w:rsidR="00E67701">
        <w:instrText>Vincent</w:instrText>
      </w:r>
      <w:r w:rsidR="00E67701" w:rsidRPr="0075779D">
        <w:rPr>
          <w:lang w:val="ru-RU"/>
          <w:rPrChange w:id="978" w:author="Антон Смирнов" w:date="2023-05-23T22:37:00Z">
            <w:rPr/>
          </w:rPrChange>
        </w:rPr>
        <w:instrText xml:space="preserve"> </w:instrText>
      </w:r>
      <w:r w:rsidR="00E67701">
        <w:instrText>F</w:instrText>
      </w:r>
      <w:r w:rsidR="00E67701" w:rsidRPr="0075779D">
        <w:rPr>
          <w:lang w:val="ru-RU"/>
          <w:rPrChange w:id="979" w:author="Антон Смирнов" w:date="2023-05-23T22:37:00Z">
            <w:rPr/>
          </w:rPrChange>
        </w:rPr>
        <w:instrText>."},{"</w:instrText>
      </w:r>
      <w:r w:rsidR="00E67701">
        <w:instrText>family</w:instrText>
      </w:r>
      <w:r w:rsidR="00E67701" w:rsidRPr="0075779D">
        <w:rPr>
          <w:lang w:val="ru-RU"/>
          <w:rPrChange w:id="980" w:author="Антон Смирнов" w:date="2023-05-23T22:37:00Z">
            <w:rPr/>
          </w:rPrChange>
        </w:rPr>
        <w:instrText>":"</w:instrText>
      </w:r>
      <w:r w:rsidR="00E67701">
        <w:instrText>Godin</w:instrText>
      </w:r>
      <w:r w:rsidR="00E67701" w:rsidRPr="0075779D">
        <w:rPr>
          <w:lang w:val="ru-RU"/>
          <w:rPrChange w:id="981" w:author="Антон Смирнов" w:date="2023-05-23T22:37:00Z">
            <w:rPr/>
          </w:rPrChange>
        </w:rPr>
        <w:instrText>","</w:instrText>
      </w:r>
      <w:r w:rsidR="00E67701">
        <w:instrText>given</w:instrText>
      </w:r>
      <w:r w:rsidR="00E67701" w:rsidRPr="0075779D">
        <w:rPr>
          <w:lang w:val="ru-RU"/>
          <w:rPrChange w:id="982" w:author="Антон Смирнов" w:date="2023-05-23T22:37:00Z">
            <w:rPr/>
          </w:rPrChange>
        </w:rPr>
        <w:instrText>":"</w:instrText>
      </w:r>
      <w:r w:rsidR="00E67701">
        <w:instrText>Guillaume</w:instrText>
      </w:r>
      <w:r w:rsidR="00E67701" w:rsidRPr="0075779D">
        <w:rPr>
          <w:lang w:val="ru-RU"/>
          <w:rPrChange w:id="983" w:author="Антон Смирнов" w:date="2023-05-23T22:37:00Z">
            <w:rPr/>
          </w:rPrChange>
        </w:rPr>
        <w:instrText>"},{"</w:instrText>
      </w:r>
      <w:r w:rsidR="00E67701">
        <w:instrText>family</w:instrText>
      </w:r>
      <w:r w:rsidR="00E67701" w:rsidRPr="0075779D">
        <w:rPr>
          <w:lang w:val="ru-RU"/>
          <w:rPrChange w:id="984" w:author="Антон Смирнов" w:date="2023-05-23T22:37:00Z">
            <w:rPr/>
          </w:rPrChange>
        </w:rPr>
        <w:instrText>":"</w:instrText>
      </w:r>
      <w:r w:rsidR="00E67701">
        <w:instrText>Pahl</w:instrText>
      </w:r>
      <w:r w:rsidR="00E67701" w:rsidRPr="0075779D">
        <w:rPr>
          <w:lang w:val="ru-RU"/>
          <w:rPrChange w:id="985" w:author="Антон Смирнов" w:date="2023-05-23T22:37:00Z">
            <w:rPr/>
          </w:rPrChange>
        </w:rPr>
        <w:instrText>","</w:instrText>
      </w:r>
      <w:r w:rsidR="00E67701">
        <w:instrText>given</w:instrText>
      </w:r>
      <w:r w:rsidR="00E67701" w:rsidRPr="0075779D">
        <w:rPr>
          <w:lang w:val="ru-RU"/>
          <w:rPrChange w:id="986" w:author="Антон Смирнов" w:date="2023-05-23T22:37:00Z">
            <w:rPr/>
          </w:rPrChange>
        </w:rPr>
        <w:instrText>":"</w:instrText>
      </w:r>
      <w:r w:rsidR="00E67701">
        <w:instrText>Axel</w:instrText>
      </w:r>
      <w:r w:rsidR="00E67701" w:rsidRPr="0075779D">
        <w:rPr>
          <w:lang w:val="ru-RU"/>
          <w:rPrChange w:id="987" w:author="Антон Смирнов" w:date="2023-05-23T22:37:00Z">
            <w:rPr/>
          </w:rPrChange>
        </w:rPr>
        <w:instrText>"},{"</w:instrText>
      </w:r>
      <w:r w:rsidR="00E67701">
        <w:instrText>family</w:instrText>
      </w:r>
      <w:r w:rsidR="00E67701" w:rsidRPr="0075779D">
        <w:rPr>
          <w:lang w:val="ru-RU"/>
          <w:rPrChange w:id="988" w:author="Антон Смирнов" w:date="2023-05-23T22:37:00Z">
            <w:rPr/>
          </w:rPrChange>
        </w:rPr>
        <w:instrText>":"</w:instrText>
      </w:r>
      <w:r w:rsidR="00E67701">
        <w:instrText>Francois</w:instrText>
      </w:r>
      <w:r w:rsidR="00E67701" w:rsidRPr="0075779D">
        <w:rPr>
          <w:lang w:val="ru-RU"/>
          <w:rPrChange w:id="989" w:author="Антон Смирнов" w:date="2023-05-23T22:37:00Z">
            <w:rPr/>
          </w:rPrChange>
        </w:rPr>
        <w:instrText xml:space="preserve"> </w:instrText>
      </w:r>
      <w:r w:rsidR="00E67701">
        <w:instrText>Berenger</w:instrText>
      </w:r>
      <w:r w:rsidR="00E67701" w:rsidRPr="0075779D">
        <w:rPr>
          <w:lang w:val="ru-RU"/>
          <w:rPrChange w:id="990" w:author="Антон Смирнов" w:date="2023-05-23T22:37:00Z">
            <w:rPr/>
          </w:rPrChange>
        </w:rPr>
        <w:instrText>","</w:instrText>
      </w:r>
      <w:r w:rsidR="00E67701">
        <w:instrText>given</w:instrText>
      </w:r>
      <w:r w:rsidR="00E67701" w:rsidRPr="0075779D">
        <w:rPr>
          <w:lang w:val="ru-RU"/>
          <w:rPrChange w:id="991" w:author="Антон Смирнов" w:date="2023-05-23T22:37:00Z">
            <w:rPr/>
          </w:rPrChange>
        </w:rPr>
        <w:instrText>":""},{"</w:instrText>
      </w:r>
      <w:r w:rsidR="00E67701">
        <w:instrText>family</w:instrText>
      </w:r>
      <w:r w:rsidR="00E67701" w:rsidRPr="0075779D">
        <w:rPr>
          <w:lang w:val="ru-RU"/>
          <w:rPrChange w:id="992" w:author="Антон Смирнов" w:date="2023-05-23T22:37:00Z">
            <w:rPr/>
          </w:rPrChange>
        </w:rPr>
        <w:instrText>":"</w:instrText>
      </w:r>
      <w:r w:rsidR="00E67701">
        <w:instrText>JLVarjo</w:instrText>
      </w:r>
      <w:r w:rsidR="00E67701" w:rsidRPr="0075779D">
        <w:rPr>
          <w:lang w:val="ru-RU"/>
          <w:rPrChange w:id="993" w:author="Антон Смирнов" w:date="2023-05-23T22:37:00Z">
            <w:rPr/>
          </w:rPrChange>
        </w:rPr>
        <w:instrText>","</w:instrText>
      </w:r>
      <w:r w:rsidR="00E67701">
        <w:instrText>given</w:instrText>
      </w:r>
      <w:r w:rsidR="00E67701" w:rsidRPr="0075779D">
        <w:rPr>
          <w:lang w:val="ru-RU"/>
          <w:rPrChange w:id="994" w:author="Антон Смирнов" w:date="2023-05-23T22:37:00Z">
            <w:rPr/>
          </w:rPrChange>
        </w:rPr>
        <w:instrText>":""},{"</w:instrText>
      </w:r>
      <w:r w:rsidR="00E67701">
        <w:instrText>family</w:instrText>
      </w:r>
      <w:r w:rsidR="00E67701" w:rsidRPr="0075779D">
        <w:rPr>
          <w:lang w:val="ru-RU"/>
          <w:rPrChange w:id="995" w:author="Антон Смирнов" w:date="2023-05-23T22:37:00Z">
            <w:rPr/>
          </w:rPrChange>
        </w:rPr>
        <w:instrText>":"</w:instrText>
      </w:r>
      <w:r w:rsidR="00E67701">
        <w:instrText>Walker</w:instrText>
      </w:r>
      <w:r w:rsidR="00E67701" w:rsidRPr="0075779D">
        <w:rPr>
          <w:lang w:val="ru-RU"/>
          <w:rPrChange w:id="996" w:author="Антон Смирнов" w:date="2023-05-23T22:37:00Z">
            <w:rPr/>
          </w:rPrChange>
        </w:rPr>
        <w:instrText>","</w:instrText>
      </w:r>
      <w:r w:rsidR="00E67701">
        <w:instrText>given</w:instrText>
      </w:r>
      <w:r w:rsidR="00E67701" w:rsidRPr="0075779D">
        <w:rPr>
          <w:lang w:val="ru-RU"/>
          <w:rPrChange w:id="997" w:author="Антон Смирнов" w:date="2023-05-23T22:37:00Z">
            <w:rPr/>
          </w:rPrChange>
        </w:rPr>
        <w:instrText>":"</w:instrText>
      </w:r>
      <w:r w:rsidR="00E67701">
        <w:instrText>Rachel</w:instrText>
      </w:r>
      <w:r w:rsidR="00E67701" w:rsidRPr="0075779D">
        <w:rPr>
          <w:lang w:val="ru-RU"/>
          <w:rPrChange w:id="998" w:author="Антон Смирнов" w:date="2023-05-23T22:37:00Z">
            <w:rPr/>
          </w:rPrChange>
        </w:rPr>
        <w:instrText>"},{"</w:instrText>
      </w:r>
      <w:r w:rsidR="00E67701">
        <w:instrText>family</w:instrText>
      </w:r>
      <w:r w:rsidR="00E67701" w:rsidRPr="0075779D">
        <w:rPr>
          <w:lang w:val="ru-RU"/>
          <w:rPrChange w:id="999" w:author="Антон Смирнов" w:date="2023-05-23T22:37:00Z">
            <w:rPr/>
          </w:rPrChange>
        </w:rPr>
        <w:instrText>":"</w:instrText>
      </w:r>
      <w:r w:rsidR="00E67701">
        <w:instrText>Jasondbiggs</w:instrText>
      </w:r>
      <w:r w:rsidR="00E67701" w:rsidRPr="0075779D">
        <w:rPr>
          <w:lang w:val="ru-RU"/>
          <w:rPrChange w:id="1000" w:author="Антон Смирнов" w:date="2023-05-23T22:37:00Z">
            <w:rPr/>
          </w:rPrChange>
        </w:rPr>
        <w:instrText>","</w:instrText>
      </w:r>
      <w:r w:rsidR="00E67701">
        <w:instrText>given</w:instrText>
      </w:r>
      <w:r w:rsidR="00E67701" w:rsidRPr="0075779D">
        <w:rPr>
          <w:lang w:val="ru-RU"/>
          <w:rPrChange w:id="1001" w:author="Антон Смирнов" w:date="2023-05-23T22:37:00Z">
            <w:rPr/>
          </w:rPrChange>
        </w:rPr>
        <w:instrText>":""},{"</w:instrText>
      </w:r>
      <w:r w:rsidR="00E67701">
        <w:instrText>family</w:instrText>
      </w:r>
      <w:r w:rsidR="00E67701" w:rsidRPr="0075779D">
        <w:rPr>
          <w:lang w:val="ru-RU"/>
          <w:rPrChange w:id="1002" w:author="Антон Смирнов" w:date="2023-05-23T22:37:00Z">
            <w:rPr/>
          </w:rPrChange>
        </w:rPr>
        <w:instrText>":"</w:instrText>
      </w:r>
      <w:r w:rsidR="00E67701">
        <w:instrText>Strets</w:instrText>
      </w:r>
      <w:r w:rsidR="00E67701" w:rsidRPr="0075779D">
        <w:rPr>
          <w:lang w:val="ru-RU"/>
          <w:rPrChange w:id="1003" w:author="Антон Смирнов" w:date="2023-05-23T22:37:00Z">
            <w:rPr/>
          </w:rPrChange>
        </w:rPr>
        <w:instrText>123","</w:instrText>
      </w:r>
      <w:r w:rsidR="00E67701">
        <w:instrText>given</w:instrText>
      </w:r>
      <w:r w:rsidR="00E67701" w:rsidRPr="0075779D">
        <w:rPr>
          <w:lang w:val="ru-RU"/>
          <w:rPrChange w:id="1004" w:author="Антон Смирнов" w:date="2023-05-23T22:37:00Z">
            <w:rPr/>
          </w:rPrChange>
        </w:rPr>
        <w:instrText>":""}],"</w:instrText>
      </w:r>
      <w:r w:rsidR="00E67701">
        <w:instrText>accessed</w:instrText>
      </w:r>
      <w:r w:rsidR="00E67701" w:rsidRPr="0075779D">
        <w:rPr>
          <w:lang w:val="ru-RU"/>
          <w:rPrChange w:id="1005" w:author="Антон Смирнов" w:date="2023-05-23T22:37:00Z">
            <w:rPr/>
          </w:rPrChange>
        </w:rPr>
        <w:instrText>":{"</w:instrText>
      </w:r>
      <w:r w:rsidR="00E67701">
        <w:instrText>date</w:instrText>
      </w:r>
      <w:r w:rsidR="00E67701" w:rsidRPr="0075779D">
        <w:rPr>
          <w:lang w:val="ru-RU"/>
          <w:rPrChange w:id="1006" w:author="Антон Смирнов" w:date="2023-05-23T22:37:00Z">
            <w:rPr/>
          </w:rPrChange>
        </w:rPr>
        <w:instrText>-</w:instrText>
      </w:r>
      <w:r w:rsidR="00E67701">
        <w:instrText>parts</w:instrText>
      </w:r>
      <w:r w:rsidR="00E67701" w:rsidRPr="0075779D">
        <w:rPr>
          <w:lang w:val="ru-RU"/>
          <w:rPrChange w:id="1007" w:author="Антон Смирнов" w:date="2023-05-23T22:37:00Z">
            <w:rPr/>
          </w:rPrChange>
        </w:rPr>
        <w:instrText>":[["2023",5,23]]},"</w:instrText>
      </w:r>
      <w:r w:rsidR="00E67701">
        <w:instrText>issued</w:instrText>
      </w:r>
      <w:r w:rsidR="00E67701" w:rsidRPr="0075779D">
        <w:rPr>
          <w:lang w:val="ru-RU"/>
          <w:rPrChange w:id="1008" w:author="Антон Смирнов" w:date="2023-05-23T22:37:00Z">
            <w:rPr/>
          </w:rPrChange>
        </w:rPr>
        <w:instrText>":{"</w:instrText>
      </w:r>
      <w:r w:rsidR="00E67701">
        <w:instrText>date</w:instrText>
      </w:r>
      <w:r w:rsidR="00E67701" w:rsidRPr="0075779D">
        <w:rPr>
          <w:lang w:val="ru-RU"/>
          <w:rPrChange w:id="1009" w:author="Антон Смирнов" w:date="2023-05-23T22:37:00Z">
            <w:rPr/>
          </w:rPrChange>
        </w:rPr>
        <w:instrText>-</w:instrText>
      </w:r>
      <w:r w:rsidR="00E67701">
        <w:instrText>parts</w:instrText>
      </w:r>
      <w:r w:rsidR="00E67701" w:rsidRPr="0075779D">
        <w:rPr>
          <w:lang w:val="ru-RU"/>
          <w:rPrChange w:id="1010" w:author="Антон Смирнов" w:date="2023-05-23T22:37:00Z">
            <w:rPr/>
          </w:rPrChange>
        </w:rPr>
        <w:instrText>":[["2023",4,30]]}}}],"</w:instrText>
      </w:r>
      <w:r w:rsidR="00E67701">
        <w:instrText>schema</w:instrText>
      </w:r>
      <w:r w:rsidR="00E67701" w:rsidRPr="0075779D">
        <w:rPr>
          <w:lang w:val="ru-RU"/>
          <w:rPrChange w:id="1011" w:author="Антон Смирнов" w:date="2023-05-23T22:37:00Z">
            <w:rPr/>
          </w:rPrChange>
        </w:rPr>
        <w:instrText>":"</w:instrText>
      </w:r>
      <w:r w:rsidR="00E67701">
        <w:instrText>https</w:instrText>
      </w:r>
      <w:r w:rsidR="00E67701" w:rsidRPr="0075779D">
        <w:rPr>
          <w:lang w:val="ru-RU"/>
          <w:rPrChange w:id="1012" w:author="Антон Смирнов" w:date="2023-05-23T22:37:00Z">
            <w:rPr/>
          </w:rPrChange>
        </w:rPr>
        <w:instrText>://</w:instrText>
      </w:r>
      <w:r w:rsidR="00E67701">
        <w:instrText>github</w:instrText>
      </w:r>
      <w:r w:rsidR="00E67701" w:rsidRPr="0075779D">
        <w:rPr>
          <w:lang w:val="ru-RU"/>
          <w:rPrChange w:id="1013" w:author="Антон Смирнов" w:date="2023-05-23T22:37:00Z">
            <w:rPr/>
          </w:rPrChange>
        </w:rPr>
        <w:instrText>.</w:instrText>
      </w:r>
      <w:r w:rsidR="00E67701">
        <w:instrText>com</w:instrText>
      </w:r>
      <w:r w:rsidR="00E67701" w:rsidRPr="0075779D">
        <w:rPr>
          <w:lang w:val="ru-RU"/>
          <w:rPrChange w:id="1014" w:author="Антон Смирнов" w:date="2023-05-23T22:37:00Z">
            <w:rPr/>
          </w:rPrChange>
        </w:rPr>
        <w:instrText>/</w:instrText>
      </w:r>
      <w:r w:rsidR="00E67701">
        <w:instrText>citation</w:instrText>
      </w:r>
      <w:r w:rsidR="00E67701" w:rsidRPr="0075779D">
        <w:rPr>
          <w:lang w:val="ru-RU"/>
          <w:rPrChange w:id="1015" w:author="Антон Смирнов" w:date="2023-05-23T22:37:00Z">
            <w:rPr/>
          </w:rPrChange>
        </w:rPr>
        <w:instrText>-</w:instrText>
      </w:r>
      <w:r w:rsidR="00E67701">
        <w:instrText>style</w:instrText>
      </w:r>
      <w:r w:rsidR="00E67701" w:rsidRPr="0075779D">
        <w:rPr>
          <w:lang w:val="ru-RU"/>
          <w:rPrChange w:id="1016" w:author="Антон Смирнов" w:date="2023-05-23T22:37:00Z">
            <w:rPr/>
          </w:rPrChange>
        </w:rPr>
        <w:instrText>-</w:instrText>
      </w:r>
      <w:r w:rsidR="00E67701">
        <w:instrText>language</w:instrText>
      </w:r>
      <w:r w:rsidR="00E67701" w:rsidRPr="0075779D">
        <w:rPr>
          <w:lang w:val="ru-RU"/>
          <w:rPrChange w:id="1017" w:author="Антон Смирнов" w:date="2023-05-23T22:37:00Z">
            <w:rPr/>
          </w:rPrChange>
        </w:rPr>
        <w:instrText>/</w:instrText>
      </w:r>
      <w:r w:rsidR="00E67701">
        <w:instrText>schema</w:instrText>
      </w:r>
      <w:r w:rsidR="00E67701" w:rsidRPr="0075779D">
        <w:rPr>
          <w:lang w:val="ru-RU"/>
          <w:rPrChange w:id="1018" w:author="Антон Смирнов" w:date="2023-05-23T22:37:00Z">
            <w:rPr/>
          </w:rPrChange>
        </w:rPr>
        <w:instrText>/</w:instrText>
      </w:r>
      <w:r w:rsidR="00E67701">
        <w:instrText>raw</w:instrText>
      </w:r>
      <w:r w:rsidR="00E67701" w:rsidRPr="0075779D">
        <w:rPr>
          <w:lang w:val="ru-RU"/>
          <w:rPrChange w:id="1019" w:author="Антон Смирнов" w:date="2023-05-23T22:37:00Z">
            <w:rPr/>
          </w:rPrChange>
        </w:rPr>
        <w:instrText>/</w:instrText>
      </w:r>
      <w:r w:rsidR="00E67701">
        <w:instrText>master</w:instrText>
      </w:r>
      <w:r w:rsidR="00E67701" w:rsidRPr="0075779D">
        <w:rPr>
          <w:lang w:val="ru-RU"/>
          <w:rPrChange w:id="1020" w:author="Антон Смирнов" w:date="2023-05-23T22:37:00Z">
            <w:rPr/>
          </w:rPrChange>
        </w:rPr>
        <w:instrText>/</w:instrText>
      </w:r>
      <w:r w:rsidR="00E67701">
        <w:instrText>csl</w:instrText>
      </w:r>
      <w:r w:rsidR="00E67701" w:rsidRPr="0075779D">
        <w:rPr>
          <w:lang w:val="ru-RU"/>
          <w:rPrChange w:id="1021" w:author="Антон Смирнов" w:date="2023-05-23T22:37:00Z">
            <w:rPr/>
          </w:rPrChange>
        </w:rPr>
        <w:instrText>-</w:instrText>
      </w:r>
      <w:r w:rsidR="00E67701">
        <w:instrText>citation</w:instrText>
      </w:r>
      <w:r w:rsidR="00E67701" w:rsidRPr="0075779D">
        <w:rPr>
          <w:lang w:val="ru-RU"/>
          <w:rPrChange w:id="1022" w:author="Антон Смирнов" w:date="2023-05-23T22:37:00Z">
            <w:rPr/>
          </w:rPrChange>
        </w:rPr>
        <w:instrText>.</w:instrText>
      </w:r>
      <w:r w:rsidR="00E67701">
        <w:instrText>json</w:instrText>
      </w:r>
      <w:r w:rsidR="00E67701" w:rsidRPr="0075779D">
        <w:rPr>
          <w:lang w:val="ru-RU"/>
          <w:rPrChange w:id="1023" w:author="Антон Смирнов" w:date="2023-05-23T22:37:00Z">
            <w:rPr/>
          </w:rPrChange>
        </w:rPr>
        <w:instrText xml:space="preserve">"} </w:instrText>
      </w:r>
      <w:r w:rsidR="00E67701">
        <w:fldChar w:fldCharType="separate"/>
      </w:r>
      <w:r w:rsidR="00E67701" w:rsidRPr="0075779D">
        <w:rPr>
          <w:rFonts w:cs="Times New Roman"/>
          <w:lang w:val="ru-RU"/>
          <w:rPrChange w:id="1024" w:author="Антон Смирнов" w:date="2023-05-23T22:37:00Z">
            <w:rPr>
              <w:rFonts w:cs="Times New Roman"/>
            </w:rPr>
          </w:rPrChange>
        </w:rPr>
        <w:t>[107]</w:t>
      </w:r>
      <w:r w:rsidR="00E67701">
        <w:fldChar w:fldCharType="end"/>
      </w:r>
      <w:r w:rsidR="00A97629" w:rsidRPr="0075779D">
        <w:rPr>
          <w:lang w:val="ru-RU"/>
        </w:rPr>
        <w:t>.</w:t>
      </w:r>
    </w:p>
    <w:p w14:paraId="0D7502A4" w14:textId="15129B17" w:rsidR="00E67701" w:rsidRDefault="00171E8E" w:rsidP="00171E8E">
      <w:pPr>
        <w:pStyle w:val="2"/>
        <w:rPr>
          <w:lang w:val="ru-RU"/>
        </w:rPr>
      </w:pPr>
      <w:bookmarkStart w:id="1025" w:name="_Toc135824379"/>
      <w:r w:rsidRPr="0075779D">
        <w:rPr>
          <w:lang w:val="ru-RU"/>
        </w:rPr>
        <w:lastRenderedPageBreak/>
        <w:t xml:space="preserve">2.3. </w:t>
      </w:r>
      <w:r>
        <w:rPr>
          <w:lang w:val="ru-RU"/>
        </w:rPr>
        <w:t>Построение моделей «структура-активность»</w:t>
      </w:r>
      <w:bookmarkEnd w:id="1025"/>
    </w:p>
    <w:p w14:paraId="00A3416C" w14:textId="145FBA34" w:rsidR="007D6005" w:rsidRDefault="007D6005" w:rsidP="0075779D">
      <w:pPr>
        <w:pStyle w:val="a0"/>
        <w:ind w:firstLine="720"/>
        <w:rPr>
          <w:lang w:val="ru-RU"/>
        </w:rPr>
      </w:pPr>
      <w:r>
        <w:rPr>
          <w:lang w:val="ru-RU"/>
        </w:rPr>
        <w:t xml:space="preserve">Построение модели прогноза сайтов расщепления белков протеасомой происходило по следующему алгоритму: </w:t>
      </w:r>
    </w:p>
    <w:p w14:paraId="377714B7" w14:textId="4D813ED3" w:rsidR="007D6005" w:rsidRDefault="007D6005" w:rsidP="007D6005">
      <w:pPr>
        <w:pStyle w:val="a0"/>
        <w:numPr>
          <w:ilvl w:val="0"/>
          <w:numId w:val="10"/>
        </w:numPr>
        <w:rPr>
          <w:lang w:val="ru-RU"/>
        </w:rPr>
      </w:pPr>
      <w:r>
        <w:rPr>
          <w:lang w:val="ru-RU"/>
        </w:rPr>
        <w:t>Поиск координат пептидов в их исходной последовательности</w:t>
      </w:r>
    </w:p>
    <w:p w14:paraId="7253F19A" w14:textId="4F8354A3" w:rsidR="007D6005" w:rsidRPr="0075779D" w:rsidRDefault="007D6005" w:rsidP="007D6005">
      <w:pPr>
        <w:pStyle w:val="a0"/>
        <w:numPr>
          <w:ilvl w:val="0"/>
          <w:numId w:val="10"/>
        </w:numPr>
        <w:rPr>
          <w:i/>
          <w:iCs/>
          <w:lang w:val="ru-RU"/>
        </w:rPr>
      </w:pPr>
      <w:r>
        <w:rPr>
          <w:lang w:val="ru-RU"/>
        </w:rPr>
        <w:t xml:space="preserve">Для данных </w:t>
      </w:r>
      <w:r w:rsidRPr="0075779D">
        <w:rPr>
          <w:i/>
          <w:iCs/>
        </w:rPr>
        <w:t>in</w:t>
      </w:r>
      <w:r w:rsidRPr="0075779D">
        <w:rPr>
          <w:i/>
          <w:iCs/>
          <w:lang w:val="ru-RU"/>
        </w:rPr>
        <w:t xml:space="preserve"> </w:t>
      </w:r>
      <w:r w:rsidRPr="0075779D">
        <w:rPr>
          <w:i/>
          <w:iCs/>
        </w:rPr>
        <w:t>vitro</w:t>
      </w:r>
      <w:r>
        <w:rPr>
          <w:lang w:val="ru-RU"/>
        </w:rPr>
        <w:t xml:space="preserve"> активными помечались остаток левее </w:t>
      </w:r>
      <w:r>
        <w:t>N</w:t>
      </w:r>
      <w:r w:rsidRPr="0075779D">
        <w:rPr>
          <w:lang w:val="ru-RU"/>
        </w:rPr>
        <w:t>-</w:t>
      </w:r>
      <w:r>
        <w:rPr>
          <w:lang w:val="ru-RU"/>
        </w:rPr>
        <w:t xml:space="preserve">конца пептида и С-конец пептида, для данных </w:t>
      </w:r>
      <w:r w:rsidRPr="0075779D">
        <w:rPr>
          <w:i/>
          <w:iCs/>
        </w:rPr>
        <w:t>in</w:t>
      </w:r>
      <w:r w:rsidRPr="0075779D">
        <w:rPr>
          <w:i/>
          <w:iCs/>
          <w:lang w:val="ru-RU"/>
        </w:rPr>
        <w:t xml:space="preserve"> </w:t>
      </w:r>
      <w:r w:rsidRPr="0075779D">
        <w:rPr>
          <w:i/>
          <w:iCs/>
        </w:rPr>
        <w:t>vivo</w:t>
      </w:r>
      <w:r>
        <w:rPr>
          <w:lang w:val="ru-RU"/>
        </w:rPr>
        <w:t xml:space="preserve"> только С-конец пептида</w:t>
      </w:r>
      <w:r w:rsidR="00085258">
        <w:rPr>
          <w:lang w:val="ru-RU"/>
        </w:rPr>
        <w:t>. Все остальные остатки помечались как неактивные</w:t>
      </w:r>
      <w:r w:rsidR="00050457">
        <w:rPr>
          <w:lang w:val="ru-RU"/>
        </w:rPr>
        <w:t xml:space="preserve"> (</w:t>
      </w:r>
      <w:r w:rsidR="00050457" w:rsidRPr="00BE76AA">
        <w:rPr>
          <w:i/>
          <w:iCs/>
        </w:rPr>
        <w:t>in</w:t>
      </w:r>
      <w:r w:rsidR="00050457" w:rsidRPr="00BE76AA">
        <w:rPr>
          <w:i/>
          <w:iCs/>
          <w:lang w:val="ru-RU"/>
        </w:rPr>
        <w:t xml:space="preserve"> </w:t>
      </w:r>
      <w:r w:rsidR="00050457" w:rsidRPr="00BE76AA">
        <w:rPr>
          <w:i/>
          <w:iCs/>
        </w:rPr>
        <w:t>vitro</w:t>
      </w:r>
      <w:r w:rsidR="00050457">
        <w:rPr>
          <w:lang w:val="ru-RU"/>
        </w:rPr>
        <w:t>) или случайный остаток из входящих в пептид, но не входящих в окно с активным остатком (</w:t>
      </w:r>
      <w:r w:rsidR="00050457" w:rsidRPr="00BE76AA">
        <w:rPr>
          <w:i/>
          <w:iCs/>
        </w:rPr>
        <w:t>in</w:t>
      </w:r>
      <w:r w:rsidR="00050457" w:rsidRPr="00BE76AA">
        <w:rPr>
          <w:i/>
          <w:iCs/>
          <w:lang w:val="ru-RU"/>
        </w:rPr>
        <w:t xml:space="preserve"> </w:t>
      </w:r>
      <w:r w:rsidR="00050457" w:rsidRPr="00BE76AA">
        <w:rPr>
          <w:i/>
          <w:iCs/>
        </w:rPr>
        <w:t>vivo</w:t>
      </w:r>
      <w:r w:rsidR="00050457">
        <w:rPr>
          <w:lang w:val="ru-RU"/>
        </w:rPr>
        <w:t>)</w:t>
      </w:r>
      <w:r w:rsidR="00085258">
        <w:rPr>
          <w:lang w:val="ru-RU"/>
        </w:rPr>
        <w:t>.</w:t>
      </w:r>
    </w:p>
    <w:p w14:paraId="6B738FE4" w14:textId="4B202AA9" w:rsidR="00085258" w:rsidRPr="0075779D" w:rsidRDefault="005E2C91" w:rsidP="007D6005">
      <w:pPr>
        <w:pStyle w:val="a0"/>
        <w:numPr>
          <w:ilvl w:val="0"/>
          <w:numId w:val="10"/>
        </w:numPr>
        <w:rPr>
          <w:i/>
          <w:iCs/>
          <w:lang w:val="ru-RU"/>
        </w:rPr>
      </w:pPr>
      <w:r>
        <w:rPr>
          <w:lang w:val="ru-RU"/>
        </w:rPr>
        <w:t xml:space="preserve">Задается некоторый радиус окна </w:t>
      </w:r>
      <w:r>
        <w:t>w</w:t>
      </w:r>
      <w:r>
        <w:rPr>
          <w:lang w:val="ru-RU"/>
        </w:rPr>
        <w:t>. В этой работе мы использовали радиус окна равный 2, 3, 4 аминокислотным остаткам.</w:t>
      </w:r>
    </w:p>
    <w:p w14:paraId="4971B6A9" w14:textId="39FFB14F" w:rsidR="005E2C91" w:rsidRPr="0075779D" w:rsidRDefault="005E2C91" w:rsidP="007D6005">
      <w:pPr>
        <w:pStyle w:val="a0"/>
        <w:numPr>
          <w:ilvl w:val="0"/>
          <w:numId w:val="10"/>
        </w:numPr>
        <w:rPr>
          <w:i/>
          <w:iCs/>
          <w:lang w:val="ru-RU"/>
        </w:rPr>
      </w:pPr>
      <w:r>
        <w:rPr>
          <w:lang w:val="ru-RU"/>
        </w:rPr>
        <w:t xml:space="preserve">От </w:t>
      </w:r>
      <w:proofErr w:type="spellStart"/>
      <w:r>
        <w:t>i</w:t>
      </w:r>
      <w:proofErr w:type="spellEnd"/>
      <w:r w:rsidRPr="0075779D">
        <w:rPr>
          <w:lang w:val="ru-RU"/>
        </w:rPr>
        <w:t xml:space="preserve"> = </w:t>
      </w:r>
      <w:r>
        <w:t>w</w:t>
      </w:r>
      <w:r>
        <w:rPr>
          <w:lang w:val="ru-RU"/>
        </w:rPr>
        <w:t xml:space="preserve"> до </w:t>
      </w:r>
      <w:r w:rsidRPr="0075779D">
        <w:rPr>
          <w:lang w:val="ru-RU"/>
        </w:rPr>
        <w:t>“</w:t>
      </w:r>
      <w:r>
        <w:rPr>
          <w:lang w:val="ru-RU"/>
        </w:rPr>
        <w:t xml:space="preserve">длина последовательности – </w:t>
      </w:r>
      <w:r>
        <w:t>w</w:t>
      </w:r>
      <w:r w:rsidRPr="0075779D">
        <w:rPr>
          <w:lang w:val="ru-RU"/>
        </w:rPr>
        <w:t xml:space="preserve"> -</w:t>
      </w:r>
      <w:r>
        <w:rPr>
          <w:lang w:val="ru-RU"/>
        </w:rPr>
        <w:t xml:space="preserve"> </w:t>
      </w:r>
      <w:r w:rsidRPr="0075779D">
        <w:rPr>
          <w:lang w:val="ru-RU"/>
        </w:rPr>
        <w:t xml:space="preserve">1” </w:t>
      </w:r>
      <w:r>
        <w:rPr>
          <w:lang w:val="ru-RU"/>
        </w:rPr>
        <w:t>включительно:</w:t>
      </w:r>
    </w:p>
    <w:p w14:paraId="7BEA85D4" w14:textId="77777777" w:rsidR="005E2C91" w:rsidRPr="00BE76AA" w:rsidRDefault="005E2C91" w:rsidP="005E2C91">
      <w:pPr>
        <w:pStyle w:val="a0"/>
        <w:numPr>
          <w:ilvl w:val="1"/>
          <w:numId w:val="10"/>
        </w:numPr>
        <w:rPr>
          <w:i/>
          <w:iCs/>
          <w:lang w:val="ru-RU"/>
        </w:rPr>
      </w:pPr>
      <w:r>
        <w:rPr>
          <w:lang w:val="ru-RU"/>
        </w:rPr>
        <w:t xml:space="preserve">Выбирается подпоследовательность </w:t>
      </w:r>
      <w:r>
        <w:t>s</w:t>
      </w:r>
      <w:r>
        <w:rPr>
          <w:lang w:val="ru-RU"/>
        </w:rPr>
        <w:t xml:space="preserve"> </w:t>
      </w:r>
      <w:r w:rsidRPr="00BE76AA">
        <w:rPr>
          <w:lang w:val="ru-RU"/>
        </w:rPr>
        <w:t>[</w:t>
      </w:r>
      <w:proofErr w:type="spellStart"/>
      <w:r>
        <w:t>i</w:t>
      </w:r>
      <w:proofErr w:type="spellEnd"/>
      <w:r>
        <w:rPr>
          <w:lang w:val="ru-RU"/>
        </w:rPr>
        <w:t xml:space="preserve"> </w:t>
      </w:r>
      <w:r w:rsidRPr="00BE76AA">
        <w:rPr>
          <w:lang w:val="ru-RU"/>
        </w:rPr>
        <w:t>-</w:t>
      </w:r>
      <w:r>
        <w:rPr>
          <w:lang w:val="ru-RU"/>
        </w:rPr>
        <w:t xml:space="preserve"> </w:t>
      </w:r>
      <w:r>
        <w:t>w</w:t>
      </w:r>
      <w:r w:rsidRPr="00BE76AA">
        <w:rPr>
          <w:lang w:val="ru-RU"/>
        </w:rPr>
        <w:t>;</w:t>
      </w:r>
      <w:r>
        <w:rPr>
          <w:lang w:val="ru-RU"/>
        </w:rPr>
        <w:t xml:space="preserve"> </w:t>
      </w:r>
      <w:proofErr w:type="spellStart"/>
      <w:r>
        <w:t>i</w:t>
      </w:r>
      <w:proofErr w:type="spellEnd"/>
      <w:r>
        <w:rPr>
          <w:lang w:val="ru-RU"/>
        </w:rPr>
        <w:t xml:space="preserve"> </w:t>
      </w:r>
      <w:r w:rsidRPr="00BE76AA">
        <w:rPr>
          <w:lang w:val="ru-RU"/>
        </w:rPr>
        <w:t>+</w:t>
      </w:r>
      <w:r>
        <w:rPr>
          <w:lang w:val="ru-RU"/>
        </w:rPr>
        <w:t xml:space="preserve"> </w:t>
      </w:r>
      <w:r>
        <w:t>w</w:t>
      </w:r>
      <w:r w:rsidRPr="00BE76AA">
        <w:rPr>
          <w:lang w:val="ru-RU"/>
        </w:rPr>
        <w:t>]</w:t>
      </w:r>
      <w:r>
        <w:rPr>
          <w:lang w:val="ru-RU"/>
        </w:rPr>
        <w:t xml:space="preserve"> (длина подпоследовательности всегда нечетное число)</w:t>
      </w:r>
    </w:p>
    <w:p w14:paraId="6F1D03B5" w14:textId="77777777" w:rsidR="005E2C91" w:rsidRPr="00BE76AA" w:rsidRDefault="005E2C91" w:rsidP="005E2C91">
      <w:pPr>
        <w:pStyle w:val="a0"/>
        <w:numPr>
          <w:ilvl w:val="1"/>
          <w:numId w:val="10"/>
        </w:numPr>
        <w:rPr>
          <w:i/>
          <w:iCs/>
          <w:lang w:val="ru-RU"/>
        </w:rPr>
      </w:pPr>
      <w:r>
        <w:rPr>
          <w:lang w:val="ru-RU"/>
        </w:rPr>
        <w:t>Присвоение подпоследовательности класса активный/неактивный в зависимости от класса центрального остатка</w:t>
      </w:r>
    </w:p>
    <w:p w14:paraId="329728AB" w14:textId="7A8268E6" w:rsidR="005E2C91" w:rsidRPr="00BE76AA" w:rsidRDefault="005E2C91" w:rsidP="005E2C91">
      <w:pPr>
        <w:pStyle w:val="a0"/>
        <w:numPr>
          <w:ilvl w:val="0"/>
          <w:numId w:val="10"/>
        </w:numPr>
        <w:rPr>
          <w:i/>
          <w:iCs/>
          <w:lang w:val="ru-RU"/>
        </w:rPr>
      </w:pPr>
      <w:r>
        <w:rPr>
          <w:lang w:val="ru-RU"/>
        </w:rPr>
        <w:t xml:space="preserve">Крайним остаткам присваивается статус «неактивный» </w:t>
      </w:r>
    </w:p>
    <w:p w14:paraId="2141FF44" w14:textId="06557BE1" w:rsidR="005E2C91" w:rsidRPr="0075779D" w:rsidRDefault="00BC7CF9" w:rsidP="007D6005">
      <w:pPr>
        <w:pStyle w:val="a0"/>
        <w:numPr>
          <w:ilvl w:val="0"/>
          <w:numId w:val="10"/>
        </w:numPr>
        <w:rPr>
          <w:i/>
          <w:iCs/>
          <w:lang w:val="ru-RU"/>
        </w:rPr>
      </w:pPr>
      <w:r>
        <w:rPr>
          <w:lang w:val="ru-RU"/>
        </w:rPr>
        <w:t xml:space="preserve">Полученная таблица конвертируется в </w:t>
      </w:r>
      <w:r>
        <w:t>SDF</w:t>
      </w:r>
      <w:r w:rsidRPr="0075779D">
        <w:rPr>
          <w:lang w:val="ru-RU"/>
        </w:rPr>
        <w:t xml:space="preserve"> </w:t>
      </w:r>
      <w:r>
        <w:rPr>
          <w:lang w:val="ru-RU"/>
        </w:rPr>
        <w:t>формат</w:t>
      </w:r>
    </w:p>
    <w:p w14:paraId="4103958F" w14:textId="77777777" w:rsidR="00BC7CF9" w:rsidRPr="0075779D" w:rsidRDefault="00BC7CF9" w:rsidP="007D6005">
      <w:pPr>
        <w:pStyle w:val="a0"/>
        <w:numPr>
          <w:ilvl w:val="0"/>
          <w:numId w:val="10"/>
        </w:numPr>
        <w:rPr>
          <w:i/>
          <w:iCs/>
          <w:lang w:val="ru-RU"/>
        </w:rPr>
      </w:pPr>
      <w:r>
        <w:rPr>
          <w:lang w:val="ru-RU"/>
        </w:rPr>
        <w:t xml:space="preserve">Построение модели в </w:t>
      </w:r>
      <w:proofErr w:type="spellStart"/>
      <w:r>
        <w:t>MultiPASS</w:t>
      </w:r>
      <w:proofErr w:type="spellEnd"/>
    </w:p>
    <w:p w14:paraId="032CC236" w14:textId="694A5B6E" w:rsidR="005E2C91" w:rsidRPr="0075779D" w:rsidRDefault="00BC7CF9" w:rsidP="007D6005">
      <w:pPr>
        <w:pStyle w:val="a0"/>
        <w:numPr>
          <w:ilvl w:val="0"/>
          <w:numId w:val="10"/>
        </w:numPr>
        <w:rPr>
          <w:i/>
          <w:iCs/>
          <w:lang w:val="ru-RU"/>
        </w:rPr>
      </w:pPr>
      <w:r>
        <w:rPr>
          <w:lang w:val="ru-RU"/>
        </w:rPr>
        <w:t>Получение прогноза</w:t>
      </w:r>
    </w:p>
    <w:p w14:paraId="4C096D09" w14:textId="77777777" w:rsidR="00BC7CF9" w:rsidRPr="0075779D" w:rsidRDefault="00BC7CF9" w:rsidP="007D6005">
      <w:pPr>
        <w:pStyle w:val="a0"/>
        <w:numPr>
          <w:ilvl w:val="0"/>
          <w:numId w:val="10"/>
        </w:numPr>
        <w:rPr>
          <w:i/>
          <w:iCs/>
          <w:lang w:val="ru-RU"/>
        </w:rPr>
      </w:pPr>
      <w:r>
        <w:rPr>
          <w:lang w:val="ru-RU"/>
        </w:rPr>
        <w:t>Процедура восстановления последовательности из подпоследовательности</w:t>
      </w:r>
    </w:p>
    <w:p w14:paraId="6000C7A4" w14:textId="5C9273CA" w:rsidR="00BC7CF9" w:rsidRPr="0075779D" w:rsidRDefault="00BC7CF9" w:rsidP="007D6005">
      <w:pPr>
        <w:pStyle w:val="a0"/>
        <w:numPr>
          <w:ilvl w:val="0"/>
          <w:numId w:val="10"/>
        </w:numPr>
        <w:rPr>
          <w:i/>
          <w:iCs/>
          <w:lang w:val="ru-RU"/>
        </w:rPr>
      </w:pPr>
      <w:r>
        <w:rPr>
          <w:lang w:val="ru-RU"/>
        </w:rPr>
        <w:t xml:space="preserve"> Оценка качества прогноза</w:t>
      </w:r>
    </w:p>
    <w:p w14:paraId="05D6D35A" w14:textId="05B626E1" w:rsidR="005A12C5" w:rsidRPr="008D6BD1" w:rsidRDefault="005A12C5" w:rsidP="005A12C5">
      <w:pPr>
        <w:pStyle w:val="a0"/>
        <w:rPr>
          <w:lang w:val="ru-RU"/>
        </w:rPr>
      </w:pPr>
      <w:r>
        <w:rPr>
          <w:lang w:val="ru-RU"/>
        </w:rPr>
        <w:lastRenderedPageBreak/>
        <w:t xml:space="preserve">Для моделей связывания с </w:t>
      </w:r>
      <w:r>
        <w:t>TAP</w:t>
      </w:r>
      <w:r w:rsidRPr="0075779D">
        <w:rPr>
          <w:lang w:val="ru-RU"/>
        </w:rPr>
        <w:t xml:space="preserve"> </w:t>
      </w:r>
      <w:r>
        <w:rPr>
          <w:lang w:val="ru-RU"/>
        </w:rPr>
        <w:t xml:space="preserve">и </w:t>
      </w:r>
      <w:r>
        <w:t>HLA</w:t>
      </w:r>
      <w:r w:rsidRPr="0075779D">
        <w:rPr>
          <w:lang w:val="ru-RU"/>
        </w:rPr>
        <w:t xml:space="preserve"> </w:t>
      </w:r>
      <w:r>
        <w:rPr>
          <w:lang w:val="ru-RU"/>
        </w:rPr>
        <w:t xml:space="preserve">процедура построения моделей проще: отфильтрованные выборки конвертируются в </w:t>
      </w:r>
      <w:r>
        <w:t>SDF</w:t>
      </w:r>
      <w:r w:rsidRPr="0075779D">
        <w:rPr>
          <w:lang w:val="ru-RU"/>
        </w:rPr>
        <w:t xml:space="preserve"> </w:t>
      </w:r>
      <w:r>
        <w:rPr>
          <w:lang w:val="ru-RU"/>
        </w:rPr>
        <w:t xml:space="preserve">формат и подаются на вход программе </w:t>
      </w:r>
      <w:proofErr w:type="spellStart"/>
      <w:r>
        <w:t>MultiPASS</w:t>
      </w:r>
      <w:proofErr w:type="spellEnd"/>
      <w:r>
        <w:rPr>
          <w:lang w:val="ru-RU"/>
        </w:rPr>
        <w:t>, после чего оценивается качество прогноза.</w:t>
      </w:r>
      <w:r w:rsidR="008D6BD1">
        <w:rPr>
          <w:lang w:val="ru-RU"/>
        </w:rPr>
        <w:t xml:space="preserve"> Для построения моделей использовалась как консольная версия </w:t>
      </w:r>
      <w:proofErr w:type="spellStart"/>
      <w:r w:rsidR="008D6BD1">
        <w:t>MultiPASS</w:t>
      </w:r>
      <w:proofErr w:type="spellEnd"/>
      <w:r w:rsidR="008D6BD1" w:rsidRPr="0075779D">
        <w:rPr>
          <w:lang w:val="ru-RU"/>
        </w:rPr>
        <w:t xml:space="preserve">, </w:t>
      </w:r>
      <w:r w:rsidR="008D6BD1">
        <w:rPr>
          <w:lang w:val="ru-RU"/>
        </w:rPr>
        <w:t>так и версия с графическим интерфейсом.</w:t>
      </w:r>
    </w:p>
    <w:p w14:paraId="148CD3BD" w14:textId="0458F110" w:rsidR="008D6BD1" w:rsidRDefault="008D6BD1" w:rsidP="008D6BD1">
      <w:pPr>
        <w:pStyle w:val="2"/>
        <w:rPr>
          <w:lang w:val="ru-RU"/>
        </w:rPr>
      </w:pPr>
      <w:bookmarkStart w:id="1026" w:name="_Toc135824380"/>
      <w:r>
        <w:rPr>
          <w:lang w:val="ru-RU"/>
        </w:rPr>
        <w:t>2.4. Оценка качества моделей</w:t>
      </w:r>
      <w:bookmarkEnd w:id="1026"/>
    </w:p>
    <w:p w14:paraId="02A742B2" w14:textId="1AE25145" w:rsidR="005860B8" w:rsidRPr="00B6302E" w:rsidRDefault="008D6BD1" w:rsidP="008D6BD1">
      <w:pPr>
        <w:pStyle w:val="a0"/>
        <w:rPr>
          <w:lang w:val="ru-RU"/>
        </w:rPr>
      </w:pPr>
      <w:r>
        <w:rPr>
          <w:lang w:val="ru-RU"/>
        </w:rPr>
        <w:t xml:space="preserve">Достоинство используемого подхода – малое число </w:t>
      </w:r>
      <w:proofErr w:type="spellStart"/>
      <w:r>
        <w:rPr>
          <w:lang w:val="ru-RU"/>
        </w:rPr>
        <w:t>гиперпараметров</w:t>
      </w:r>
      <w:proofErr w:type="spellEnd"/>
      <w:r>
        <w:rPr>
          <w:lang w:val="ru-RU"/>
        </w:rPr>
        <w:t xml:space="preserve">. Для моделей </w:t>
      </w:r>
      <w:r w:rsidR="00ED7CE7">
        <w:rPr>
          <w:lang w:val="ru-RU"/>
        </w:rPr>
        <w:t>ТАР и</w:t>
      </w:r>
      <w:r w:rsidR="00ED7CE7" w:rsidRPr="0075779D">
        <w:rPr>
          <w:lang w:val="ru-RU"/>
        </w:rPr>
        <w:t xml:space="preserve"> </w:t>
      </w:r>
      <w:r w:rsidR="00ED7CE7">
        <w:t>HLA</w:t>
      </w:r>
      <w:r w:rsidR="00ED7CE7" w:rsidRPr="0075779D">
        <w:rPr>
          <w:lang w:val="ru-RU"/>
        </w:rPr>
        <w:t xml:space="preserve"> </w:t>
      </w:r>
      <w:r w:rsidR="00ED7CE7">
        <w:rPr>
          <w:lang w:val="ru-RU"/>
        </w:rPr>
        <w:t xml:space="preserve">он всего один – уровень </w:t>
      </w:r>
      <w:r w:rsidR="00ED7CE7">
        <w:t>MNA</w:t>
      </w:r>
      <w:r w:rsidR="00ED7CE7" w:rsidRPr="0075779D">
        <w:rPr>
          <w:lang w:val="ru-RU"/>
        </w:rPr>
        <w:t xml:space="preserve"> </w:t>
      </w:r>
      <w:r w:rsidR="00ED7CE7">
        <w:rPr>
          <w:lang w:val="ru-RU"/>
        </w:rPr>
        <w:t xml:space="preserve">дескрипторов. Для модели протеасомы два – радиус используемого окна и уровень </w:t>
      </w:r>
      <w:r w:rsidR="00ED7CE7">
        <w:t>MNA</w:t>
      </w:r>
      <w:r w:rsidR="00ED7CE7" w:rsidRPr="0075779D">
        <w:rPr>
          <w:lang w:val="ru-RU"/>
        </w:rPr>
        <w:t xml:space="preserve"> </w:t>
      </w:r>
      <w:r w:rsidR="00ED7CE7">
        <w:rPr>
          <w:lang w:val="ru-RU"/>
        </w:rPr>
        <w:t xml:space="preserve">дескрипторов. Подбор оптимальных </w:t>
      </w:r>
      <w:proofErr w:type="spellStart"/>
      <w:r w:rsidR="00ED7CE7">
        <w:rPr>
          <w:lang w:val="ru-RU"/>
        </w:rPr>
        <w:t>гиперпараметров</w:t>
      </w:r>
      <w:proofErr w:type="spellEnd"/>
      <w:r w:rsidR="00ED7CE7">
        <w:rPr>
          <w:lang w:val="ru-RU"/>
        </w:rPr>
        <w:t xml:space="preserve"> и оценка качества моделей осуществлялась с помощью процедуры 5-кратной кросс-валидации.</w:t>
      </w:r>
      <w:r w:rsidR="005860B8">
        <w:rPr>
          <w:lang w:val="ru-RU"/>
        </w:rPr>
        <w:t xml:space="preserve"> В качестве оптимизируемой метрики была выбрана площадь под операционной кривой приемника </w:t>
      </w:r>
      <w:r w:rsidR="005860B8" w:rsidRPr="0075779D">
        <w:rPr>
          <w:lang w:val="ru-RU"/>
        </w:rPr>
        <w:t>(</w:t>
      </w:r>
      <w:r w:rsidR="005860B8">
        <w:t>Area</w:t>
      </w:r>
      <w:r w:rsidR="005860B8" w:rsidRPr="0075779D">
        <w:rPr>
          <w:lang w:val="ru-RU"/>
        </w:rPr>
        <w:t xml:space="preserve"> </w:t>
      </w:r>
      <w:r w:rsidR="005860B8">
        <w:t>Under</w:t>
      </w:r>
      <w:r w:rsidR="005860B8" w:rsidRPr="0075779D">
        <w:rPr>
          <w:lang w:val="ru-RU"/>
        </w:rPr>
        <w:t xml:space="preserve"> </w:t>
      </w:r>
      <w:r w:rsidR="005860B8">
        <w:t>Receiver</w:t>
      </w:r>
      <w:r w:rsidR="005860B8" w:rsidRPr="0075779D">
        <w:rPr>
          <w:lang w:val="ru-RU"/>
        </w:rPr>
        <w:t xml:space="preserve"> </w:t>
      </w:r>
      <w:r w:rsidR="005860B8">
        <w:t>Operation</w:t>
      </w:r>
      <w:r w:rsidR="005860B8" w:rsidRPr="0075779D">
        <w:rPr>
          <w:lang w:val="ru-RU"/>
        </w:rPr>
        <w:t xml:space="preserve"> </w:t>
      </w:r>
      <w:r w:rsidR="005860B8">
        <w:t>Curve</w:t>
      </w:r>
      <w:r w:rsidR="005860B8" w:rsidRPr="0075779D">
        <w:rPr>
          <w:lang w:val="ru-RU"/>
        </w:rPr>
        <w:t xml:space="preserve">, </w:t>
      </w:r>
      <w:r w:rsidR="005860B8">
        <w:t>AUROC</w:t>
      </w:r>
      <w:r w:rsidR="005860B8" w:rsidRPr="0075779D">
        <w:rPr>
          <w:lang w:val="ru-RU"/>
        </w:rPr>
        <w:t xml:space="preserve">). </w:t>
      </w:r>
      <w:r w:rsidR="005860B8">
        <w:t>AUROC</w:t>
      </w:r>
      <w:r w:rsidR="005860B8" w:rsidRPr="0075779D">
        <w:rPr>
          <w:lang w:val="ru-RU"/>
        </w:rPr>
        <w:t xml:space="preserve"> </w:t>
      </w:r>
      <w:r w:rsidR="005860B8">
        <w:rPr>
          <w:lang w:val="ru-RU"/>
        </w:rPr>
        <w:t>рассчитывается по методу, описанному в следующей работе</w:t>
      </w:r>
      <w:r w:rsidR="005860B8">
        <w:rPr>
          <w:lang w:val="ru-RU"/>
        </w:rPr>
        <w:fldChar w:fldCharType="begin"/>
      </w:r>
      <w:r w:rsidR="005860B8">
        <w:rPr>
          <w:lang w:val="ru-RU"/>
        </w:rPr>
        <w:instrText xml:space="preserve"> ADDIN ZOTERO_ITEM CSL_CITATION {"citationID":"E2O94GD8","properties":{"formattedCitation":"[108]","plainCitation":"[108]","noteIndex":0},"citationItems":[{"id":623,"uris":["http://zotero.org/users/10071278/items/PX8VXBUX"],"itemData":{"id":623,"type":"book","abstract":"Chemoinformatics is broadly a scientific discipline encompassing the design, creation, organization, management, retrieval, analysis, dissemination, visualization and use of chemical information. It is distinct from other computational molecular modeling approaches in that it uses unique representations of chemical structures in the form of multiple chemical descriptors; has its own metrics for defining similarity and diversity of chemical compound libraries; and applies a wide array of statistical, data mining and machine learning techniques to very large collections of chemical compounds in order to establish robust relationships between chemical structure and its physical or biological properties. Chemoinformatics addresses a broad range of problems in chemistry and biology; however, the most commonly known applications of chemoinformatics approaches have been arguably in the area of drug discovery where chemoinformatics tools have played a central role in the analysis and interpretation of structure-property data collected by the means of modern high throughput screening. Early stages in modern drug discovery often involved screening small molecules for their effects on a selected protein target or a model of a biological pathway. In the past fifteen years, innovative technologies that enable rapid synthesis and high throughput screening of large libraries of compounds have been adopted in almost all major pharmaceutical and biotech companies. As a result, there has been a huge increase in the number of compounds available on a routine basis to quickly screen for novel drug candidates against new targets/pathways. In contrast, such technologies have rarely become available to the academic research community, thus limiting its ability to conduct large scale chemical genetics or chemical genomics research. However, the landscape of publicly available experimental data collection methods for chemoinformatics has changed dramatically in very recent years. The term \"virtual screening\" is commonly associated with methodologies that rely on the explicit knowledge of three-dimensional structure of the target protein to identify potential bioactive compounds. Traditional docking protocols and scoring functions rely on explicitly defined three dimensional coordinates and standard definitions of atom types of both receptors and ligands. Albeit reasonably accurate in many cases, conventional structure based virtual screening approaches are relatively computationally inefficient, which has precluded them from screening really large compound collections. Significant progress has been achieved over many years of research in developing many structure based virtual screening approaches. This book is the first monograph that summarizes innovative applications of efficient chemoinformatics approaches towards the goal of screening large chemical libraries. The focus on virtual screening expands chemoinformatics beyond its traditional boundaries as a synthetic and data-analytical area of research towards its recognition as a predictive and decision support scientific discipline. The approaches discussed by the contributors to the monograph rely on chemoinformatics concepts such as: -representation of molecules using multiple descriptors of chemical structures -advanced chemical similarity calculations in multidimensional descriptor spaces -the use of advanced machine learning and data mining approaches for building quantitative and predictive structure activity models -the use of chemoinformatics methodologies for the analysis of drug-likeness and property prediction -the emerging trend on combining chemoinformatics and bioinformatics concepts in structure based drug discovery The chapters of the book are organized in a logical flow that a typical chemoinformatics project would follow - from structure representation and comparison to data analysis and model building to applications of structure-property relationship models for hit identification and chemical library design. It opens with the overview of modern methods of compounds library design, followed by a chapter devoted to molecular similarity analysis. Four sections describe virtual screening based on the using of molecular fragments, 2D pharmacophores and 3D pharmacophores. Application of fuzzy pharmacophores for libraries design is the subject of the next chapter followed by a chapter dealing with QSAR studies based on local molecular parameters. Probabilistic approaches based on 2D descriptors in assessment of biological activities are also described with an overview of the modern methods and software for ADME prediction. The book ends with a chapter describing the new approach of coding the receptor binding sites and their respective ligands in multidimensional chemical descriptor space that affords an interesting and efficient alternative to traditional docking and screening techniques. Ligand-based approaches, which are in the focus of this work, are more computationally efficient compared to structure-based virtual screening and there are very few books related to modern developments in this field. The focus on extending the experiences accumulated in traditional areas of chemoinformatics research such as Quantitative Structure Activity Relationships (QSAR) or chemical similarity searching towards virtual screening make the theme of this monograph essential reading for researchers in the area of computer-aided drug discovery. However, due to its generic data-analytical focus there will be a growing application of chemoinformatics approaches in multiple areas of chemical and biological research such as synthesis planning, nanotechnology, proteomics, physical and analytical chemistry and chemical genomics.","ISBN":"978-0-85404-144-2","language":"en","note":"DOI: 10.1039/9781847558879","publisher":"The Royal Society of Chemistry","source":"DOI.org (Crossref)","title":"Chemoinformatics Approaches to Virtual Screening","URL":"https://books.rsc.org/books/book/1903/Chemoinformatics-Approaches-to-Virtual-Screening","editor":[{"family":"Varnek","given":"Alexandre"},{"family":"Tropsha","given":"Alex"}],"accessed":{"date-parts":[["2023",5,23]]},"issued":{"date-parts":[["2008",9,29]]}}}],"schema":"https://github.com/citation-style-language/schema/raw/master/csl-citation.json"} </w:instrText>
      </w:r>
      <w:r w:rsidR="005860B8">
        <w:rPr>
          <w:lang w:val="ru-RU"/>
        </w:rPr>
        <w:fldChar w:fldCharType="separate"/>
      </w:r>
      <w:r w:rsidR="005860B8" w:rsidRPr="005860B8">
        <w:rPr>
          <w:rFonts w:cs="Times New Roman"/>
          <w:lang w:val="ru-RU"/>
        </w:rPr>
        <w:t>[108]</w:t>
      </w:r>
      <w:r w:rsidR="005860B8">
        <w:rPr>
          <w:lang w:val="ru-RU"/>
        </w:rPr>
        <w:fldChar w:fldCharType="end"/>
      </w:r>
      <w:r w:rsidR="005860B8">
        <w:rPr>
          <w:lang w:val="ru-RU"/>
        </w:rPr>
        <w:t>.</w:t>
      </w:r>
      <w:ins w:id="1027" w:author="Антон Смирнов" w:date="2023-05-24T12:34:00Z">
        <w:r w:rsidR="00FB004F">
          <w:rPr>
            <w:lang w:val="ru-RU"/>
          </w:rPr>
          <w:t xml:space="preserve"> Чем выше значение </w:t>
        </w:r>
        <w:r w:rsidR="00F0155F">
          <w:t>AUROC</w:t>
        </w:r>
      </w:ins>
      <w:ins w:id="1028" w:author="Антон Смирнов" w:date="2023-05-24T12:35:00Z">
        <w:r w:rsidR="00F0155F" w:rsidRPr="00F0155F">
          <w:rPr>
            <w:lang w:val="ru-RU"/>
            <w:rPrChange w:id="1029" w:author="Антон Смирнов" w:date="2023-05-24T12:35:00Z">
              <w:rPr/>
            </w:rPrChange>
          </w:rPr>
          <w:t xml:space="preserve">, </w:t>
        </w:r>
        <w:r w:rsidR="00F0155F">
          <w:rPr>
            <w:lang w:val="ru-RU"/>
          </w:rPr>
          <w:t>тем выше качество модели, поэтому эта метрика подлежит максимизации.</w:t>
        </w:r>
      </w:ins>
      <w:r w:rsidR="005860B8" w:rsidRPr="0075779D">
        <w:rPr>
          <w:lang w:val="ru-RU"/>
        </w:rPr>
        <w:t xml:space="preserve"> </w:t>
      </w:r>
      <w:r w:rsidR="005860B8">
        <w:rPr>
          <w:lang w:val="ru-RU"/>
        </w:rPr>
        <w:t>Вводится понятие инвариан</w:t>
      </w:r>
      <w:r w:rsidR="00B6302E">
        <w:rPr>
          <w:lang w:val="ru-RU"/>
        </w:rPr>
        <w:t>тн</w:t>
      </w:r>
      <w:r w:rsidR="005860B8">
        <w:rPr>
          <w:lang w:val="ru-RU"/>
        </w:rPr>
        <w:t xml:space="preserve">ой точности прогноза </w:t>
      </w:r>
      <w:r w:rsidR="005860B8" w:rsidRPr="0075779D">
        <w:rPr>
          <w:lang w:val="ru-RU"/>
        </w:rPr>
        <w:t>(</w:t>
      </w:r>
      <w:r w:rsidR="005860B8">
        <w:t>Invariant</w:t>
      </w:r>
      <w:r w:rsidR="005860B8" w:rsidRPr="0075779D">
        <w:rPr>
          <w:lang w:val="ru-RU"/>
        </w:rPr>
        <w:t xml:space="preserve"> </w:t>
      </w:r>
      <w:r w:rsidR="005860B8">
        <w:t>Accuracy</w:t>
      </w:r>
      <w:r w:rsidR="005860B8" w:rsidRPr="0075779D">
        <w:rPr>
          <w:lang w:val="ru-RU"/>
        </w:rPr>
        <w:t xml:space="preserve"> </w:t>
      </w:r>
      <w:r w:rsidR="005860B8">
        <w:t>of</w:t>
      </w:r>
      <w:r w:rsidR="005860B8" w:rsidRPr="0075779D">
        <w:rPr>
          <w:lang w:val="ru-RU"/>
        </w:rPr>
        <w:t xml:space="preserve"> </w:t>
      </w:r>
      <w:r w:rsidR="005860B8">
        <w:t>Prediction</w:t>
      </w:r>
      <w:r w:rsidR="005860B8" w:rsidRPr="0075779D">
        <w:rPr>
          <w:lang w:val="ru-RU"/>
        </w:rPr>
        <w:t xml:space="preserve">, </w:t>
      </w:r>
      <w:r w:rsidR="005860B8">
        <w:t>IAP</w:t>
      </w:r>
      <w:r w:rsidR="005860B8" w:rsidRPr="0075779D">
        <w:rPr>
          <w:lang w:val="ru-RU"/>
        </w:rPr>
        <w:t>)</w:t>
      </w:r>
      <w:r w:rsidR="005860B8">
        <w:rPr>
          <w:lang w:val="ru-RU"/>
        </w:rPr>
        <w:t xml:space="preserve">, которое численно равно </w:t>
      </w:r>
      <w:r w:rsidR="005860B8">
        <w:t>AUROC</w:t>
      </w:r>
      <w:r w:rsidR="005860B8" w:rsidRPr="0075779D">
        <w:rPr>
          <w:lang w:val="ru-RU"/>
        </w:rPr>
        <w:t xml:space="preserve"> </w:t>
      </w:r>
      <w:r w:rsidR="005860B8">
        <w:rPr>
          <w:lang w:val="ru-RU"/>
        </w:rPr>
        <w:t>и рассчитывается по формуле 1</w:t>
      </w:r>
      <w:r w:rsidR="00B6302E" w:rsidRPr="0075779D">
        <w:rPr>
          <w:lang w:val="ru-RU"/>
        </w:rPr>
        <w:t>,</w:t>
      </w:r>
    </w:p>
    <w:p w14:paraId="1FACE8C1" w14:textId="1B4CD4D4" w:rsidR="005860B8" w:rsidRPr="0075779D" w:rsidRDefault="006904D6" w:rsidP="008D6BD1">
      <w:pPr>
        <w:pStyle w:val="a0"/>
        <w:rPr>
          <w:i/>
          <w:lang w:val="ru-RU"/>
        </w:rPr>
      </w:pPr>
      <m:oMathPara>
        <m:oMath>
          <m:eqArr>
            <m:eqArrPr>
              <m:maxDist m:val="1"/>
              <m:ctrlPr>
                <w:rPr>
                  <w:rFonts w:ascii="Cambria Math" w:hAnsi="Cambria Math"/>
                  <w:i/>
                </w:rPr>
              </m:ctrlPr>
            </m:eqArrPr>
            <m:e>
              <m:r>
                <w:rPr>
                  <w:rFonts w:ascii="Cambria Math" w:hAnsi="Cambria Math"/>
                  <w:lang w:val="ru-RU"/>
                </w:rPr>
                <m:t xml:space="preserve">IAP= </m:t>
              </m:r>
              <m:f>
                <m:fPr>
                  <m:ctrlPr>
                    <w:rPr>
                      <w:rFonts w:ascii="Cambria Math" w:hAnsi="Cambria Math"/>
                      <w:i/>
                      <w:lang w:val="ru-RU"/>
                    </w:rPr>
                  </m:ctrlPr>
                </m:fPr>
                <m:num>
                  <m:r>
                    <w:rPr>
                      <w:rFonts w:ascii="Cambria Math" w:hAnsi="Cambria Math"/>
                      <w:lang w:val="ru-RU"/>
                    </w:rPr>
                    <m:t>N</m:t>
                  </m:r>
                  <m:d>
                    <m:dPr>
                      <m:begChr m:val="{"/>
                      <m:endChr m:val="}"/>
                      <m:ctrlPr>
                        <w:rPr>
                          <w:rFonts w:ascii="Cambria Math" w:hAnsi="Cambria Math"/>
                          <w:i/>
                          <w:lang w:val="ru-RU"/>
                        </w:rPr>
                      </m:ctrlPr>
                    </m:dPr>
                    <m:e>
                      <m:r>
                        <w:rPr>
                          <w:rFonts w:ascii="Cambria Math" w:hAnsi="Cambria Math"/>
                          <w:lang w:val="ru-RU"/>
                        </w:rPr>
                        <m:t>P</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m:t>
                              </m:r>
                            </m:sub>
                          </m:sSub>
                        </m:e>
                      </m:d>
                      <m:r>
                        <w:rPr>
                          <w:rFonts w:ascii="Cambria Math" w:hAnsi="Cambria Math"/>
                          <w:lang w:val="ru-RU"/>
                        </w:rPr>
                        <m:t xml:space="preserve">&gt;P </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m:t>
                              </m:r>
                            </m:sub>
                          </m:sSub>
                        </m:e>
                      </m:d>
                    </m:e>
                  </m:d>
                </m:num>
                <m:den>
                  <m:r>
                    <w:rPr>
                      <w:rFonts w:ascii="Cambria Math" w:hAnsi="Cambria Math"/>
                      <w:lang w:val="ru-RU"/>
                    </w:rPr>
                    <m:t>N</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m:t>
                          </m:r>
                        </m:sub>
                      </m:sSub>
                    </m:e>
                  </m:d>
                  <m:r>
                    <w:rPr>
                      <w:rFonts w:ascii="Cambria Math" w:hAnsi="Cambria Math"/>
                      <w:lang w:val="ru-RU"/>
                    </w:rPr>
                    <m:t>*N</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m:t>
                          </m:r>
                        </m:sub>
                      </m:sSub>
                    </m:e>
                  </m:d>
                </m:den>
              </m:f>
              <m:r>
                <w:rPr>
                  <w:rFonts w:ascii="Cambria Math" w:hAnsi="Cambria Math"/>
                  <w:lang w:val="ru-RU"/>
                </w:rPr>
                <m:t>#(</m:t>
              </m:r>
              <m:r>
                <w:rPr>
                  <w:rFonts w:ascii="Cambria Math" w:hAnsi="Cambria Math"/>
                </w:rPr>
                <m:t>1)</m:t>
              </m:r>
              <m:r>
                <w:rPr>
                  <w:rFonts w:ascii="Cambria Math" w:hAnsi="Cambria Math"/>
                  <w:lang w:val="ru-RU"/>
                </w:rPr>
                <m:t xml:space="preserve">  </m:t>
              </m:r>
              <m:ctrlPr>
                <w:rPr>
                  <w:rFonts w:ascii="Cambria Math" w:hAnsi="Cambria Math"/>
                  <w:i/>
                  <w:lang w:val="ru-RU"/>
                </w:rPr>
              </m:ctrlPr>
            </m:e>
          </m:eqArr>
        </m:oMath>
      </m:oMathPara>
    </w:p>
    <w:p w14:paraId="6CF93E0E" w14:textId="0A13FC90" w:rsidR="00184AA9" w:rsidRDefault="00184AA9" w:rsidP="00B6302E">
      <w:pPr>
        <w:pStyle w:val="a0"/>
        <w:ind w:firstLine="0"/>
        <w:rPr>
          <w:lang w:val="ru-RU"/>
        </w:rPr>
      </w:pPr>
      <w:r>
        <w:rPr>
          <w:lang w:val="ru-RU"/>
        </w:rPr>
        <w:t xml:space="preserve">где: </w:t>
      </w:r>
      <w:r w:rsidR="00B6302E">
        <w:t>N</w:t>
      </w:r>
      <w:r w:rsidR="00B6302E" w:rsidRPr="0075779D">
        <w:rPr>
          <w:lang w:val="ru-RU"/>
        </w:rPr>
        <w:t>(</w:t>
      </w:r>
      <w:r w:rsidR="00B6302E">
        <w:t>C</w:t>
      </w:r>
      <w:r w:rsidR="00B6302E" w:rsidRPr="0075779D">
        <w:rPr>
          <w:vertAlign w:val="subscript"/>
          <w:lang w:val="ru-RU"/>
        </w:rPr>
        <w:t>+</w:t>
      </w:r>
      <w:r w:rsidR="00B6302E" w:rsidRPr="0075779D">
        <w:rPr>
          <w:lang w:val="ru-RU"/>
        </w:rPr>
        <w:t xml:space="preserve">) </w:t>
      </w:r>
      <w:r w:rsidR="00B6302E">
        <w:rPr>
          <w:lang w:val="ru-RU"/>
        </w:rPr>
        <w:t>–</w:t>
      </w:r>
      <w:r w:rsidR="00B6302E" w:rsidRPr="0075779D">
        <w:rPr>
          <w:lang w:val="ru-RU"/>
        </w:rPr>
        <w:t xml:space="preserve"> </w:t>
      </w:r>
      <w:r>
        <w:rPr>
          <w:lang w:val="ru-RU"/>
        </w:rPr>
        <w:t>к</w:t>
      </w:r>
      <w:r w:rsidR="00B6302E">
        <w:rPr>
          <w:lang w:val="ru-RU"/>
        </w:rPr>
        <w:t>оличество положительных примеров</w:t>
      </w:r>
      <w:r>
        <w:rPr>
          <w:lang w:val="ru-RU"/>
        </w:rPr>
        <w:t>,</w:t>
      </w:r>
    </w:p>
    <w:p w14:paraId="415ABEF0" w14:textId="51CA7735" w:rsidR="00B6302E" w:rsidRDefault="00B6302E" w:rsidP="00B6302E">
      <w:pPr>
        <w:pStyle w:val="a0"/>
        <w:ind w:firstLine="0"/>
        <w:rPr>
          <w:lang w:val="ru-RU"/>
        </w:rPr>
      </w:pPr>
      <w:r>
        <w:t>N</w:t>
      </w:r>
      <w:r w:rsidRPr="0075779D">
        <w:rPr>
          <w:lang w:val="ru-RU"/>
        </w:rPr>
        <w:t>(</w:t>
      </w:r>
      <w:r>
        <w:rPr>
          <w:lang w:val="ru-RU"/>
        </w:rPr>
        <w:t>С</w:t>
      </w:r>
      <w:r w:rsidRPr="0075779D">
        <w:rPr>
          <w:vertAlign w:val="subscript"/>
          <w:lang w:val="ru-RU"/>
        </w:rPr>
        <w:t>-</w:t>
      </w:r>
      <w:r w:rsidRPr="0075779D">
        <w:rPr>
          <w:lang w:val="ru-RU"/>
        </w:rPr>
        <w:t xml:space="preserve">) – </w:t>
      </w:r>
      <w:r>
        <w:rPr>
          <w:lang w:val="ru-RU"/>
        </w:rPr>
        <w:t>количество отрицательных примеров</w:t>
      </w:r>
      <w:r w:rsidR="00184AA9">
        <w:rPr>
          <w:lang w:val="ru-RU"/>
        </w:rPr>
        <w:t>,</w:t>
      </w:r>
    </w:p>
    <w:p w14:paraId="7721348B" w14:textId="4EA9AA08" w:rsidR="00184AA9" w:rsidRDefault="00184AA9" w:rsidP="00184AA9">
      <w:pPr>
        <w:pStyle w:val="a0"/>
        <w:ind w:firstLine="0"/>
        <w:rPr>
          <w:rFonts w:eastAsiaTheme="minorEastAsia"/>
          <w:lang w:val="ru-RU"/>
        </w:rPr>
      </w:pPr>
      <w:r>
        <w:rPr>
          <w:rFonts w:eastAsiaTheme="minorEastAsia"/>
        </w:rPr>
        <w:t>N</w:t>
      </w:r>
      <w:r w:rsidRPr="0075779D">
        <w:rPr>
          <w:rFonts w:eastAsiaTheme="minorEastAsia"/>
          <w:lang w:val="ru-RU"/>
        </w:rPr>
        <w:t>{</w:t>
      </w:r>
      <w:r>
        <w:rPr>
          <w:rFonts w:eastAsiaTheme="minorEastAsia"/>
        </w:rPr>
        <w:t>P</w:t>
      </w:r>
      <w:r w:rsidRPr="0075779D">
        <w:rPr>
          <w:rFonts w:eastAsiaTheme="minorEastAsia"/>
          <w:lang w:val="ru-RU"/>
        </w:rPr>
        <w:t>(</w:t>
      </w:r>
      <w:r>
        <w:rPr>
          <w:rFonts w:eastAsiaTheme="minorEastAsia"/>
        </w:rPr>
        <w:t>C</w:t>
      </w:r>
      <w:r w:rsidRPr="0075779D">
        <w:rPr>
          <w:rFonts w:eastAsiaTheme="minorEastAsia"/>
          <w:vertAlign w:val="subscript"/>
          <w:lang w:val="ru-RU"/>
        </w:rPr>
        <w:t>+</w:t>
      </w:r>
      <w:r w:rsidRPr="0075779D">
        <w:rPr>
          <w:rFonts w:eastAsiaTheme="minorEastAsia"/>
          <w:lang w:val="ru-RU"/>
        </w:rPr>
        <w:t xml:space="preserve">) &gt; </w:t>
      </w:r>
      <w:r>
        <w:rPr>
          <w:rFonts w:eastAsiaTheme="minorEastAsia"/>
        </w:rPr>
        <w:t>P</w:t>
      </w:r>
      <w:r w:rsidRPr="0075779D">
        <w:rPr>
          <w:rFonts w:eastAsiaTheme="minorEastAsia"/>
          <w:lang w:val="ru-RU"/>
        </w:rPr>
        <w:t>(</w:t>
      </w:r>
      <w:r>
        <w:rPr>
          <w:rFonts w:eastAsiaTheme="minorEastAsia"/>
        </w:rPr>
        <w:t>C</w:t>
      </w:r>
      <w:r w:rsidRPr="0075779D">
        <w:rPr>
          <w:rFonts w:eastAsiaTheme="minorEastAsia"/>
          <w:vertAlign w:val="subscript"/>
          <w:lang w:val="ru-RU"/>
        </w:rPr>
        <w:t>-</w:t>
      </w:r>
      <w:r w:rsidRPr="0075779D">
        <w:rPr>
          <w:rFonts w:eastAsiaTheme="minorEastAsia"/>
          <w:lang w:val="ru-RU"/>
        </w:rPr>
        <w:t xml:space="preserve">)} </w:t>
      </w:r>
      <w:r>
        <w:rPr>
          <w:rFonts w:eastAsiaTheme="minorEastAsia"/>
          <w:lang w:val="ru-RU"/>
        </w:rPr>
        <w:t>–</w:t>
      </w:r>
      <w:r w:rsidRPr="0075779D">
        <w:rPr>
          <w:rFonts w:eastAsiaTheme="minorEastAsia"/>
          <w:lang w:val="ru-RU"/>
        </w:rPr>
        <w:t xml:space="preserve"> </w:t>
      </w:r>
      <w:r>
        <w:rPr>
          <w:rFonts w:eastAsiaTheme="minorEastAsia"/>
          <w:lang w:val="ru-RU"/>
        </w:rPr>
        <w:t>количество примеров</w:t>
      </w:r>
      <w:r w:rsidR="00352641">
        <w:rPr>
          <w:rFonts w:eastAsiaTheme="minorEastAsia"/>
          <w:lang w:val="ru-RU"/>
        </w:rPr>
        <w:t>, для которых оценка вероятности для случайно взятого положительного примера больше оценки вероятности для случайно взятого отрицательного примера.</w:t>
      </w:r>
    </w:p>
    <w:p w14:paraId="5DECC959" w14:textId="35E51448" w:rsidR="00352641" w:rsidRPr="0075779D" w:rsidRDefault="00352641">
      <w:pPr>
        <w:pStyle w:val="a0"/>
        <w:rPr>
          <w:rFonts w:eastAsiaTheme="minorEastAsia"/>
          <w:lang w:val="ru-RU"/>
        </w:rPr>
        <w:pPrChange w:id="1030" w:author="Антон Смирнов" w:date="2023-05-24T13:02:00Z">
          <w:pPr>
            <w:pStyle w:val="a0"/>
            <w:ind w:firstLine="0"/>
          </w:pPr>
        </w:pPrChange>
      </w:pPr>
      <w:r>
        <w:rPr>
          <w:rFonts w:eastAsiaTheme="minorEastAsia"/>
          <w:lang w:val="ru-RU"/>
        </w:rPr>
        <w:t>Кроме 5-кратной кросс-валидации использовалась внутренняя оценка качества модели</w:t>
      </w:r>
      <w:r w:rsidR="00E441B8">
        <w:rPr>
          <w:rFonts w:eastAsiaTheme="minorEastAsia"/>
          <w:lang w:val="ru-RU"/>
        </w:rPr>
        <w:t xml:space="preserve"> – расчет </w:t>
      </w:r>
      <w:r w:rsidR="00E441B8">
        <w:rPr>
          <w:rFonts w:eastAsiaTheme="minorEastAsia"/>
        </w:rPr>
        <w:t>AUROC</w:t>
      </w:r>
      <w:r w:rsidR="00E441B8" w:rsidRPr="0075779D">
        <w:rPr>
          <w:rFonts w:eastAsiaTheme="minorEastAsia"/>
          <w:lang w:val="ru-RU"/>
        </w:rPr>
        <w:t xml:space="preserve"> </w:t>
      </w:r>
      <w:r w:rsidR="00E441B8">
        <w:rPr>
          <w:rFonts w:eastAsiaTheme="minorEastAsia"/>
          <w:lang w:val="ru-RU"/>
        </w:rPr>
        <w:t xml:space="preserve">по 20-кратной кросс-валидации </w:t>
      </w:r>
      <w:r w:rsidR="00E441B8">
        <w:rPr>
          <w:rFonts w:eastAsiaTheme="minorEastAsia"/>
          <w:lang w:val="ru-RU"/>
        </w:rPr>
        <w:lastRenderedPageBreak/>
        <w:t>(</w:t>
      </w:r>
      <w:r w:rsidR="00E441B8">
        <w:rPr>
          <w:rFonts w:eastAsiaTheme="minorEastAsia"/>
        </w:rPr>
        <w:t>AUROC</w:t>
      </w:r>
      <w:r w:rsidR="00E441B8" w:rsidRPr="0075779D">
        <w:rPr>
          <w:rFonts w:eastAsiaTheme="minorEastAsia"/>
          <w:lang w:val="ru-RU"/>
        </w:rPr>
        <w:t>20</w:t>
      </w:r>
      <w:r w:rsidR="00E441B8">
        <w:rPr>
          <w:rFonts w:eastAsiaTheme="minorEastAsia"/>
        </w:rPr>
        <w:t>CV</w:t>
      </w:r>
      <w:r w:rsidR="00E441B8" w:rsidRPr="0075779D">
        <w:rPr>
          <w:rFonts w:eastAsiaTheme="minorEastAsia"/>
          <w:lang w:val="ru-RU"/>
        </w:rPr>
        <w:t>)</w:t>
      </w:r>
      <w:r w:rsidR="00E441B8">
        <w:rPr>
          <w:rFonts w:eastAsiaTheme="minorEastAsia"/>
          <w:lang w:val="ru-RU"/>
        </w:rPr>
        <w:t xml:space="preserve"> на каждом обучающем наборе</w:t>
      </w:r>
      <w:ins w:id="1031" w:author="Антон Смирнов" w:date="2023-05-24T13:01:00Z">
        <w:r w:rsidR="000B2D18">
          <w:rPr>
            <w:rFonts w:eastAsiaTheme="minorEastAsia"/>
            <w:lang w:val="ru-RU"/>
          </w:rPr>
          <w:t xml:space="preserve">, то есть обучающий набор делится на обучающую и тестовую выборки 20 раз, так чтобы получающиеся тестовые </w:t>
        </w:r>
      </w:ins>
      <w:ins w:id="1032" w:author="Антон Смирнов" w:date="2023-05-24T13:02:00Z">
        <w:r w:rsidR="000B2D18">
          <w:rPr>
            <w:rFonts w:eastAsiaTheme="minorEastAsia"/>
            <w:lang w:val="ru-RU"/>
          </w:rPr>
          <w:t>выборки не пересекались.</w:t>
        </w:r>
      </w:ins>
      <w:del w:id="1033" w:author="Антон Смирнов" w:date="2023-05-24T13:01:00Z">
        <w:r w:rsidR="00E441B8" w:rsidDel="000B2D18">
          <w:rPr>
            <w:rFonts w:eastAsiaTheme="minorEastAsia"/>
            <w:lang w:val="ru-RU"/>
          </w:rPr>
          <w:delText>.</w:delText>
        </w:r>
      </w:del>
      <w:r w:rsidR="00E441B8" w:rsidRPr="0075779D">
        <w:rPr>
          <w:rFonts w:eastAsiaTheme="minorEastAsia"/>
          <w:lang w:val="ru-RU"/>
        </w:rPr>
        <w:t xml:space="preserve"> </w:t>
      </w:r>
      <w:r w:rsidR="00E441B8">
        <w:rPr>
          <w:rFonts w:eastAsiaTheme="minorEastAsia"/>
        </w:rPr>
        <w:t>AUROC</w:t>
      </w:r>
      <w:r w:rsidR="00E441B8" w:rsidRPr="0075779D">
        <w:rPr>
          <w:rFonts w:eastAsiaTheme="minorEastAsia"/>
          <w:lang w:val="ru-RU"/>
        </w:rPr>
        <w:t>20</w:t>
      </w:r>
      <w:r w:rsidR="00E441B8">
        <w:rPr>
          <w:rFonts w:eastAsiaTheme="minorEastAsia"/>
        </w:rPr>
        <w:t>CV</w:t>
      </w:r>
      <w:r w:rsidR="00E441B8" w:rsidRPr="0075779D">
        <w:rPr>
          <w:rFonts w:eastAsiaTheme="minorEastAsia"/>
          <w:lang w:val="ru-RU"/>
        </w:rPr>
        <w:t xml:space="preserve"> </w:t>
      </w:r>
      <w:r w:rsidR="00E441B8">
        <w:rPr>
          <w:rFonts w:eastAsiaTheme="minorEastAsia"/>
          <w:lang w:val="ru-RU"/>
        </w:rPr>
        <w:t xml:space="preserve">для каждого класса рассчитывает </w:t>
      </w:r>
      <w:proofErr w:type="spellStart"/>
      <w:r w:rsidR="00E441B8">
        <w:rPr>
          <w:rFonts w:eastAsiaTheme="minorEastAsia"/>
        </w:rPr>
        <w:t>MultiPASS</w:t>
      </w:r>
      <w:proofErr w:type="spellEnd"/>
      <w:r w:rsidR="00E441B8" w:rsidRPr="0075779D">
        <w:rPr>
          <w:rFonts w:eastAsiaTheme="minorEastAsia"/>
          <w:lang w:val="ru-RU"/>
        </w:rPr>
        <w:t xml:space="preserve">, </w:t>
      </w:r>
      <w:r w:rsidR="00E441B8">
        <w:rPr>
          <w:rFonts w:eastAsiaTheme="minorEastAsia"/>
          <w:lang w:val="ru-RU"/>
        </w:rPr>
        <w:t>используя формулу 1.</w:t>
      </w:r>
    </w:p>
    <w:p w14:paraId="10F256CF" w14:textId="3E3F22EA" w:rsidR="00E441B8" w:rsidRPr="00565535" w:rsidRDefault="00ED7CE7" w:rsidP="008D6BD1">
      <w:pPr>
        <w:pStyle w:val="a0"/>
        <w:rPr>
          <w:lang w:val="ru-RU"/>
        </w:rPr>
      </w:pPr>
      <w:r>
        <w:t>K</w:t>
      </w:r>
      <w:r w:rsidRPr="0075779D">
        <w:rPr>
          <w:lang w:val="ru-RU"/>
        </w:rPr>
        <w:t>-</w:t>
      </w:r>
      <w:r>
        <w:t>fold</w:t>
      </w:r>
      <w:r w:rsidRPr="0075779D">
        <w:rPr>
          <w:lang w:val="ru-RU"/>
        </w:rPr>
        <w:t xml:space="preserve"> </w:t>
      </w:r>
      <w:r>
        <w:rPr>
          <w:lang w:val="ru-RU"/>
        </w:rPr>
        <w:t xml:space="preserve">кросс-валидация – процедура независимой оценки качества моделей, когда исходный набор разбивается </w:t>
      </w:r>
      <w:r>
        <w:t>k</w:t>
      </w:r>
      <w:r w:rsidRPr="0075779D">
        <w:rPr>
          <w:lang w:val="ru-RU"/>
        </w:rPr>
        <w:t xml:space="preserve"> </w:t>
      </w:r>
      <w:r>
        <w:rPr>
          <w:lang w:val="ru-RU"/>
        </w:rPr>
        <w:t>раз на обучающую и тестовую выборку так, чтобы тестовые наборы не пересекались</w:t>
      </w:r>
      <w:r w:rsidR="008F74E2" w:rsidRPr="0075779D">
        <w:rPr>
          <w:lang w:val="ru-RU"/>
        </w:rPr>
        <w:t xml:space="preserve"> </w:t>
      </w:r>
      <w:r w:rsidR="008F74E2">
        <w:rPr>
          <w:lang w:val="ru-RU"/>
        </w:rPr>
        <w:fldChar w:fldCharType="begin"/>
      </w:r>
      <w:r w:rsidR="005860B8">
        <w:rPr>
          <w:lang w:val="ru-RU"/>
        </w:rPr>
        <w:instrText xml:space="preserve"> ADDIN ZOTERO_ITEM CSL_CITATION {"citationID":"x6RaRgXr","properties":{"formattedCitation":"[109]","plainCitation":"[109]","noteIndex":0},"citationItems":[{"id":622,"uris":["http://zotero.org/users/10071278/items/G3ECM69B"],"itemData":{"id":622,"type":"book","edition":"2","language":"en","publisher":"Springer International Publishing","source":"Zotero","title":"The Elements of Statistical Learning Data Mining, Inference, and Prediction","author":[{"family":"Hastie","given":"Trevor"},{"family":"Tibshirani","given":"Robert"},{"family":"Friedman","given":"Jerome"}],"issued":{"date-parts":[["2017"]]}}}],"schema":"https://github.com/citation-style-language/schema/raw/master/csl-citation.json"} </w:instrText>
      </w:r>
      <w:r w:rsidR="008F74E2">
        <w:rPr>
          <w:lang w:val="ru-RU"/>
        </w:rPr>
        <w:fldChar w:fldCharType="separate"/>
      </w:r>
      <w:r w:rsidR="005860B8" w:rsidRPr="005860B8">
        <w:rPr>
          <w:rFonts w:cs="Times New Roman"/>
          <w:lang w:val="ru-RU"/>
        </w:rPr>
        <w:t>[109]</w:t>
      </w:r>
      <w:r w:rsidR="008F74E2">
        <w:rPr>
          <w:lang w:val="ru-RU"/>
        </w:rPr>
        <w:fldChar w:fldCharType="end"/>
      </w:r>
      <w:r>
        <w:rPr>
          <w:lang w:val="ru-RU"/>
        </w:rPr>
        <w:t xml:space="preserve">. </w:t>
      </w:r>
      <w:r w:rsidR="008F74E2">
        <w:rPr>
          <w:lang w:val="ru-RU"/>
        </w:rPr>
        <w:t>Для каждого обучающего набора был сделан прогноз на тестовой выборке. Затем результаты прогноза объединялись в один файл, по которому рассчитывались метрики качества моделей.</w:t>
      </w:r>
      <w:r>
        <w:rPr>
          <w:lang w:val="ru-RU"/>
        </w:rPr>
        <w:t xml:space="preserve"> </w:t>
      </w:r>
      <w:ins w:id="1034" w:author="Антон Смирнов" w:date="2023-05-24T13:32:00Z">
        <w:r w:rsidR="009F7750">
          <w:rPr>
            <w:lang w:val="ru-RU"/>
          </w:rPr>
          <w:t xml:space="preserve">После оптимизации </w:t>
        </w:r>
      </w:ins>
      <w:proofErr w:type="spellStart"/>
      <w:ins w:id="1035" w:author="Антон Смирнов" w:date="2023-05-24T13:33:00Z">
        <w:r w:rsidR="009F7750">
          <w:rPr>
            <w:lang w:val="ru-RU"/>
          </w:rPr>
          <w:t>гиперпараметров</w:t>
        </w:r>
      </w:ins>
      <w:proofErr w:type="spellEnd"/>
      <w:ins w:id="1036" w:author="Антон Смирнов" w:date="2023-05-24T13:34:00Z">
        <w:r w:rsidR="009F7750">
          <w:rPr>
            <w:lang w:val="ru-RU"/>
          </w:rPr>
          <w:t xml:space="preserve"> для лучшей модели</w:t>
        </w:r>
      </w:ins>
      <w:ins w:id="1037" w:author="Антон Смирнов" w:date="2023-05-24T13:35:00Z">
        <w:r w:rsidR="009F7750">
          <w:rPr>
            <w:lang w:val="ru-RU"/>
          </w:rPr>
          <w:t xml:space="preserve"> были рассчитаны</w:t>
        </w:r>
        <w:r w:rsidR="00285211">
          <w:rPr>
            <w:lang w:val="ru-RU"/>
          </w:rPr>
          <w:t xml:space="preserve"> следующие метрики</w:t>
        </w:r>
      </w:ins>
      <w:ins w:id="1038" w:author="Антон Смирнов" w:date="2023-05-24T13:34:00Z">
        <w:r w:rsidR="009F7750">
          <w:rPr>
            <w:lang w:val="ru-RU"/>
          </w:rPr>
          <w:t xml:space="preserve"> </w:t>
        </w:r>
      </w:ins>
      <w:ins w:id="1039" w:author="Антон Смирнов" w:date="2023-05-24T13:35:00Z">
        <w:r w:rsidR="00285211">
          <w:rPr>
            <w:lang w:val="ru-RU"/>
          </w:rPr>
          <w:t>п</w:t>
        </w:r>
      </w:ins>
      <w:del w:id="1040" w:author="Антон Смирнов" w:date="2023-05-24T13:35:00Z">
        <w:r w:rsidR="00E441B8" w:rsidDel="00285211">
          <w:rPr>
            <w:lang w:val="ru-RU"/>
          </w:rPr>
          <w:delText>П</w:delText>
        </w:r>
      </w:del>
      <w:r w:rsidR="00E441B8">
        <w:rPr>
          <w:lang w:val="ru-RU"/>
        </w:rPr>
        <w:t xml:space="preserve">омимо </w:t>
      </w:r>
      <w:r w:rsidR="00E441B8">
        <w:t>AUROC</w:t>
      </w:r>
      <w:del w:id="1041" w:author="Антон Смирнов" w:date="2023-05-24T13:35:00Z">
        <w:r w:rsidR="00E441B8" w:rsidRPr="0075779D" w:rsidDel="00285211">
          <w:rPr>
            <w:lang w:val="ru-RU"/>
          </w:rPr>
          <w:delText xml:space="preserve"> </w:delText>
        </w:r>
        <w:r w:rsidR="00E441B8" w:rsidDel="00285211">
          <w:rPr>
            <w:lang w:val="ru-RU"/>
          </w:rPr>
          <w:delText>были использованы следующие метрики</w:delText>
        </w:r>
      </w:del>
      <w:r w:rsidR="00E441B8">
        <w:rPr>
          <w:lang w:val="ru-RU"/>
        </w:rPr>
        <w:t>: чувствительность, специфичность, точность (</w:t>
      </w:r>
      <w:r w:rsidR="00E441B8">
        <w:t>accuracy</w:t>
      </w:r>
      <w:r w:rsidR="00E441B8" w:rsidRPr="0075779D">
        <w:rPr>
          <w:lang w:val="ru-RU"/>
        </w:rPr>
        <w:t>)</w:t>
      </w:r>
      <w:r w:rsidR="00E441B8">
        <w:rPr>
          <w:lang w:val="ru-RU"/>
        </w:rPr>
        <w:t>, сбалансированная точность</w:t>
      </w:r>
      <w:r w:rsidR="00E441B8" w:rsidRPr="0075779D">
        <w:rPr>
          <w:lang w:val="ru-RU"/>
        </w:rPr>
        <w:t xml:space="preserve"> (</w:t>
      </w:r>
      <w:r w:rsidR="00E441B8">
        <w:t>balanced</w:t>
      </w:r>
      <w:r w:rsidR="00E441B8" w:rsidRPr="0075779D">
        <w:rPr>
          <w:lang w:val="ru-RU"/>
        </w:rPr>
        <w:t xml:space="preserve"> </w:t>
      </w:r>
      <w:r w:rsidR="00E441B8">
        <w:t>accuracy</w:t>
      </w:r>
      <w:r w:rsidR="00E441B8" w:rsidRPr="0075779D">
        <w:rPr>
          <w:lang w:val="ru-RU"/>
        </w:rPr>
        <w:t>)</w:t>
      </w:r>
      <w:r w:rsidR="00E441B8">
        <w:rPr>
          <w:lang w:val="ru-RU"/>
        </w:rPr>
        <w:t>,</w:t>
      </w:r>
      <w:r w:rsidR="00E441B8" w:rsidRPr="0075779D">
        <w:rPr>
          <w:lang w:val="ru-RU"/>
        </w:rPr>
        <w:t xml:space="preserve"> </w:t>
      </w:r>
      <w:r w:rsidR="00E441B8">
        <w:rPr>
          <w:lang w:val="ru-RU"/>
        </w:rPr>
        <w:t>средняя точность (</w:t>
      </w:r>
      <w:r w:rsidR="00E441B8">
        <w:t>average</w:t>
      </w:r>
      <w:r w:rsidR="00E441B8" w:rsidRPr="0075779D">
        <w:rPr>
          <w:lang w:val="ru-RU"/>
        </w:rPr>
        <w:t xml:space="preserve"> </w:t>
      </w:r>
      <w:r w:rsidR="00E441B8">
        <w:t>precision</w:t>
      </w:r>
      <w:r w:rsidR="00E441B8" w:rsidRPr="0075779D">
        <w:rPr>
          <w:lang w:val="ru-RU"/>
        </w:rPr>
        <w:t xml:space="preserve">) </w:t>
      </w:r>
      <w:r w:rsidR="00E441B8">
        <w:rPr>
          <w:lang w:val="ru-RU"/>
        </w:rPr>
        <w:t>и коэффициент корреляции Мэтью</w:t>
      </w:r>
      <w:r w:rsidR="00560E42" w:rsidRPr="0075779D">
        <w:rPr>
          <w:lang w:val="ru-RU"/>
        </w:rPr>
        <w:t xml:space="preserve"> (</w:t>
      </w:r>
      <w:r w:rsidR="00560E42">
        <w:t>MCC</w:t>
      </w:r>
      <w:r w:rsidR="00560E42" w:rsidRPr="0075779D">
        <w:rPr>
          <w:lang w:val="ru-RU"/>
        </w:rPr>
        <w:t>)</w:t>
      </w:r>
      <w:r w:rsidR="00E441B8">
        <w:rPr>
          <w:lang w:val="ru-RU"/>
        </w:rPr>
        <w:t>. Данные метрики рассчитываются по формулам 2-</w:t>
      </w:r>
      <w:r w:rsidR="00560E42" w:rsidRPr="0075779D">
        <w:rPr>
          <w:lang w:val="ru-RU"/>
        </w:rPr>
        <w:t>7</w:t>
      </w:r>
      <w:r w:rsidR="00875C19" w:rsidRPr="0075779D">
        <w:rPr>
          <w:lang w:val="ru-RU"/>
        </w:rPr>
        <w:t xml:space="preserve"> </w:t>
      </w:r>
      <w:r w:rsidR="00875C19">
        <w:rPr>
          <w:lang w:val="ru-RU"/>
        </w:rPr>
        <w:t>соответственно</w:t>
      </w:r>
      <w:r w:rsidR="00E441B8">
        <w:rPr>
          <w:lang w:val="ru-RU"/>
        </w:rPr>
        <w:t>.</w:t>
      </w:r>
      <w:ins w:id="1042" w:author="Антон Смирнов" w:date="2023-05-24T13:36:00Z">
        <w:r w:rsidR="00285211">
          <w:rPr>
            <w:lang w:val="ru-RU"/>
          </w:rPr>
          <w:t xml:space="preserve"> Порог для расчета метрик рассчитывался по критерию </w:t>
        </w:r>
        <w:proofErr w:type="spellStart"/>
        <w:r w:rsidR="00285211">
          <w:rPr>
            <w:lang w:val="ru-RU"/>
          </w:rPr>
          <w:t>Юдена</w:t>
        </w:r>
      </w:ins>
      <w:proofErr w:type="spellEnd"/>
      <w:r w:rsidR="00285211">
        <w:rPr>
          <w:lang w:val="ru-RU"/>
        </w:rPr>
        <w:fldChar w:fldCharType="begin"/>
      </w:r>
      <w:r w:rsidR="00285211">
        <w:rPr>
          <w:lang w:val="ru-RU"/>
        </w:rPr>
        <w:instrText xml:space="preserve"> ADDIN ZOTERO_ITEM CSL_CITATION {"citationID":"RegJBBOP","properties":{"formattedCitation":"[110]","plainCitation":"[110]","noteIndex":0},"citationItems":[{"id":635,"uris":["http://zotero.org/users/10071278/items/5MVZJGEY"],"itemData":{"id":635,"type":"article-journal","container-title":"Cancer","DOI":"10.1002/1097-0142(1950)3:1&lt;32::aid-cncr2820030106&gt;3.0.co;2-3","ISSN":"0008-543X","issue":"1","journalAbbreviation":"Cancer","language":"eng","note":"PMID: 15405679","page":"32-35","source":"PubMed","title":"Index for rating diagnostic tests","volume":"3","author":[{"family":"Youden","given":"W. J."}],"issued":{"date-parts":[["1950",1]]}}}],"schema":"https://github.com/citation-style-language/schema/raw/master/csl-citation.json"} </w:instrText>
      </w:r>
      <w:r w:rsidR="00285211">
        <w:rPr>
          <w:lang w:val="ru-RU"/>
        </w:rPr>
        <w:fldChar w:fldCharType="separate"/>
      </w:r>
      <w:r w:rsidR="00285211" w:rsidRPr="00285211">
        <w:rPr>
          <w:rFonts w:cs="Times New Roman"/>
          <w:lang w:val="ru-RU"/>
        </w:rPr>
        <w:t>[110]</w:t>
      </w:r>
      <w:r w:rsidR="00285211">
        <w:rPr>
          <w:lang w:val="ru-RU"/>
        </w:rPr>
        <w:fldChar w:fldCharType="end"/>
      </w:r>
      <w:ins w:id="1043" w:author="Антон Смирнов" w:date="2023-05-24T13:36:00Z">
        <w:r w:rsidR="00285211">
          <w:rPr>
            <w:lang w:val="ru-RU"/>
          </w:rPr>
          <w:t>.</w:t>
        </w:r>
      </w:ins>
      <w:r w:rsidR="00565535">
        <w:rPr>
          <w:lang w:val="ru-RU"/>
        </w:rPr>
        <w:t xml:space="preserve"> Для разбиения на </w:t>
      </w:r>
      <w:proofErr w:type="spellStart"/>
      <w:r w:rsidR="00565535">
        <w:rPr>
          <w:lang w:val="ru-RU"/>
        </w:rPr>
        <w:t>фолды</w:t>
      </w:r>
      <w:proofErr w:type="spellEnd"/>
      <w:r w:rsidR="00565535">
        <w:rPr>
          <w:lang w:val="ru-RU"/>
        </w:rPr>
        <w:t xml:space="preserve"> и расчёта метрик были использованы пакеты </w:t>
      </w:r>
      <w:r w:rsidR="00565535">
        <w:t>caret</w:t>
      </w:r>
      <w:r w:rsidR="004961D5">
        <w:fldChar w:fldCharType="begin"/>
      </w:r>
      <w:r w:rsidR="00285211">
        <w:rPr>
          <w:lang w:val="ru-RU"/>
        </w:rPr>
        <w:instrText xml:space="preserve"> ADDIN ZOTERO_ITEM CSL_CITATION {"citationID":"4w1lz8Xt","properties":{"formattedCitation":"[111]","plainCitation":"[111]","noteIndex":0},"citationItems":[{"id":625,"uris":["http://zotero.org/users/10071278/items/V259PGWT"],"itemData":{"id":625,"type":"article-journal","container-title":"Journal of Statistical Software","DOI":"10.18637/jss.v028.i05","ISSN":"1548-7660","issue":"5","journalAbbreviation":"J. Stat. Soft.","language":"en","source":"DOI.org (Crossref)","title":"Building Predictive Models in &lt;i&gt;R&lt;/i&gt; Using the &lt;b&gt;caret&lt;/b&gt; Package","URL":"http://www.jstatsoft.org/v28/i05/","volume":"28","author":[{"family":"Kuhn","given":"Max"}],"accessed":{"date-parts":[["2023",5,23]]},"issued":{"date-parts":[["2008"]]}}}],"schema":"https://github.com/citation-style-language/schema/raw/master/csl-citation.json"} </w:instrText>
      </w:r>
      <w:r w:rsidR="004961D5">
        <w:fldChar w:fldCharType="separate"/>
      </w:r>
      <w:r w:rsidR="00285211" w:rsidRPr="00285211">
        <w:rPr>
          <w:rFonts w:cs="Times New Roman"/>
          <w:lang w:val="ru-RU"/>
        </w:rPr>
        <w:t>[111]</w:t>
      </w:r>
      <w:r w:rsidR="004961D5">
        <w:fldChar w:fldCharType="end"/>
      </w:r>
      <w:r w:rsidR="00565535" w:rsidRPr="0075779D">
        <w:rPr>
          <w:lang w:val="ru-RU"/>
        </w:rPr>
        <w:t xml:space="preserve"> </w:t>
      </w:r>
      <w:r w:rsidR="00565535">
        <w:rPr>
          <w:lang w:val="ru-RU"/>
        </w:rPr>
        <w:t xml:space="preserve">для языка программирования </w:t>
      </w:r>
      <w:r w:rsidR="00565535">
        <w:t>R</w:t>
      </w:r>
      <w:r w:rsidR="00565535" w:rsidRPr="0075779D">
        <w:rPr>
          <w:lang w:val="ru-RU"/>
        </w:rPr>
        <w:t xml:space="preserve"> </w:t>
      </w:r>
      <w:r w:rsidR="00565535">
        <w:rPr>
          <w:lang w:val="ru-RU"/>
        </w:rPr>
        <w:t xml:space="preserve">и </w:t>
      </w:r>
      <w:r w:rsidR="00565535">
        <w:t>scikit</w:t>
      </w:r>
      <w:r w:rsidR="00565535" w:rsidRPr="0075779D">
        <w:rPr>
          <w:lang w:val="ru-RU"/>
        </w:rPr>
        <w:t>-</w:t>
      </w:r>
      <w:r w:rsidR="00565535">
        <w:t>learn</w:t>
      </w:r>
      <w:r w:rsidR="004961D5">
        <w:fldChar w:fldCharType="begin"/>
      </w:r>
      <w:r w:rsidR="00285211">
        <w:rPr>
          <w:lang w:val="ru-RU"/>
        </w:rPr>
        <w:instrText xml:space="preserve"> ADDIN ZOTERO_ITEM CSL_CITATION {"citationID":"ZZfnCgzM","properties":{"formattedCitation":"[112]","plainCitation":"[112]","noteIndex":0},"citationItems":[{"id":629,"uris":["http://zotero.org/users/10071278/items/IBT6WDB4"],"itemData":{"id":629,"type":"article-journal","abstract":"Scikit-learn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simpliﬁed BSD license, encouraging its use in both academic and commercial settings. Source code, binaries, and documentation can be downloaded from http://scikit-learn.sourceforge.net.","container-title":"MACHINE LEARNING IN PYTHON","language":"en","source":"Zotero","title":"Scikit-learn: Machine Learning in Python","author":[{"family":"Pedregosa","given":"Fabian"},{"family":"Varoquaux","given":"Gael"},{"family":"Gramfort","given":"Alexandre"},{"family":"Michel","given":"Vincent"},{"family":"Thirion","given":"Bertrand"},{"family":"Grisel","given":"Olivier"},{"family":"Blondel","given":"Mathieu"},{"family":"Prettenhofer","given":"Peter"},{"family":"Weiss","given":"Ron"},{"family":"Dubourg","given":"Vincent"},{"family":"Vanderplas","given":"Jake"},{"family":"Passos","given":"Alexandre"},{"family":"Cournapeau","given":"David"}]}}],"schema":"https://github.com/citation-style-language/schema/raw/master/csl-citation.json"} </w:instrText>
      </w:r>
      <w:r w:rsidR="004961D5">
        <w:fldChar w:fldCharType="separate"/>
      </w:r>
      <w:r w:rsidR="00285211" w:rsidRPr="00285211">
        <w:rPr>
          <w:rFonts w:cs="Times New Roman"/>
        </w:rPr>
        <w:t>[112]</w:t>
      </w:r>
      <w:r w:rsidR="004961D5">
        <w:fldChar w:fldCharType="end"/>
      </w:r>
      <w:r w:rsidR="00565535" w:rsidRPr="0075779D">
        <w:rPr>
          <w:lang w:val="ru-RU"/>
        </w:rPr>
        <w:t xml:space="preserve"> </w:t>
      </w:r>
      <w:r w:rsidR="00565535">
        <w:rPr>
          <w:lang w:val="ru-RU"/>
        </w:rPr>
        <w:t xml:space="preserve">для языка программирования </w:t>
      </w:r>
      <w:r w:rsidR="00565535">
        <w:t>Python</w:t>
      </w:r>
      <w:r w:rsidR="00565535" w:rsidRPr="0075779D">
        <w:rPr>
          <w:lang w:val="ru-RU"/>
        </w:rPr>
        <w:t>.</w:t>
      </w:r>
    </w:p>
    <w:p w14:paraId="714E62B5" w14:textId="22B24CD8" w:rsidR="008D6BD1" w:rsidRPr="00E441B8" w:rsidRDefault="006904D6" w:rsidP="008D6BD1">
      <w:pPr>
        <w:pStyle w:val="a0"/>
        <w:rPr>
          <w:rFonts w:eastAsiaTheme="minorEastAsia"/>
          <w:lang w:val="ru-RU"/>
        </w:rPr>
      </w:pPr>
      <m:oMathPara>
        <m:oMath>
          <m:eqArr>
            <m:eqArrPr>
              <m:maxDist m:val="1"/>
              <m:ctrlPr>
                <w:rPr>
                  <w:rFonts w:ascii="Cambria Math" w:hAnsi="Cambria Math"/>
                  <w:i/>
                  <w:lang w:val="ru-RU"/>
                </w:rPr>
              </m:ctrlPr>
            </m:eqArrPr>
            <m:e>
              <m:r>
                <w:rPr>
                  <w:rFonts w:ascii="Cambria Math" w:hAnsi="Cambria Math"/>
                  <w:lang w:val="ru-RU"/>
                </w:rPr>
                <m:t>Sensivity=</m:t>
              </m:r>
              <m:f>
                <m:fPr>
                  <m:ctrlPr>
                    <w:rPr>
                      <w:rFonts w:ascii="Cambria Math" w:hAnsi="Cambria Math"/>
                      <w:i/>
                      <w:lang w:val="ru-RU"/>
                    </w:rPr>
                  </m:ctrlPr>
                </m:fPr>
                <m:num>
                  <m:r>
                    <w:rPr>
                      <w:rFonts w:ascii="Cambria Math" w:hAnsi="Cambria Math"/>
                      <w:lang w:val="ru-RU"/>
                    </w:rPr>
                    <m:t>TP</m:t>
                  </m:r>
                </m:num>
                <m:den>
                  <m:r>
                    <w:rPr>
                      <w:rFonts w:ascii="Cambria Math" w:hAnsi="Cambria Math"/>
                      <w:lang w:val="ru-RU"/>
                    </w:rPr>
                    <m:t>TP+FN</m:t>
                  </m:r>
                </m:den>
              </m:f>
              <m:r>
                <w:rPr>
                  <w:rFonts w:ascii="Cambria Math" w:hAnsi="Cambria Math"/>
                  <w:lang w:val="ru-RU"/>
                </w:rPr>
                <m:t xml:space="preserve"> #(2)</m:t>
              </m:r>
            </m:e>
          </m:eqArr>
        </m:oMath>
      </m:oMathPara>
    </w:p>
    <w:p w14:paraId="6E9C4DD2" w14:textId="7C54E521" w:rsidR="00E441B8" w:rsidRPr="00875C19" w:rsidRDefault="006904D6" w:rsidP="008D6BD1">
      <w:pPr>
        <w:pStyle w:val="a0"/>
        <w:rPr>
          <w:rFonts w:eastAsiaTheme="minorEastAsia"/>
          <w:i/>
          <w:lang w:val="ru-RU"/>
        </w:rPr>
      </w:pPr>
      <m:oMathPara>
        <m:oMath>
          <m:eqArr>
            <m:eqArrPr>
              <m:maxDist m:val="1"/>
              <m:ctrlPr>
                <w:rPr>
                  <w:rFonts w:ascii="Cambria Math" w:eastAsiaTheme="minorEastAsia" w:hAnsi="Cambria Math"/>
                  <w:i/>
                  <w:lang w:val="ru-RU"/>
                </w:rPr>
              </m:ctrlPr>
            </m:eqArrPr>
            <m:e>
              <m:r>
                <w:rPr>
                  <w:rFonts w:ascii="Cambria Math" w:eastAsiaTheme="minorEastAsia" w:hAnsi="Cambria Math"/>
                  <w:lang w:val="ru-RU"/>
                </w:rPr>
                <m:t>Specifity=</m:t>
              </m:r>
              <m:f>
                <m:fPr>
                  <m:ctrlPr>
                    <w:rPr>
                      <w:rFonts w:ascii="Cambria Math" w:eastAsiaTheme="minorEastAsia" w:hAnsi="Cambria Math"/>
                      <w:i/>
                      <w:lang w:val="ru-RU"/>
                    </w:rPr>
                  </m:ctrlPr>
                </m:fPr>
                <m:num>
                  <m:r>
                    <w:rPr>
                      <w:rFonts w:ascii="Cambria Math" w:eastAsiaTheme="minorEastAsia" w:hAnsi="Cambria Math"/>
                      <w:lang w:val="ru-RU"/>
                    </w:rPr>
                    <m:t>TN</m:t>
                  </m:r>
                </m:num>
                <m:den>
                  <m:r>
                    <w:rPr>
                      <w:rFonts w:ascii="Cambria Math" w:eastAsiaTheme="minorEastAsia" w:hAnsi="Cambria Math"/>
                      <w:lang w:val="ru-RU"/>
                    </w:rPr>
                    <m:t>TN+FP</m:t>
                  </m:r>
                </m:den>
              </m:f>
              <m:r>
                <w:rPr>
                  <w:rFonts w:ascii="Cambria Math" w:eastAsiaTheme="minorEastAsia" w:hAnsi="Cambria Math"/>
                  <w:lang w:val="ru-RU"/>
                </w:rPr>
                <m:t xml:space="preserve"> #</m:t>
              </m:r>
              <m:d>
                <m:dPr>
                  <m:ctrlPr>
                    <w:rPr>
                      <w:rFonts w:ascii="Cambria Math" w:eastAsiaTheme="minorEastAsia" w:hAnsi="Cambria Math"/>
                      <w:i/>
                      <w:lang w:val="ru-RU"/>
                    </w:rPr>
                  </m:ctrlPr>
                </m:dPr>
                <m:e>
                  <m:r>
                    <w:rPr>
                      <w:rFonts w:ascii="Cambria Math" w:eastAsiaTheme="minorEastAsia" w:hAnsi="Cambria Math"/>
                      <w:lang w:val="ru-RU"/>
                    </w:rPr>
                    <m:t>3</m:t>
                  </m:r>
                </m:e>
              </m:d>
            </m:e>
          </m:eqArr>
        </m:oMath>
      </m:oMathPara>
    </w:p>
    <w:p w14:paraId="2E8C6360" w14:textId="58D057D2" w:rsidR="00875C19" w:rsidRPr="00875C19" w:rsidRDefault="006904D6" w:rsidP="008D6BD1">
      <w:pPr>
        <w:pStyle w:val="a0"/>
        <w:rPr>
          <w:rFonts w:eastAsiaTheme="minorEastAsia"/>
          <w:i/>
          <w:lang w:val="ru-RU"/>
        </w:rPr>
      </w:pPr>
      <m:oMathPara>
        <m:oMath>
          <m:eqArr>
            <m:eqArrPr>
              <m:maxDist m:val="1"/>
              <m:ctrlPr>
                <w:rPr>
                  <w:rFonts w:ascii="Cambria Math" w:eastAsiaTheme="minorEastAsia" w:hAnsi="Cambria Math"/>
                  <w:i/>
                  <w:lang w:val="ru-RU"/>
                </w:rPr>
              </m:ctrlPr>
            </m:eqArrPr>
            <m:e>
              <m:r>
                <w:rPr>
                  <w:rFonts w:ascii="Cambria Math" w:eastAsiaTheme="minorEastAsia" w:hAnsi="Cambria Math"/>
                  <w:lang w:val="ru-RU"/>
                </w:rPr>
                <m:t>Accuracy=</m:t>
              </m:r>
              <m:f>
                <m:fPr>
                  <m:ctrlPr>
                    <w:rPr>
                      <w:rFonts w:ascii="Cambria Math" w:eastAsiaTheme="minorEastAsia" w:hAnsi="Cambria Math"/>
                      <w:i/>
                      <w:lang w:val="ru-RU"/>
                    </w:rPr>
                  </m:ctrlPr>
                </m:fPr>
                <m:num>
                  <m:r>
                    <w:rPr>
                      <w:rFonts w:ascii="Cambria Math" w:eastAsiaTheme="minorEastAsia" w:hAnsi="Cambria Math"/>
                      <w:lang w:val="ru-RU"/>
                    </w:rPr>
                    <m:t>TP+TN</m:t>
                  </m:r>
                </m:num>
                <m:den>
                  <m:r>
                    <w:rPr>
                      <w:rFonts w:ascii="Cambria Math" w:eastAsiaTheme="minorEastAsia" w:hAnsi="Cambria Math"/>
                      <w:lang w:val="ru-RU"/>
                    </w:rPr>
                    <m:t>TP+TN+FP+FN</m:t>
                  </m:r>
                </m:den>
              </m:f>
              <m:r>
                <w:rPr>
                  <w:rFonts w:ascii="Cambria Math" w:eastAsiaTheme="minorEastAsia" w:hAnsi="Cambria Math"/>
                  <w:lang w:val="ru-RU"/>
                </w:rPr>
                <m:t xml:space="preserve"> #</m:t>
              </m:r>
              <m:d>
                <m:dPr>
                  <m:ctrlPr>
                    <w:rPr>
                      <w:rFonts w:ascii="Cambria Math" w:eastAsiaTheme="minorEastAsia" w:hAnsi="Cambria Math"/>
                      <w:i/>
                      <w:lang w:val="ru-RU"/>
                    </w:rPr>
                  </m:ctrlPr>
                </m:dPr>
                <m:e>
                  <m:r>
                    <w:rPr>
                      <w:rFonts w:ascii="Cambria Math" w:eastAsiaTheme="minorEastAsia" w:hAnsi="Cambria Math"/>
                      <w:lang w:val="ru-RU"/>
                    </w:rPr>
                    <m:t>4</m:t>
                  </m:r>
                </m:e>
              </m:d>
            </m:e>
          </m:eqArr>
        </m:oMath>
      </m:oMathPara>
    </w:p>
    <w:p w14:paraId="4BC60B79" w14:textId="52A0D03F" w:rsidR="00875C19" w:rsidRPr="00875C19" w:rsidRDefault="006904D6" w:rsidP="008D6BD1">
      <w:pPr>
        <w:pStyle w:val="a0"/>
        <w:rPr>
          <w:rFonts w:eastAsiaTheme="minorEastAsia"/>
          <w:i/>
          <w:lang w:val="ru-RU"/>
        </w:rPr>
      </w:pPr>
      <m:oMathPara>
        <m:oMath>
          <m:eqArr>
            <m:eqArrPr>
              <m:maxDist m:val="1"/>
              <m:ctrlPr>
                <w:rPr>
                  <w:rFonts w:ascii="Cambria Math" w:eastAsiaTheme="minorEastAsia" w:hAnsi="Cambria Math"/>
                  <w:i/>
                  <w:lang w:val="ru-RU"/>
                </w:rPr>
              </m:ctrlPr>
            </m:eqArrPr>
            <m:e>
              <m:r>
                <w:rPr>
                  <w:rFonts w:ascii="Cambria Math" w:eastAsiaTheme="minorEastAsia" w:hAnsi="Cambria Math"/>
                  <w:lang w:val="ru-RU"/>
                </w:rPr>
                <m:t xml:space="preserve">Balanced accuracy </m:t>
              </m:r>
              <m:d>
                <m:dPr>
                  <m:ctrlPr>
                    <w:rPr>
                      <w:rFonts w:ascii="Cambria Math" w:eastAsiaTheme="minorEastAsia" w:hAnsi="Cambria Math"/>
                      <w:i/>
                      <w:lang w:val="ru-RU"/>
                    </w:rPr>
                  </m:ctrlPr>
                </m:dPr>
                <m:e>
                  <m:r>
                    <w:rPr>
                      <w:rFonts w:ascii="Cambria Math" w:eastAsiaTheme="minorEastAsia" w:hAnsi="Cambria Math"/>
                      <w:lang w:val="ru-RU"/>
                    </w:rPr>
                    <m:t>BA</m:t>
                  </m:r>
                </m:e>
              </m:d>
              <m:r>
                <w:rPr>
                  <w:rFonts w:ascii="Cambria Math" w:eastAsiaTheme="minorEastAsia" w:hAnsi="Cambria Math"/>
                  <w:lang w:val="ru-RU"/>
                </w:rPr>
                <m:t>=</m:t>
              </m:r>
              <m:f>
                <m:fPr>
                  <m:ctrlPr>
                    <w:rPr>
                      <w:rFonts w:ascii="Cambria Math" w:eastAsiaTheme="minorEastAsia" w:hAnsi="Cambria Math"/>
                      <w:i/>
                      <w:lang w:val="ru-RU"/>
                    </w:rPr>
                  </m:ctrlPr>
                </m:fPr>
                <m:num>
                  <m:r>
                    <w:rPr>
                      <w:rFonts w:ascii="Cambria Math" w:eastAsiaTheme="minorEastAsia" w:hAnsi="Cambria Math"/>
                      <w:lang w:val="ru-RU"/>
                    </w:rPr>
                    <m:t>Sensivity+Specifity</m:t>
                  </m:r>
                </m:num>
                <m:den>
                  <m:r>
                    <w:rPr>
                      <w:rFonts w:ascii="Cambria Math" w:eastAsiaTheme="minorEastAsia" w:hAnsi="Cambria Math"/>
                      <w:lang w:val="ru-RU"/>
                    </w:rPr>
                    <m:t>2</m:t>
                  </m:r>
                </m:den>
              </m:f>
              <m:r>
                <w:rPr>
                  <w:rFonts w:ascii="Cambria Math" w:eastAsiaTheme="minorEastAsia" w:hAnsi="Cambria Math"/>
                  <w:lang w:val="ru-RU"/>
                </w:rPr>
                <m:t xml:space="preserve"> #</m:t>
              </m:r>
              <m:d>
                <m:dPr>
                  <m:ctrlPr>
                    <w:rPr>
                      <w:rFonts w:ascii="Cambria Math" w:eastAsiaTheme="minorEastAsia" w:hAnsi="Cambria Math"/>
                      <w:i/>
                      <w:lang w:val="ru-RU"/>
                    </w:rPr>
                  </m:ctrlPr>
                </m:dPr>
                <m:e>
                  <m:r>
                    <w:rPr>
                      <w:rFonts w:ascii="Cambria Math" w:eastAsiaTheme="minorEastAsia" w:hAnsi="Cambria Math"/>
                      <w:lang w:val="ru-RU"/>
                    </w:rPr>
                    <m:t>5</m:t>
                  </m:r>
                </m:e>
              </m:d>
            </m:e>
          </m:eqArr>
        </m:oMath>
      </m:oMathPara>
    </w:p>
    <w:p w14:paraId="7E61DA46" w14:textId="30824047" w:rsidR="00875C19" w:rsidRPr="00560E42" w:rsidRDefault="006904D6" w:rsidP="008D6BD1">
      <w:pPr>
        <w:pStyle w:val="a0"/>
        <w:rPr>
          <w:rFonts w:eastAsiaTheme="minorEastAsia"/>
          <w:i/>
          <w:lang w:val="ru-RU"/>
        </w:rPr>
      </w:pPr>
      <m:oMathPara>
        <m:oMath>
          <m:eqArr>
            <m:eqArrPr>
              <m:maxDist m:val="1"/>
              <m:ctrlPr>
                <w:rPr>
                  <w:rFonts w:ascii="Cambria Math" w:eastAsiaTheme="minorEastAsia" w:hAnsi="Cambria Math"/>
                  <w:i/>
                  <w:lang w:val="ru-RU"/>
                </w:rPr>
              </m:ctrlPr>
            </m:eqArrPr>
            <m:e>
              <m:r>
                <w:rPr>
                  <w:rFonts w:ascii="Cambria Math" w:eastAsiaTheme="minorEastAsia" w:hAnsi="Cambria Math"/>
                  <w:lang w:val="ru-RU"/>
                </w:rPr>
                <m:t xml:space="preserve">Average precision= </m:t>
              </m:r>
              <m:nary>
                <m:naryPr>
                  <m:chr m:val="∑"/>
                  <m:limLoc m:val="undOvr"/>
                  <m:supHide m:val="1"/>
                  <m:ctrlPr>
                    <w:rPr>
                      <w:rFonts w:ascii="Cambria Math" w:eastAsiaTheme="minorEastAsia" w:hAnsi="Cambria Math"/>
                      <w:i/>
                      <w:lang w:val="ru-RU"/>
                    </w:rPr>
                  </m:ctrlPr>
                </m:naryPr>
                <m:sub>
                  <m:r>
                    <w:rPr>
                      <w:rFonts w:ascii="Cambria Math" w:eastAsiaTheme="minorEastAsia" w:hAnsi="Cambria Math"/>
                      <w:lang w:val="ru-RU"/>
                    </w:rPr>
                    <m:t>n</m:t>
                  </m:r>
                </m:sub>
                <m:sup/>
                <m:e>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n</m:t>
                          </m:r>
                        </m:sub>
                      </m:sSub>
                      <m:r>
                        <w:rPr>
                          <w:rFonts w:ascii="Cambria Math" w:eastAsiaTheme="minorEastAsia" w:hAnsi="Cambria Math"/>
                        </w:rPr>
                        <m:t> -</m:t>
                      </m:r>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n-1</m:t>
                          </m:r>
                        </m:sub>
                      </m:sSub>
                    </m:e>
                  </m:d>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n</m:t>
                      </m:r>
                    </m:sub>
                  </m:sSub>
                </m:e>
              </m:nary>
              <m:r>
                <w:rPr>
                  <w:rFonts w:ascii="Cambria Math" w:eastAsiaTheme="minorEastAsia" w:hAnsi="Cambria Math"/>
                  <w:lang w:val="ru-RU"/>
                </w:rPr>
                <m:t xml:space="preserve"> #</m:t>
              </m:r>
              <m:d>
                <m:dPr>
                  <m:ctrlPr>
                    <w:rPr>
                      <w:rFonts w:ascii="Cambria Math" w:eastAsiaTheme="minorEastAsia" w:hAnsi="Cambria Math"/>
                      <w:i/>
                      <w:lang w:val="ru-RU"/>
                    </w:rPr>
                  </m:ctrlPr>
                </m:dPr>
                <m:e>
                  <m:r>
                    <w:rPr>
                      <w:rFonts w:ascii="Cambria Math" w:eastAsiaTheme="minorEastAsia" w:hAnsi="Cambria Math"/>
                      <w:lang w:val="ru-RU"/>
                    </w:rPr>
                    <m:t>6</m:t>
                  </m:r>
                </m:e>
              </m:d>
            </m:e>
          </m:eqArr>
        </m:oMath>
      </m:oMathPara>
    </w:p>
    <w:p w14:paraId="0FE8AF8C" w14:textId="7C897BD6" w:rsidR="00560E42" w:rsidRPr="00560E42" w:rsidRDefault="006904D6" w:rsidP="008D6BD1">
      <w:pPr>
        <w:pStyle w:val="a0"/>
        <w:rPr>
          <w:rFonts w:eastAsiaTheme="minorEastAsia"/>
          <w:i/>
          <w:lang w:val="ru-RU"/>
        </w:rPr>
      </w:pPr>
      <m:oMathPara>
        <m:oMath>
          <m:eqArr>
            <m:eqArrPr>
              <m:maxDist m:val="1"/>
              <m:ctrlPr>
                <w:rPr>
                  <w:rFonts w:ascii="Cambria Math" w:eastAsiaTheme="minorEastAsia" w:hAnsi="Cambria Math"/>
                  <w:i/>
                  <w:lang w:val="ru-RU"/>
                </w:rPr>
              </m:ctrlPr>
            </m:eqArrPr>
            <m:e>
              <m:r>
                <w:rPr>
                  <w:rFonts w:ascii="Cambria Math" w:eastAsiaTheme="minorEastAsia" w:hAnsi="Cambria Math"/>
                  <w:lang w:val="ru-RU"/>
                </w:rPr>
                <m:t xml:space="preserve">MCC= </m:t>
              </m:r>
              <m:f>
                <m:fPr>
                  <m:ctrlPr>
                    <w:rPr>
                      <w:rFonts w:ascii="Cambria Math" w:eastAsiaTheme="minorEastAsia" w:hAnsi="Cambria Math"/>
                      <w:i/>
                      <w:iCs/>
                    </w:rPr>
                  </m:ctrlPr>
                </m:fPr>
                <m:num>
                  <m:r>
                    <w:rPr>
                      <w:rFonts w:ascii="Cambria Math" w:eastAsiaTheme="minorEastAsia" w:hAnsi="Cambria Math"/>
                    </w:rPr>
                    <m:t>tn*tp -fp*fn</m:t>
                  </m:r>
                </m:num>
                <m:den>
                  <m:rad>
                    <m:radPr>
                      <m:degHide m:val="1"/>
                      <m:ctrlPr>
                        <w:rPr>
                          <w:rFonts w:ascii="Cambria Math" w:eastAsiaTheme="minorEastAsia" w:hAnsi="Cambria Math"/>
                          <w:i/>
                          <w:iCs/>
                        </w:rPr>
                      </m:ctrlPr>
                    </m:radPr>
                    <m:deg/>
                    <m:e>
                      <m:d>
                        <m:dPr>
                          <m:ctrlPr>
                            <w:rPr>
                              <w:rFonts w:ascii="Cambria Math" w:eastAsiaTheme="minorEastAsia" w:hAnsi="Cambria Math"/>
                              <w:i/>
                              <w:iCs/>
                            </w:rPr>
                          </m:ctrlPr>
                        </m:dPr>
                        <m:e>
                          <m:r>
                            <w:rPr>
                              <w:rFonts w:ascii="Cambria Math" w:eastAsiaTheme="minorEastAsia" w:hAnsi="Cambria Math"/>
                            </w:rPr>
                            <m:t>tp+fp</m:t>
                          </m:r>
                        </m:e>
                      </m:d>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tp+fn</m:t>
                          </m:r>
                        </m:e>
                      </m:d>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tn+fp</m:t>
                          </m:r>
                        </m:e>
                      </m:d>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tn+fn</m:t>
                          </m:r>
                        </m:e>
                      </m:d>
                    </m:e>
                  </m:rad>
                </m:den>
              </m:f>
              <m:r>
                <w:rPr>
                  <w:rFonts w:ascii="Cambria Math" w:eastAsiaTheme="minorEastAsia" w:hAnsi="Cambria Math"/>
                </w:rPr>
                <m:t xml:space="preserve"> </m:t>
              </m:r>
              <m:r>
                <w:rPr>
                  <w:rFonts w:ascii="Cambria Math" w:eastAsiaTheme="minorEastAsia" w:hAnsi="Cambria Math"/>
                  <w:lang w:val="ru-RU"/>
                </w:rPr>
                <m:t>#</m:t>
              </m:r>
              <m:d>
                <m:dPr>
                  <m:ctrlPr>
                    <w:rPr>
                      <w:rFonts w:ascii="Cambria Math" w:eastAsiaTheme="minorEastAsia" w:hAnsi="Cambria Math"/>
                      <w:i/>
                      <w:iCs/>
                    </w:rPr>
                  </m:ctrlPr>
                </m:dPr>
                <m:e>
                  <m:r>
                    <w:rPr>
                      <w:rFonts w:ascii="Cambria Math" w:eastAsiaTheme="minorEastAsia" w:hAnsi="Cambria Math"/>
                    </w:rPr>
                    <m:t>7</m:t>
                  </m:r>
                </m:e>
              </m:d>
            </m:e>
          </m:eqArr>
        </m:oMath>
      </m:oMathPara>
    </w:p>
    <w:p w14:paraId="5018601F" w14:textId="1ADE71B3" w:rsidR="00560E42" w:rsidRPr="00560E42" w:rsidRDefault="00560E42" w:rsidP="00560E42">
      <w:pPr>
        <w:pStyle w:val="a0"/>
        <w:ind w:firstLine="0"/>
        <w:rPr>
          <w:rFonts w:eastAsiaTheme="minorEastAsia"/>
          <w:iCs/>
          <w:lang w:val="ru-RU"/>
        </w:rPr>
      </w:pPr>
      <w:r>
        <w:rPr>
          <w:rFonts w:eastAsiaTheme="minorEastAsia"/>
          <w:iCs/>
          <w:lang w:val="ru-RU"/>
        </w:rPr>
        <w:t xml:space="preserve">где: </w:t>
      </w:r>
      <w:r>
        <w:rPr>
          <w:rFonts w:eastAsiaTheme="minorEastAsia"/>
          <w:iCs/>
        </w:rPr>
        <w:t>TP</w:t>
      </w:r>
      <w:r w:rsidRPr="0075779D">
        <w:rPr>
          <w:rFonts w:eastAsiaTheme="minorEastAsia"/>
          <w:iCs/>
          <w:lang w:val="ru-RU"/>
        </w:rPr>
        <w:t xml:space="preserve"> – </w:t>
      </w:r>
      <w:r>
        <w:rPr>
          <w:rFonts w:eastAsiaTheme="minorEastAsia"/>
          <w:iCs/>
          <w:lang w:val="ru-RU"/>
        </w:rPr>
        <w:t>количество правильно предсказанных положительных случаев</w:t>
      </w:r>
      <w:r w:rsidRPr="0075779D">
        <w:rPr>
          <w:rFonts w:eastAsiaTheme="minorEastAsia"/>
          <w:iCs/>
          <w:lang w:val="ru-RU"/>
        </w:rPr>
        <w:t>,</w:t>
      </w:r>
    </w:p>
    <w:p w14:paraId="0D228DD9" w14:textId="7772DE6E" w:rsidR="00560E42" w:rsidRDefault="00560E42" w:rsidP="00560E42">
      <w:pPr>
        <w:pStyle w:val="a0"/>
        <w:ind w:firstLine="0"/>
        <w:rPr>
          <w:rFonts w:eastAsiaTheme="minorEastAsia"/>
          <w:iCs/>
          <w:lang w:val="ru-RU"/>
        </w:rPr>
      </w:pPr>
      <w:r>
        <w:rPr>
          <w:rFonts w:eastAsiaTheme="minorEastAsia"/>
          <w:iCs/>
        </w:rPr>
        <w:t>TN</w:t>
      </w:r>
      <w:r w:rsidRPr="0075779D">
        <w:rPr>
          <w:rFonts w:eastAsiaTheme="minorEastAsia"/>
          <w:iCs/>
          <w:lang w:val="ru-RU"/>
        </w:rPr>
        <w:t xml:space="preserve"> – </w:t>
      </w:r>
      <w:r>
        <w:rPr>
          <w:rFonts w:eastAsiaTheme="minorEastAsia"/>
          <w:iCs/>
          <w:lang w:val="ru-RU"/>
        </w:rPr>
        <w:t>количество правильно предсказанных отрицательных случаев</w:t>
      </w:r>
      <w:r w:rsidRPr="0075779D">
        <w:rPr>
          <w:rFonts w:eastAsiaTheme="minorEastAsia"/>
          <w:iCs/>
          <w:lang w:val="ru-RU"/>
        </w:rPr>
        <w:t>,</w:t>
      </w:r>
    </w:p>
    <w:p w14:paraId="07E6C448" w14:textId="05B6D460" w:rsidR="00560E42" w:rsidRDefault="00560E42" w:rsidP="00560E42">
      <w:pPr>
        <w:pStyle w:val="a0"/>
        <w:ind w:firstLine="0"/>
        <w:rPr>
          <w:rFonts w:eastAsiaTheme="minorEastAsia"/>
          <w:iCs/>
          <w:lang w:val="ru-RU"/>
        </w:rPr>
      </w:pPr>
      <w:r>
        <w:rPr>
          <w:rFonts w:eastAsiaTheme="minorEastAsia"/>
          <w:iCs/>
        </w:rPr>
        <w:t>FP</w:t>
      </w:r>
      <w:r w:rsidRPr="0075779D">
        <w:rPr>
          <w:rFonts w:eastAsiaTheme="minorEastAsia"/>
          <w:iCs/>
          <w:lang w:val="ru-RU"/>
        </w:rPr>
        <w:t xml:space="preserve"> – </w:t>
      </w:r>
      <w:r>
        <w:rPr>
          <w:rFonts w:eastAsiaTheme="minorEastAsia"/>
          <w:iCs/>
          <w:lang w:val="ru-RU"/>
        </w:rPr>
        <w:t>количество ложно предсказанных положительных случаев</w:t>
      </w:r>
      <w:r w:rsidRPr="0075779D">
        <w:rPr>
          <w:rFonts w:eastAsiaTheme="minorEastAsia"/>
          <w:iCs/>
          <w:lang w:val="ru-RU"/>
        </w:rPr>
        <w:t>,</w:t>
      </w:r>
    </w:p>
    <w:p w14:paraId="6D2FF71E" w14:textId="4E4A8ED0" w:rsidR="00560E42" w:rsidRPr="0075779D" w:rsidRDefault="00560E42" w:rsidP="00560E42">
      <w:pPr>
        <w:pStyle w:val="a0"/>
        <w:ind w:firstLine="0"/>
        <w:rPr>
          <w:rFonts w:eastAsiaTheme="minorEastAsia"/>
          <w:iCs/>
          <w:lang w:val="ru-RU"/>
        </w:rPr>
      </w:pPr>
      <w:r>
        <w:rPr>
          <w:rFonts w:eastAsiaTheme="minorEastAsia"/>
          <w:iCs/>
        </w:rPr>
        <w:t>FN</w:t>
      </w:r>
      <w:r w:rsidRPr="0075779D">
        <w:rPr>
          <w:rFonts w:eastAsiaTheme="minorEastAsia"/>
          <w:iCs/>
          <w:lang w:val="ru-RU"/>
        </w:rPr>
        <w:t xml:space="preserve"> – </w:t>
      </w:r>
      <w:r>
        <w:rPr>
          <w:rFonts w:eastAsiaTheme="minorEastAsia"/>
          <w:iCs/>
          <w:lang w:val="ru-RU"/>
        </w:rPr>
        <w:t>количество ложно предсказанных отрицательных случаев</w:t>
      </w:r>
      <w:r w:rsidRPr="0075779D">
        <w:rPr>
          <w:rFonts w:eastAsiaTheme="minorEastAsia"/>
          <w:iCs/>
          <w:lang w:val="ru-RU"/>
        </w:rPr>
        <w:t>,</w:t>
      </w:r>
    </w:p>
    <w:p w14:paraId="5F48EABA" w14:textId="227782C6" w:rsidR="00560E42" w:rsidRPr="0075779D" w:rsidRDefault="00565535" w:rsidP="00560E42">
      <w:pPr>
        <w:pStyle w:val="a0"/>
        <w:ind w:firstLine="0"/>
        <w:rPr>
          <w:rFonts w:eastAsiaTheme="minorEastAsia"/>
          <w:i/>
          <w:iCs/>
          <w:lang w:val="ru-RU"/>
        </w:rPr>
      </w:pPr>
      <w:r>
        <w:rPr>
          <w:rFonts w:eastAsiaTheme="minorEastAsia"/>
          <w:iCs/>
        </w:rPr>
        <w:t>R</w:t>
      </w:r>
      <w:r>
        <w:rPr>
          <w:rFonts w:eastAsiaTheme="minorEastAsia"/>
          <w:iCs/>
          <w:vertAlign w:val="subscript"/>
        </w:rPr>
        <w:t>n</w:t>
      </w:r>
      <w:r w:rsidR="00560E42" w:rsidRPr="0075779D">
        <w:rPr>
          <w:rFonts w:eastAsiaTheme="minorEastAsia"/>
          <w:iCs/>
          <w:lang w:val="ru-RU"/>
        </w:rPr>
        <w:t xml:space="preserve"> –</w:t>
      </w:r>
      <w:r w:rsidRPr="0075779D">
        <w:rPr>
          <w:rFonts w:eastAsiaTheme="minorEastAsia"/>
          <w:iCs/>
          <w:lang w:val="ru-RU"/>
        </w:rPr>
        <w:t xml:space="preserve"> </w:t>
      </w:r>
      <w:r>
        <w:rPr>
          <w:rFonts w:eastAsiaTheme="minorEastAsia"/>
          <w:iCs/>
          <w:lang w:val="ru-RU"/>
        </w:rPr>
        <w:t xml:space="preserve">чувствительность, рассчитанная для порога </w:t>
      </w:r>
      <w:r>
        <w:rPr>
          <w:rFonts w:eastAsiaTheme="minorEastAsia"/>
          <w:iCs/>
        </w:rPr>
        <w:t>n</w:t>
      </w:r>
    </w:p>
    <w:p w14:paraId="3FFA5ECC" w14:textId="146AB792" w:rsidR="00560E42" w:rsidRPr="0075779D" w:rsidRDefault="00560E42" w:rsidP="00560E42">
      <w:pPr>
        <w:pStyle w:val="a0"/>
        <w:ind w:firstLine="0"/>
        <w:rPr>
          <w:rFonts w:eastAsiaTheme="minorEastAsia"/>
          <w:iCs/>
          <w:lang w:val="ru-RU"/>
        </w:rPr>
      </w:pPr>
      <w:proofErr w:type="spellStart"/>
      <w:r>
        <w:rPr>
          <w:rFonts w:eastAsiaTheme="minorEastAsia"/>
          <w:iCs/>
        </w:rPr>
        <w:t>P</w:t>
      </w:r>
      <w:r w:rsidR="00565535">
        <w:rPr>
          <w:rFonts w:eastAsiaTheme="minorEastAsia"/>
          <w:iCs/>
          <w:vertAlign w:val="subscript"/>
        </w:rPr>
        <w:t>n</w:t>
      </w:r>
      <w:proofErr w:type="spellEnd"/>
      <w:r w:rsidRPr="0075779D">
        <w:rPr>
          <w:rFonts w:eastAsiaTheme="minorEastAsia"/>
          <w:iCs/>
          <w:lang w:val="ru-RU"/>
        </w:rPr>
        <w:t xml:space="preserve"> –</w:t>
      </w:r>
      <w:r w:rsidR="00565535" w:rsidRPr="0075779D">
        <w:rPr>
          <w:rFonts w:eastAsiaTheme="minorEastAsia"/>
          <w:iCs/>
          <w:lang w:val="ru-RU"/>
        </w:rPr>
        <w:t xml:space="preserve"> </w:t>
      </w:r>
      <m:oMath>
        <m:f>
          <m:fPr>
            <m:ctrlPr>
              <w:rPr>
                <w:rFonts w:ascii="Cambria Math" w:eastAsiaTheme="minorEastAsia" w:hAnsi="Cambria Math"/>
                <w:i/>
                <w:iCs/>
              </w:rPr>
            </m:ctrlPr>
          </m:fPr>
          <m:num>
            <m:r>
              <w:rPr>
                <w:rFonts w:ascii="Cambria Math" w:eastAsiaTheme="minorEastAsia" w:hAnsi="Cambria Math"/>
              </w:rPr>
              <m:t>TP</m:t>
            </m:r>
          </m:num>
          <m:den>
            <m:r>
              <w:rPr>
                <w:rFonts w:ascii="Cambria Math" w:eastAsiaTheme="minorEastAsia" w:hAnsi="Cambria Math"/>
              </w:rPr>
              <m:t>TP</m:t>
            </m:r>
            <m:r>
              <w:rPr>
                <w:rFonts w:ascii="Cambria Math" w:eastAsiaTheme="minorEastAsia" w:hAnsi="Cambria Math"/>
                <w:lang w:val="ru-RU"/>
              </w:rPr>
              <m:t>+</m:t>
            </m:r>
            <m:r>
              <w:rPr>
                <w:rFonts w:ascii="Cambria Math" w:eastAsiaTheme="minorEastAsia" w:hAnsi="Cambria Math"/>
              </w:rPr>
              <m:t>FP</m:t>
            </m:r>
          </m:den>
        </m:f>
      </m:oMath>
      <w:r w:rsidR="00565535" w:rsidRPr="0075779D">
        <w:rPr>
          <w:rFonts w:eastAsiaTheme="minorEastAsia"/>
          <w:iCs/>
          <w:lang w:val="ru-RU"/>
        </w:rPr>
        <w:t xml:space="preserve">  , </w:t>
      </w:r>
      <w:r w:rsidR="00565535">
        <w:rPr>
          <w:rFonts w:eastAsiaTheme="minorEastAsia"/>
          <w:iCs/>
          <w:lang w:val="ru-RU"/>
        </w:rPr>
        <w:t xml:space="preserve">рассчитанный для порога </w:t>
      </w:r>
      <w:r w:rsidR="00565535">
        <w:rPr>
          <w:rFonts w:eastAsiaTheme="minorEastAsia"/>
          <w:iCs/>
        </w:rPr>
        <w:t>n</w:t>
      </w:r>
    </w:p>
    <w:p w14:paraId="5D1112BC" w14:textId="16F9048E" w:rsidR="00565535" w:rsidRDefault="0002028E" w:rsidP="0002028E">
      <w:pPr>
        <w:pStyle w:val="2"/>
        <w:rPr>
          <w:lang w:val="ru-RU"/>
        </w:rPr>
      </w:pPr>
      <w:bookmarkStart w:id="1044" w:name="_Toc135824381"/>
      <w:r w:rsidRPr="0075779D">
        <w:rPr>
          <w:lang w:val="ru-RU"/>
        </w:rPr>
        <w:t xml:space="preserve">2.5. </w:t>
      </w:r>
      <w:r>
        <w:rPr>
          <w:lang w:val="ru-RU"/>
        </w:rPr>
        <w:t>Веб-сервис</w:t>
      </w:r>
      <w:bookmarkEnd w:id="1044"/>
    </w:p>
    <w:p w14:paraId="6A307355" w14:textId="0B939FA6" w:rsidR="0002028E" w:rsidRPr="0075779D" w:rsidRDefault="0002028E" w:rsidP="0075779D">
      <w:pPr>
        <w:pStyle w:val="a0"/>
        <w:rPr>
          <w:lang w:val="ru-RU"/>
          <w:rPrChange w:id="1045" w:author="Антон Смирнов" w:date="2023-05-23T22:37:00Z">
            <w:rPr/>
          </w:rPrChange>
        </w:rPr>
      </w:pPr>
      <w:r>
        <w:rPr>
          <w:lang w:val="ru-RU"/>
        </w:rPr>
        <w:t xml:space="preserve">Веб-сервис разработан с помощью пакета </w:t>
      </w:r>
      <w:r>
        <w:t>shiny</w:t>
      </w:r>
      <w:r>
        <w:fldChar w:fldCharType="begin"/>
      </w:r>
      <w:r w:rsidR="00285211">
        <w:rPr>
          <w:lang w:val="ru-RU"/>
        </w:rPr>
        <w:instrText xml:space="preserve"> ADDIN ZOTERO_ITEM CSL_CITATION {"citationID":"VN6XvUDG","properties":{"formattedCitation":"[113]","plainCitation":"[113]","noteIndex":0},"citationItems":[{"id":634,"uris":["http://zotero.org/users/10071278/items/53B9NGB6"],"itemData":{"id":634,"type":"software","abstract":"{R package version 1.7.4.9002","genre":"R","title":"shiny: Web Application Framework for R","URL":"https://shiny.rstudio.com/","version":"1.7.4.9002","author":[{"family":"Chang","given":"Winston"}],"issued":{"date-parts":[["2023"]]}}}],"schema":"https://github.com/citation-style-language/schema/raw/master/csl-citation.json"} </w:instrText>
      </w:r>
      <w:r>
        <w:fldChar w:fldCharType="separate"/>
      </w:r>
      <w:r w:rsidR="00285211" w:rsidRPr="00285211">
        <w:rPr>
          <w:rFonts w:cs="Times New Roman"/>
          <w:lang w:val="ru-RU"/>
        </w:rPr>
        <w:t>[113]</w:t>
      </w:r>
      <w:r>
        <w:fldChar w:fldCharType="end"/>
      </w:r>
      <w:r w:rsidRPr="0075779D">
        <w:rPr>
          <w:lang w:val="ru-RU"/>
        </w:rPr>
        <w:t xml:space="preserve"> </w:t>
      </w:r>
      <w:r>
        <w:rPr>
          <w:lang w:val="ru-RU"/>
        </w:rPr>
        <w:t xml:space="preserve">для языка программирования </w:t>
      </w:r>
      <w:r>
        <w:t>R</w:t>
      </w:r>
      <w:r w:rsidRPr="0075779D">
        <w:rPr>
          <w:lang w:val="ru-RU"/>
        </w:rPr>
        <w:t xml:space="preserve">. </w:t>
      </w:r>
      <w:r>
        <w:t>Shiny</w:t>
      </w:r>
      <w:r w:rsidRPr="0075779D">
        <w:rPr>
          <w:lang w:val="ru-RU"/>
        </w:rPr>
        <w:t xml:space="preserve"> </w:t>
      </w:r>
      <w:r>
        <w:t>Server</w:t>
      </w:r>
      <w:r w:rsidRPr="0075779D">
        <w:rPr>
          <w:lang w:val="ru-RU"/>
        </w:rPr>
        <w:t xml:space="preserve"> </w:t>
      </w:r>
      <w:r>
        <w:rPr>
          <w:lang w:val="ru-RU"/>
        </w:rPr>
        <w:t xml:space="preserve">был развернут на арендованном </w:t>
      </w:r>
      <w:r w:rsidR="00D942AB">
        <w:rPr>
          <w:lang w:val="ru-RU"/>
        </w:rPr>
        <w:t>виртуальном частном сервере (</w:t>
      </w:r>
      <w:r w:rsidR="00D942AB">
        <w:t>Virtual</w:t>
      </w:r>
      <w:r w:rsidR="00D942AB" w:rsidRPr="0075779D">
        <w:rPr>
          <w:lang w:val="ru-RU"/>
        </w:rPr>
        <w:t xml:space="preserve"> </w:t>
      </w:r>
      <w:r w:rsidR="00D942AB">
        <w:t>Private</w:t>
      </w:r>
      <w:r w:rsidR="00D942AB" w:rsidRPr="0075779D">
        <w:rPr>
          <w:lang w:val="ru-RU"/>
        </w:rPr>
        <w:t xml:space="preserve"> </w:t>
      </w:r>
      <w:r w:rsidR="00D942AB">
        <w:t>Server</w:t>
      </w:r>
      <w:r w:rsidR="00D942AB" w:rsidRPr="0075779D">
        <w:rPr>
          <w:lang w:val="ru-RU"/>
        </w:rPr>
        <w:t xml:space="preserve">, </w:t>
      </w:r>
      <w:r w:rsidR="00D942AB">
        <w:t>VPS</w:t>
      </w:r>
      <w:r w:rsidR="00D942AB" w:rsidRPr="0075779D">
        <w:rPr>
          <w:lang w:val="ru-RU"/>
        </w:rPr>
        <w:t xml:space="preserve">) </w:t>
      </w:r>
      <w:r w:rsidR="00D942AB">
        <w:rPr>
          <w:lang w:val="ru-RU"/>
        </w:rPr>
        <w:t xml:space="preserve">от российской компании </w:t>
      </w:r>
      <w:proofErr w:type="spellStart"/>
      <w:r w:rsidR="00D942AB">
        <w:t>Jino</w:t>
      </w:r>
      <w:proofErr w:type="spellEnd"/>
      <w:r w:rsidR="00D942AB" w:rsidRPr="0075779D">
        <w:rPr>
          <w:lang w:val="ru-RU"/>
        </w:rPr>
        <w:t>.</w:t>
      </w:r>
      <w:r w:rsidR="00D942AB">
        <w:rPr>
          <w:lang w:val="ru-RU"/>
        </w:rPr>
        <w:t xml:space="preserve"> </w:t>
      </w:r>
      <w:r w:rsidR="00D942AB">
        <w:t>VPS</w:t>
      </w:r>
      <w:r w:rsidR="00D942AB" w:rsidRPr="0075779D">
        <w:rPr>
          <w:lang w:val="ru-RU"/>
        </w:rPr>
        <w:t xml:space="preserve"> </w:t>
      </w:r>
      <w:r w:rsidR="00D942AB">
        <w:rPr>
          <w:lang w:val="ru-RU"/>
        </w:rPr>
        <w:t xml:space="preserve">работает под операционной системой </w:t>
      </w:r>
      <w:r w:rsidR="00D942AB">
        <w:t>Ubuntu</w:t>
      </w:r>
      <w:r w:rsidR="00D942AB" w:rsidRPr="0075779D">
        <w:rPr>
          <w:lang w:val="ru-RU"/>
        </w:rPr>
        <w:t xml:space="preserve"> 20.04. </w:t>
      </w:r>
      <w:proofErr w:type="spellStart"/>
      <w:r w:rsidR="00D942AB">
        <w:t>MultiPASS</w:t>
      </w:r>
      <w:proofErr w:type="spellEnd"/>
      <w:r w:rsidR="00D942AB" w:rsidRPr="0075779D">
        <w:rPr>
          <w:lang w:val="ru-RU"/>
        </w:rPr>
        <w:t xml:space="preserve"> </w:t>
      </w:r>
      <w:r w:rsidR="00D942AB">
        <w:rPr>
          <w:lang w:val="ru-RU"/>
        </w:rPr>
        <w:t xml:space="preserve">не поддерживает </w:t>
      </w:r>
      <w:r w:rsidR="00D942AB">
        <w:t>Unix</w:t>
      </w:r>
      <w:r w:rsidR="00D942AB" w:rsidRPr="0075779D">
        <w:rPr>
          <w:lang w:val="ru-RU"/>
        </w:rPr>
        <w:t>-</w:t>
      </w:r>
      <w:r w:rsidR="00D942AB">
        <w:rPr>
          <w:lang w:val="ru-RU"/>
        </w:rPr>
        <w:t xml:space="preserve">подобные операционные системы, поэтому на </w:t>
      </w:r>
      <w:r w:rsidR="00D942AB">
        <w:t>VPS</w:t>
      </w:r>
      <w:r w:rsidR="00D942AB" w:rsidRPr="0075779D">
        <w:rPr>
          <w:lang w:val="ru-RU"/>
        </w:rPr>
        <w:t xml:space="preserve"> </w:t>
      </w:r>
      <w:r w:rsidR="00D942AB">
        <w:rPr>
          <w:lang w:val="ru-RU"/>
        </w:rPr>
        <w:t>также был развернут</w:t>
      </w:r>
      <w:r w:rsidR="00D942AB" w:rsidRPr="0075779D">
        <w:rPr>
          <w:lang w:val="ru-RU"/>
        </w:rPr>
        <w:t xml:space="preserve"> </w:t>
      </w:r>
      <w:r w:rsidR="00D942AB">
        <w:t>VPN</w:t>
      </w:r>
      <w:r w:rsidR="00D942AB" w:rsidRPr="0075779D">
        <w:rPr>
          <w:lang w:val="ru-RU"/>
        </w:rPr>
        <w:t xml:space="preserve"> (</w:t>
      </w:r>
      <w:r w:rsidR="00D942AB">
        <w:t>Virtual</w:t>
      </w:r>
      <w:r w:rsidR="00D942AB" w:rsidRPr="0075779D">
        <w:rPr>
          <w:lang w:val="ru-RU"/>
        </w:rPr>
        <w:t xml:space="preserve"> </w:t>
      </w:r>
      <w:r w:rsidR="00D942AB">
        <w:t>Private</w:t>
      </w:r>
      <w:r w:rsidR="00D942AB" w:rsidRPr="0075779D">
        <w:rPr>
          <w:lang w:val="ru-RU"/>
        </w:rPr>
        <w:t xml:space="preserve"> </w:t>
      </w:r>
      <w:r w:rsidR="00D942AB">
        <w:t>Network</w:t>
      </w:r>
      <w:r w:rsidR="00D942AB" w:rsidRPr="0075779D">
        <w:rPr>
          <w:lang w:val="ru-RU"/>
        </w:rPr>
        <w:t xml:space="preserve">, </w:t>
      </w:r>
      <w:r w:rsidR="00D942AB">
        <w:rPr>
          <w:lang w:val="ru-RU"/>
        </w:rPr>
        <w:t>виртуальная частная сеть</w:t>
      </w:r>
      <w:r w:rsidR="00D942AB" w:rsidRPr="0075779D">
        <w:rPr>
          <w:lang w:val="ru-RU"/>
        </w:rPr>
        <w:t xml:space="preserve">) </w:t>
      </w:r>
      <w:r w:rsidR="00D942AB">
        <w:rPr>
          <w:lang w:val="ru-RU"/>
        </w:rPr>
        <w:t>сервер</w:t>
      </w:r>
      <w:r w:rsidR="00D942AB" w:rsidRPr="0075779D">
        <w:rPr>
          <w:lang w:val="ru-RU"/>
        </w:rPr>
        <w:t xml:space="preserve"> </w:t>
      </w:r>
      <w:r w:rsidR="00D942AB">
        <w:rPr>
          <w:lang w:val="ru-RU"/>
        </w:rPr>
        <w:t xml:space="preserve">на основе стандарта </w:t>
      </w:r>
      <w:r w:rsidR="00D942AB">
        <w:t>OpenVPN</w:t>
      </w:r>
      <w:r w:rsidR="00D942AB">
        <w:rPr>
          <w:lang w:val="ru-RU"/>
        </w:rPr>
        <w:t xml:space="preserve">, сервер по обмену данных по протоколу </w:t>
      </w:r>
      <w:r w:rsidR="00D942AB">
        <w:t>FTP</w:t>
      </w:r>
      <w:r w:rsidR="00D942AB" w:rsidRPr="0075779D">
        <w:rPr>
          <w:lang w:val="ru-RU"/>
        </w:rPr>
        <w:t xml:space="preserve"> (</w:t>
      </w:r>
      <w:r w:rsidR="00D942AB">
        <w:t>File</w:t>
      </w:r>
      <w:r w:rsidR="00D942AB" w:rsidRPr="0075779D">
        <w:rPr>
          <w:lang w:val="ru-RU"/>
        </w:rPr>
        <w:t xml:space="preserve"> </w:t>
      </w:r>
      <w:r w:rsidR="00D942AB">
        <w:t>Transfer</w:t>
      </w:r>
      <w:r w:rsidR="00D942AB" w:rsidRPr="0075779D">
        <w:rPr>
          <w:lang w:val="ru-RU"/>
        </w:rPr>
        <w:t xml:space="preserve"> </w:t>
      </w:r>
      <w:r w:rsidR="00D942AB">
        <w:t>Protocol</w:t>
      </w:r>
      <w:r w:rsidR="00D942AB" w:rsidRPr="0075779D">
        <w:rPr>
          <w:lang w:val="ru-RU"/>
        </w:rPr>
        <w:t xml:space="preserve">, </w:t>
      </w:r>
      <w:r w:rsidR="00D942AB">
        <w:rPr>
          <w:lang w:val="ru-RU"/>
        </w:rPr>
        <w:t xml:space="preserve">протокол обмена файлами) и сервер </w:t>
      </w:r>
      <w:r w:rsidR="00D942AB">
        <w:t>OpenSSH</w:t>
      </w:r>
      <w:r w:rsidR="00D942AB" w:rsidRPr="0075779D">
        <w:rPr>
          <w:lang w:val="ru-RU"/>
        </w:rPr>
        <w:t xml:space="preserve"> (</w:t>
      </w:r>
      <w:r w:rsidR="00D942AB">
        <w:t>SSH</w:t>
      </w:r>
      <w:r w:rsidR="00D942AB" w:rsidRPr="0075779D">
        <w:rPr>
          <w:lang w:val="ru-RU"/>
        </w:rPr>
        <w:t xml:space="preserve"> - </w:t>
      </w:r>
      <w:r w:rsidR="00D942AB">
        <w:t>Secure</w:t>
      </w:r>
      <w:r w:rsidR="00D942AB" w:rsidRPr="0075779D">
        <w:rPr>
          <w:lang w:val="ru-RU"/>
        </w:rPr>
        <w:t xml:space="preserve"> </w:t>
      </w:r>
      <w:r w:rsidR="00D942AB">
        <w:t>Shell</w:t>
      </w:r>
      <w:r w:rsidR="00D942AB" w:rsidRPr="0075779D">
        <w:rPr>
          <w:lang w:val="ru-RU"/>
        </w:rPr>
        <w:t xml:space="preserve">, </w:t>
      </w:r>
      <w:r w:rsidR="00D942AB">
        <w:rPr>
          <w:lang w:val="ru-RU"/>
        </w:rPr>
        <w:t>протокол безопасного выполнения команд на удаленном терминале</w:t>
      </w:r>
      <w:r w:rsidR="00D942AB" w:rsidRPr="0075779D">
        <w:rPr>
          <w:lang w:val="ru-RU"/>
        </w:rPr>
        <w:t xml:space="preserve">). </w:t>
      </w:r>
      <w:r w:rsidR="00D942AB">
        <w:rPr>
          <w:lang w:val="ru-RU"/>
        </w:rPr>
        <w:t xml:space="preserve">К </w:t>
      </w:r>
      <w:r w:rsidR="00D942AB">
        <w:t>VPN</w:t>
      </w:r>
      <w:r w:rsidR="00D942AB" w:rsidRPr="0075779D">
        <w:rPr>
          <w:lang w:val="ru-RU"/>
        </w:rPr>
        <w:t xml:space="preserve"> </w:t>
      </w:r>
      <w:r w:rsidR="00D942AB">
        <w:rPr>
          <w:lang w:val="ru-RU"/>
        </w:rPr>
        <w:t xml:space="preserve">серверу подключена домашняя рабочая станция, на которой стоит консольная версия </w:t>
      </w:r>
      <w:proofErr w:type="spellStart"/>
      <w:r w:rsidR="00D942AB">
        <w:t>MultiPASS</w:t>
      </w:r>
      <w:proofErr w:type="spellEnd"/>
      <w:r w:rsidR="00D942AB" w:rsidRPr="0075779D">
        <w:rPr>
          <w:lang w:val="ru-RU"/>
        </w:rPr>
        <w:t xml:space="preserve">. </w:t>
      </w:r>
      <w:r w:rsidR="00972DB9">
        <w:rPr>
          <w:lang w:val="ru-RU"/>
        </w:rPr>
        <w:t xml:space="preserve">Подключение через </w:t>
      </w:r>
      <w:r w:rsidR="00972DB9">
        <w:t>VPN</w:t>
      </w:r>
      <w:r w:rsidR="00972DB9" w:rsidRPr="0075779D">
        <w:rPr>
          <w:lang w:val="ru-RU"/>
        </w:rPr>
        <w:t xml:space="preserve"> </w:t>
      </w:r>
      <w:r w:rsidR="00972DB9">
        <w:rPr>
          <w:lang w:val="ru-RU"/>
        </w:rPr>
        <w:t xml:space="preserve">необходимо для устойчивого соединения между сервером и станцией с известными внутри виртуальной сети статическими </w:t>
      </w:r>
      <w:proofErr w:type="spellStart"/>
      <w:r w:rsidR="00972DB9">
        <w:t>IPv</w:t>
      </w:r>
      <w:proofErr w:type="spellEnd"/>
      <w:r w:rsidR="00972DB9" w:rsidRPr="0075779D">
        <w:rPr>
          <w:lang w:val="ru-RU"/>
        </w:rPr>
        <w:t xml:space="preserve">4 </w:t>
      </w:r>
      <w:r w:rsidR="00972DB9">
        <w:rPr>
          <w:lang w:val="ru-RU"/>
        </w:rPr>
        <w:t xml:space="preserve">адресами, по протоколу </w:t>
      </w:r>
      <w:r w:rsidR="00972DB9">
        <w:t>FTP</w:t>
      </w:r>
      <w:r w:rsidR="00972DB9" w:rsidRPr="0075779D">
        <w:rPr>
          <w:lang w:val="ru-RU"/>
        </w:rPr>
        <w:t xml:space="preserve"> </w:t>
      </w:r>
      <w:r w:rsidR="00972DB9">
        <w:rPr>
          <w:lang w:val="ru-RU"/>
        </w:rPr>
        <w:t xml:space="preserve">сервер отправляет входные данные на станцию и получает от нее результат. Команды и скрипты промежуточной обработки данных, написанные на языке программирования </w:t>
      </w:r>
      <w:r w:rsidR="00972DB9">
        <w:t>Python</w:t>
      </w:r>
      <w:r w:rsidR="00972DB9" w:rsidRPr="0075779D">
        <w:rPr>
          <w:lang w:val="ru-RU"/>
        </w:rPr>
        <w:t>,</w:t>
      </w:r>
      <w:r w:rsidR="00972DB9">
        <w:rPr>
          <w:lang w:val="ru-RU"/>
        </w:rPr>
        <w:t xml:space="preserve"> сервер запускает на станции через подключение по </w:t>
      </w:r>
      <w:r w:rsidR="00972DB9">
        <w:t>SSH</w:t>
      </w:r>
      <w:r w:rsidR="00972DB9" w:rsidRPr="0075779D">
        <w:rPr>
          <w:lang w:val="ru-RU"/>
        </w:rPr>
        <w:t>.</w:t>
      </w:r>
      <w:r w:rsidR="00972DB9">
        <w:rPr>
          <w:lang w:val="ru-RU"/>
        </w:rPr>
        <w:t xml:space="preserve"> </w:t>
      </w:r>
    </w:p>
    <w:p w14:paraId="719066DA" w14:textId="47A26F43" w:rsidR="00E67701" w:rsidRDefault="00E67701" w:rsidP="00E67701">
      <w:pPr>
        <w:pStyle w:val="2"/>
        <w:rPr>
          <w:lang w:val="ru-RU"/>
        </w:rPr>
      </w:pPr>
      <w:bookmarkStart w:id="1046" w:name="_Toc135824382"/>
      <w:r w:rsidRPr="0075779D">
        <w:rPr>
          <w:lang w:val="ru-RU"/>
        </w:rPr>
        <w:lastRenderedPageBreak/>
        <w:t>2.</w:t>
      </w:r>
      <w:r w:rsidR="0002028E">
        <w:rPr>
          <w:lang w:val="ru-RU"/>
        </w:rPr>
        <w:t>6</w:t>
      </w:r>
      <w:r w:rsidRPr="0075779D">
        <w:rPr>
          <w:lang w:val="ru-RU"/>
        </w:rPr>
        <w:t xml:space="preserve">. </w:t>
      </w:r>
      <w:r>
        <w:rPr>
          <w:lang w:val="ru-RU"/>
        </w:rPr>
        <w:t>Программное обеспечение для разработки</w:t>
      </w:r>
      <w:bookmarkEnd w:id="1046"/>
    </w:p>
    <w:p w14:paraId="4F941307" w14:textId="3EDFBD73" w:rsidR="00E67701" w:rsidRPr="0075779D" w:rsidDel="002B7277" w:rsidRDefault="00E67701">
      <w:pPr>
        <w:pStyle w:val="a0"/>
        <w:rPr>
          <w:del w:id="1047" w:author="Антон Смирнов" w:date="2023-05-24T12:11:00Z"/>
          <w:lang w:val="ru-RU"/>
        </w:rPr>
      </w:pPr>
      <w:r>
        <w:rPr>
          <w:lang w:val="ru-RU"/>
        </w:rPr>
        <w:t xml:space="preserve">Все поставленные в этой работе задачи выполнялись с помощью языков программирования </w:t>
      </w:r>
      <w:r>
        <w:t>Python</w:t>
      </w:r>
      <w:r>
        <w:rPr>
          <w:lang w:val="ru-RU"/>
        </w:rPr>
        <w:t xml:space="preserve"> версии 3.9</w:t>
      </w:r>
      <w:r w:rsidRPr="0075779D">
        <w:rPr>
          <w:lang w:val="ru-RU"/>
        </w:rPr>
        <w:t xml:space="preserve">, </w:t>
      </w:r>
      <w:r>
        <w:t>R</w:t>
      </w:r>
      <w:r>
        <w:rPr>
          <w:lang w:val="ru-RU"/>
        </w:rPr>
        <w:t xml:space="preserve"> версии 4.2.3</w:t>
      </w:r>
      <w:r w:rsidRPr="0075779D">
        <w:rPr>
          <w:lang w:val="ru-RU"/>
        </w:rPr>
        <w:t xml:space="preserve">, </w:t>
      </w:r>
      <w:r>
        <w:t>SQL</w:t>
      </w:r>
      <w:r>
        <w:rPr>
          <w:lang w:val="ru-RU"/>
        </w:rPr>
        <w:t xml:space="preserve"> диалекта </w:t>
      </w:r>
      <w:r>
        <w:t>MySQL</w:t>
      </w:r>
      <w:r w:rsidRPr="0075779D">
        <w:rPr>
          <w:lang w:val="ru-RU"/>
        </w:rPr>
        <w:t>.</w:t>
      </w:r>
      <w:r w:rsidR="00D772E4" w:rsidRPr="0075779D">
        <w:rPr>
          <w:lang w:val="ru-RU"/>
        </w:rPr>
        <w:t xml:space="preserve"> </w:t>
      </w:r>
      <w:r w:rsidR="00D772E4">
        <w:rPr>
          <w:lang w:val="ru-RU"/>
        </w:rPr>
        <w:t>Для работы с БД</w:t>
      </w:r>
      <w:r w:rsidR="00D772E4" w:rsidRPr="0075779D">
        <w:rPr>
          <w:lang w:val="ru-RU"/>
        </w:rPr>
        <w:t xml:space="preserve"> </w:t>
      </w:r>
      <w:r w:rsidR="00D772E4">
        <w:t>IEDB</w:t>
      </w:r>
      <w:r w:rsidR="00D772E4" w:rsidRPr="0075779D">
        <w:rPr>
          <w:lang w:val="ru-RU"/>
        </w:rPr>
        <w:t xml:space="preserve"> </w:t>
      </w:r>
      <w:r w:rsidR="00D772E4">
        <w:rPr>
          <w:lang w:val="ru-RU"/>
        </w:rPr>
        <w:t xml:space="preserve">был развернут локальный </w:t>
      </w:r>
      <w:r w:rsidR="00D772E4">
        <w:t>MySQL</w:t>
      </w:r>
      <w:r w:rsidR="00D772E4" w:rsidRPr="0075779D">
        <w:rPr>
          <w:lang w:val="ru-RU"/>
        </w:rPr>
        <w:t xml:space="preserve"> </w:t>
      </w:r>
      <w:r w:rsidR="00D772E4">
        <w:t>Server</w:t>
      </w:r>
      <w:r w:rsidR="00D772E4" w:rsidRPr="0075779D">
        <w:rPr>
          <w:lang w:val="ru-RU"/>
        </w:rPr>
        <w:t xml:space="preserve"> </w:t>
      </w:r>
      <w:r w:rsidR="00D772E4">
        <w:rPr>
          <w:lang w:val="ru-RU"/>
        </w:rPr>
        <w:t>версии 8.0</w:t>
      </w:r>
      <w:r w:rsidR="0031793F">
        <w:rPr>
          <w:lang w:val="ru-RU"/>
        </w:rPr>
        <w:t>,</w:t>
      </w:r>
      <w:r w:rsidR="00171E8E">
        <w:rPr>
          <w:lang w:val="ru-RU"/>
        </w:rPr>
        <w:t xml:space="preserve"> доступ к нему и работа с ним проводилась с помощью программы </w:t>
      </w:r>
      <w:proofErr w:type="spellStart"/>
      <w:r w:rsidR="00171E8E">
        <w:t>DataGrip</w:t>
      </w:r>
      <w:proofErr w:type="spellEnd"/>
      <w:r w:rsidR="00171E8E" w:rsidRPr="0075779D">
        <w:rPr>
          <w:lang w:val="ru-RU"/>
        </w:rPr>
        <w:t xml:space="preserve"> </w:t>
      </w:r>
      <w:r w:rsidR="00171E8E">
        <w:rPr>
          <w:lang w:val="ru-RU"/>
        </w:rPr>
        <w:t xml:space="preserve">от компании </w:t>
      </w:r>
      <w:r w:rsidR="00171E8E">
        <w:t>JetBrains</w:t>
      </w:r>
      <w:r w:rsidR="00171E8E" w:rsidRPr="0075779D">
        <w:rPr>
          <w:lang w:val="ru-RU"/>
        </w:rPr>
        <w:t xml:space="preserve">. </w:t>
      </w:r>
      <w:r w:rsidR="00171E8E">
        <w:rPr>
          <w:lang w:val="ru-RU"/>
        </w:rPr>
        <w:t xml:space="preserve">Для разработки на языках программирования </w:t>
      </w:r>
      <w:r w:rsidR="00171E8E">
        <w:t>Python</w:t>
      </w:r>
      <w:r w:rsidR="00171E8E">
        <w:rPr>
          <w:lang w:val="ru-RU"/>
        </w:rPr>
        <w:t xml:space="preserve">, </w:t>
      </w:r>
      <w:r w:rsidR="00171E8E">
        <w:t>R</w:t>
      </w:r>
      <w:r w:rsidR="00171E8E" w:rsidRPr="0075779D">
        <w:rPr>
          <w:lang w:val="ru-RU"/>
        </w:rPr>
        <w:t xml:space="preserve"> </w:t>
      </w:r>
      <w:r w:rsidR="00171E8E">
        <w:rPr>
          <w:lang w:val="ru-RU"/>
        </w:rPr>
        <w:t xml:space="preserve">использовалась программа </w:t>
      </w:r>
      <w:r w:rsidR="00171E8E">
        <w:t>PyCharm</w:t>
      </w:r>
      <w:r w:rsidR="00171E8E" w:rsidRPr="0075779D">
        <w:rPr>
          <w:lang w:val="ru-RU"/>
        </w:rPr>
        <w:t xml:space="preserve"> </w:t>
      </w:r>
      <w:r w:rsidR="00171E8E">
        <w:t>Professional</w:t>
      </w:r>
      <w:r w:rsidR="00171E8E" w:rsidRPr="0075779D">
        <w:rPr>
          <w:lang w:val="ru-RU"/>
        </w:rPr>
        <w:t xml:space="preserve"> </w:t>
      </w:r>
      <w:r w:rsidR="00171E8E">
        <w:rPr>
          <w:lang w:val="ru-RU"/>
        </w:rPr>
        <w:t xml:space="preserve">от компании </w:t>
      </w:r>
      <w:r w:rsidR="00171E8E">
        <w:t>JetBrains</w:t>
      </w:r>
      <w:r w:rsidR="00171E8E" w:rsidRPr="0075779D">
        <w:rPr>
          <w:lang w:val="ru-RU"/>
        </w:rPr>
        <w:t>.</w:t>
      </w:r>
      <w:r w:rsidR="00171E8E">
        <w:rPr>
          <w:lang w:val="ru-RU"/>
        </w:rPr>
        <w:t xml:space="preserve"> Разработка веб-сервиса осуществлялась также с помощью </w:t>
      </w:r>
      <w:r w:rsidR="00171E8E">
        <w:t>RStudio</w:t>
      </w:r>
      <w:r w:rsidR="00171E8E" w:rsidRPr="0075779D">
        <w:rPr>
          <w:lang w:val="ru-RU"/>
        </w:rPr>
        <w:t xml:space="preserve"> </w:t>
      </w:r>
      <w:r w:rsidR="00171E8E">
        <w:t>Server</w:t>
      </w:r>
      <w:r w:rsidR="00171E8E" w:rsidRPr="0075779D">
        <w:rPr>
          <w:lang w:val="ru-RU"/>
        </w:rPr>
        <w:t xml:space="preserve"> </w:t>
      </w:r>
      <w:r w:rsidR="00171E8E">
        <w:rPr>
          <w:lang w:val="ru-RU"/>
        </w:rPr>
        <w:t xml:space="preserve">от компании </w:t>
      </w:r>
      <w:r w:rsidR="00171E8E">
        <w:t>Posit</w:t>
      </w:r>
      <w:r w:rsidR="00171E8E" w:rsidRPr="0075779D">
        <w:rPr>
          <w:lang w:val="ru-RU"/>
        </w:rPr>
        <w:t xml:space="preserve">. </w:t>
      </w:r>
      <w:r w:rsidR="00171E8E">
        <w:rPr>
          <w:lang w:val="ru-RU"/>
        </w:rPr>
        <w:t xml:space="preserve">Разработка велась в изолированном виртуальном окружении, созданном с помощью программы </w:t>
      </w:r>
      <w:r w:rsidR="00171E8E">
        <w:t>Anaconda</w:t>
      </w:r>
      <w:r w:rsidR="00171E8E" w:rsidRPr="0075779D">
        <w:rPr>
          <w:lang w:val="ru-RU"/>
        </w:rPr>
        <w:t xml:space="preserve">. </w:t>
      </w:r>
      <w:r w:rsidR="00171E8E">
        <w:rPr>
          <w:lang w:val="ru-RU"/>
        </w:rPr>
        <w:t xml:space="preserve">Веб-сервис работает на </w:t>
      </w:r>
      <w:r w:rsidR="00171E8E">
        <w:t>Shiny</w:t>
      </w:r>
      <w:r w:rsidR="00171E8E" w:rsidRPr="0075779D">
        <w:rPr>
          <w:lang w:val="ru-RU"/>
        </w:rPr>
        <w:t xml:space="preserve"> </w:t>
      </w:r>
      <w:r w:rsidR="00171E8E">
        <w:t>Server</w:t>
      </w:r>
      <w:r w:rsidR="00171E8E" w:rsidRPr="0075779D">
        <w:rPr>
          <w:lang w:val="ru-RU"/>
        </w:rPr>
        <w:t xml:space="preserve"> </w:t>
      </w:r>
      <w:r w:rsidR="00171E8E">
        <w:rPr>
          <w:lang w:val="ru-RU"/>
        </w:rPr>
        <w:t xml:space="preserve">в связке с </w:t>
      </w:r>
      <w:r w:rsidR="00171E8E">
        <w:t>Nginx</w:t>
      </w:r>
      <w:r w:rsidR="00171E8E" w:rsidRPr="0075779D">
        <w:rPr>
          <w:lang w:val="ru-RU"/>
        </w:rPr>
        <w:t xml:space="preserve">. </w:t>
      </w:r>
      <w:r w:rsidR="00171E8E">
        <w:rPr>
          <w:lang w:val="ru-RU"/>
        </w:rPr>
        <w:t xml:space="preserve">Для связи между узлами веб-сервиса используются программы </w:t>
      </w:r>
      <w:r w:rsidR="00171E8E">
        <w:t>OpenVPN</w:t>
      </w:r>
      <w:r w:rsidR="00171E8E" w:rsidRPr="0075779D">
        <w:rPr>
          <w:lang w:val="ru-RU"/>
        </w:rPr>
        <w:t xml:space="preserve"> </w:t>
      </w:r>
      <w:r w:rsidR="00171E8E">
        <w:rPr>
          <w:lang w:val="ru-RU"/>
        </w:rPr>
        <w:t xml:space="preserve">и </w:t>
      </w:r>
      <w:proofErr w:type="spellStart"/>
      <w:r w:rsidR="00171E8E" w:rsidRPr="00171E8E">
        <w:t>vsftpd</w:t>
      </w:r>
      <w:proofErr w:type="spellEnd"/>
      <w:r w:rsidR="00171E8E" w:rsidRPr="0075779D">
        <w:rPr>
          <w:lang w:val="ru-RU"/>
        </w:rPr>
        <w:t>.</w:t>
      </w:r>
      <w:r w:rsidR="00171E8E">
        <w:rPr>
          <w:lang w:val="ru-RU"/>
        </w:rPr>
        <w:t xml:space="preserve"> В разработке использовалась система контроля версий </w:t>
      </w:r>
      <w:r w:rsidR="00171E8E">
        <w:t>git</w:t>
      </w:r>
      <w:r w:rsidR="00171E8E" w:rsidRPr="0075779D">
        <w:rPr>
          <w:lang w:val="ru-RU"/>
        </w:rPr>
        <w:t xml:space="preserve"> </w:t>
      </w:r>
      <w:r w:rsidR="00171E8E">
        <w:rPr>
          <w:lang w:val="ru-RU"/>
        </w:rPr>
        <w:t xml:space="preserve">и удаленный репозиторий </w:t>
      </w:r>
      <w:r w:rsidR="00171E8E">
        <w:t>GitHub</w:t>
      </w:r>
      <w:r w:rsidR="00171E8E" w:rsidRPr="0075779D">
        <w:rPr>
          <w:lang w:val="ru-RU"/>
        </w:rPr>
        <w:t>.</w:t>
      </w:r>
      <w:r w:rsidRPr="0075779D">
        <w:rPr>
          <w:lang w:val="ru-RU"/>
        </w:rPr>
        <w:t xml:space="preserve"> </w:t>
      </w:r>
      <w:r w:rsidR="00BC7CF9">
        <w:rPr>
          <w:lang w:val="ru-RU"/>
        </w:rPr>
        <w:t>Для написания и запуска типовых процедур (</w:t>
      </w:r>
      <w:proofErr w:type="spellStart"/>
      <w:r w:rsidR="00BC7CF9">
        <w:rPr>
          <w:lang w:val="ru-RU"/>
        </w:rPr>
        <w:t>пайплайнов</w:t>
      </w:r>
      <w:proofErr w:type="spellEnd"/>
      <w:r w:rsidR="00BC7CF9">
        <w:rPr>
          <w:lang w:val="ru-RU"/>
        </w:rPr>
        <w:t xml:space="preserve">) использовался </w:t>
      </w:r>
      <w:proofErr w:type="spellStart"/>
      <w:r w:rsidR="00BC7CF9">
        <w:t>Jupyter</w:t>
      </w:r>
      <w:proofErr w:type="spellEnd"/>
      <w:r w:rsidR="00BC7CF9" w:rsidRPr="0075779D">
        <w:rPr>
          <w:lang w:val="ru-RU"/>
        </w:rPr>
        <w:t xml:space="preserve"> </w:t>
      </w:r>
      <w:r w:rsidR="00BC7CF9">
        <w:t>Notebook</w:t>
      </w:r>
      <w:r w:rsidR="00BC7CF9" w:rsidRPr="0075779D">
        <w:rPr>
          <w:lang w:val="ru-RU"/>
        </w:rPr>
        <w:t>.</w:t>
      </w:r>
    </w:p>
    <w:p w14:paraId="0164FE1F" w14:textId="77777777" w:rsidR="00E11DF9" w:rsidRPr="0075779D" w:rsidRDefault="00E11DF9">
      <w:pPr>
        <w:pStyle w:val="a0"/>
        <w:rPr>
          <w:lang w:val="ru-RU"/>
        </w:rPr>
      </w:pPr>
    </w:p>
    <w:p w14:paraId="12683E64" w14:textId="77777777" w:rsidR="00654B3B" w:rsidRDefault="00654B3B">
      <w:pPr>
        <w:rPr>
          <w:ins w:id="1048" w:author="Антон Смирнов" w:date="2023-05-24T12:51:00Z"/>
          <w:rFonts w:ascii="Times New Roman" w:eastAsiaTheme="majorEastAsia" w:hAnsi="Times New Roman" w:cstheme="majorBidi"/>
          <w:b/>
          <w:bCs/>
          <w:color w:val="000000" w:themeColor="text1"/>
          <w:sz w:val="32"/>
          <w:szCs w:val="32"/>
          <w:lang w:val="ru-RU"/>
        </w:rPr>
      </w:pPr>
      <w:bookmarkStart w:id="1049" w:name="_Toc135824383"/>
      <w:bookmarkStart w:id="1050" w:name="методы-моделирования"/>
      <w:bookmarkEnd w:id="851"/>
      <w:ins w:id="1051" w:author="Антон Смирнов" w:date="2023-05-24T12:51:00Z">
        <w:r>
          <w:rPr>
            <w:lang w:val="ru-RU"/>
          </w:rPr>
          <w:br w:type="page"/>
        </w:r>
      </w:ins>
    </w:p>
    <w:p w14:paraId="40DC60E4" w14:textId="297541C0" w:rsidR="00297BAA" w:rsidRPr="00FD0554" w:rsidRDefault="002B7277">
      <w:pPr>
        <w:pStyle w:val="1"/>
        <w:rPr>
          <w:ins w:id="1052" w:author="Антон Смирнов" w:date="2023-05-24T12:31:00Z"/>
          <w:lang w:val="ru-RU"/>
        </w:rPr>
      </w:pPr>
      <w:ins w:id="1053" w:author="Антон Смирнов" w:date="2023-05-24T12:11:00Z">
        <w:r w:rsidRPr="00FD0554">
          <w:rPr>
            <w:lang w:val="ru-RU"/>
          </w:rPr>
          <w:lastRenderedPageBreak/>
          <w:t xml:space="preserve">Глава </w:t>
        </w:r>
      </w:ins>
      <w:r w:rsidR="00297BAA" w:rsidRPr="00FD0554">
        <w:rPr>
          <w:lang w:val="ru-RU"/>
        </w:rPr>
        <w:t>3. Результаты</w:t>
      </w:r>
      <w:bookmarkEnd w:id="1049"/>
    </w:p>
    <w:p w14:paraId="71E44AFC" w14:textId="447A6B1A" w:rsidR="00FD0554" w:rsidRDefault="00FD0554" w:rsidP="002339B3">
      <w:pPr>
        <w:pStyle w:val="2"/>
        <w:rPr>
          <w:ins w:id="1054" w:author="Антон Смирнов" w:date="2023-05-24T12:44:00Z"/>
          <w:lang w:val="ru-RU"/>
        </w:rPr>
      </w:pPr>
      <w:bookmarkStart w:id="1055" w:name="_Toc135824384"/>
      <w:ins w:id="1056" w:author="Антон Смирнов" w:date="2023-05-24T12:31:00Z">
        <w:r>
          <w:rPr>
            <w:lang w:val="ru-RU"/>
          </w:rPr>
          <w:t>3.1</w:t>
        </w:r>
      </w:ins>
      <w:ins w:id="1057" w:author="Антон Смирнов" w:date="2023-05-24T12:32:00Z">
        <w:r>
          <w:rPr>
            <w:lang w:val="ru-RU"/>
          </w:rPr>
          <w:t>.</w:t>
        </w:r>
      </w:ins>
      <w:ins w:id="1058" w:author="Антон Смирнов" w:date="2023-05-24T12:31:00Z">
        <w:r>
          <w:rPr>
            <w:lang w:val="ru-RU"/>
          </w:rPr>
          <w:t xml:space="preserve"> </w:t>
        </w:r>
      </w:ins>
      <w:bookmarkEnd w:id="1055"/>
      <w:ins w:id="1059" w:author="Антон Смирнов" w:date="2023-05-24T12:44:00Z">
        <w:r w:rsidR="002339B3">
          <w:rPr>
            <w:lang w:val="ru-RU"/>
          </w:rPr>
          <w:t>Моделирование</w:t>
        </w:r>
      </w:ins>
      <w:ins w:id="1060" w:author="Антон Смирнов" w:date="2023-05-24T13:41:00Z">
        <w:r w:rsidR="008D1348">
          <w:rPr>
            <w:lang w:val="ru-RU"/>
          </w:rPr>
          <w:t xml:space="preserve"> протеасомы</w:t>
        </w:r>
      </w:ins>
    </w:p>
    <w:p w14:paraId="70E8961E" w14:textId="051B3984" w:rsidR="002339B3" w:rsidRPr="000B2D18" w:rsidRDefault="002339B3" w:rsidP="002339B3">
      <w:pPr>
        <w:pStyle w:val="a0"/>
        <w:rPr>
          <w:ins w:id="1061" w:author="Антон Смирнов" w:date="2023-05-24T12:45:00Z"/>
          <w:lang w:val="ru-RU"/>
        </w:rPr>
      </w:pPr>
      <w:ins w:id="1062" w:author="Антон Смирнов" w:date="2023-05-24T12:44:00Z">
        <w:r>
          <w:rPr>
            <w:lang w:val="ru-RU"/>
          </w:rPr>
          <w:t>Характеристика используемых наборов данных</w:t>
        </w:r>
      </w:ins>
      <w:ins w:id="1063" w:author="Антон Смирнов" w:date="2023-05-24T12:52:00Z">
        <w:r w:rsidR="000B2D18">
          <w:rPr>
            <w:lang w:val="ru-RU"/>
          </w:rPr>
          <w:t xml:space="preserve"> для моделей протеасомы</w:t>
        </w:r>
      </w:ins>
      <w:ins w:id="1064" w:author="Антон Смирнов" w:date="2023-05-24T12:44:00Z">
        <w:r>
          <w:rPr>
            <w:lang w:val="ru-RU"/>
          </w:rPr>
          <w:t xml:space="preserve"> представлена в та</w:t>
        </w:r>
      </w:ins>
      <w:ins w:id="1065" w:author="Антон Смирнов" w:date="2023-05-24T12:45:00Z">
        <w:r>
          <w:rPr>
            <w:lang w:val="ru-RU"/>
          </w:rPr>
          <w:t>блице 3.</w:t>
        </w:r>
      </w:ins>
      <w:ins w:id="1066" w:author="Антон Смирнов" w:date="2023-05-24T12:53:00Z">
        <w:r w:rsidR="000B2D18">
          <w:rPr>
            <w:lang w:val="ru-RU"/>
          </w:rPr>
          <w:t xml:space="preserve"> </w:t>
        </w:r>
      </w:ins>
    </w:p>
    <w:p w14:paraId="7CEBE4D3" w14:textId="3D9677C6" w:rsidR="00791D7E" w:rsidRPr="00791D7E" w:rsidRDefault="00791D7E">
      <w:pPr>
        <w:pStyle w:val="afa"/>
        <w:keepNext/>
        <w:spacing w:line="360" w:lineRule="auto"/>
        <w:rPr>
          <w:ins w:id="1067" w:author="Антон Смирнов" w:date="2023-05-24T13:13:00Z"/>
          <w:rFonts w:ascii="Times New Roman" w:hAnsi="Times New Roman" w:cs="Times New Roman"/>
          <w:iCs/>
          <w:sz w:val="28"/>
          <w:szCs w:val="28"/>
          <w:lang w:val="ru-RU"/>
          <w:rPrChange w:id="1068" w:author="Антон Смирнов" w:date="2023-05-24T13:13:00Z">
            <w:rPr>
              <w:ins w:id="1069" w:author="Антон Смирнов" w:date="2023-05-24T13:13:00Z"/>
            </w:rPr>
          </w:rPrChange>
        </w:rPr>
        <w:pPrChange w:id="1070" w:author="Антон Смирнов" w:date="2023-05-24T13:13:00Z">
          <w:pPr/>
        </w:pPrChange>
      </w:pPr>
      <w:ins w:id="1071" w:author="Антон Смирнов" w:date="2023-05-24T13:13:00Z">
        <w:r w:rsidRPr="00791D7E">
          <w:rPr>
            <w:rFonts w:ascii="Times New Roman" w:hAnsi="Times New Roman" w:cs="Times New Roman"/>
            <w:b/>
            <w:bCs/>
            <w:i w:val="0"/>
            <w:iCs/>
            <w:sz w:val="28"/>
            <w:szCs w:val="28"/>
            <w:lang w:val="ru-RU"/>
            <w:rPrChange w:id="1072" w:author="Антон Смирнов" w:date="2023-05-24T13:13:00Z">
              <w:rPr/>
            </w:rPrChange>
          </w:rPr>
          <w:t xml:space="preserve">Таблица </w:t>
        </w:r>
        <w:r w:rsidRPr="00791D7E">
          <w:rPr>
            <w:rFonts w:ascii="Times New Roman" w:hAnsi="Times New Roman" w:cs="Times New Roman"/>
            <w:b/>
            <w:bCs/>
            <w:i w:val="0"/>
            <w:iCs/>
            <w:sz w:val="28"/>
            <w:szCs w:val="28"/>
            <w:rPrChange w:id="1073" w:author="Антон Смирнов" w:date="2023-05-24T13:13:00Z">
              <w:rPr/>
            </w:rPrChange>
          </w:rPr>
          <w:fldChar w:fldCharType="begin"/>
        </w:r>
        <w:r w:rsidRPr="00791D7E">
          <w:rPr>
            <w:rFonts w:ascii="Times New Roman" w:hAnsi="Times New Roman" w:cs="Times New Roman"/>
            <w:b/>
            <w:bCs/>
            <w:i w:val="0"/>
            <w:iCs/>
            <w:sz w:val="28"/>
            <w:szCs w:val="28"/>
            <w:lang w:val="ru-RU"/>
            <w:rPrChange w:id="1074" w:author="Антон Смирнов" w:date="2023-05-24T13:13:00Z">
              <w:rPr/>
            </w:rPrChange>
          </w:rPr>
          <w:instrText xml:space="preserve"> </w:instrText>
        </w:r>
        <w:r w:rsidRPr="00791D7E">
          <w:rPr>
            <w:rFonts w:ascii="Times New Roman" w:hAnsi="Times New Roman" w:cs="Times New Roman"/>
            <w:b/>
            <w:bCs/>
            <w:i w:val="0"/>
            <w:iCs/>
            <w:sz w:val="28"/>
            <w:szCs w:val="28"/>
            <w:rPrChange w:id="1075" w:author="Антон Смирнов" w:date="2023-05-24T13:13:00Z">
              <w:rPr/>
            </w:rPrChange>
          </w:rPr>
          <w:instrText>SEQ</w:instrText>
        </w:r>
        <w:r w:rsidRPr="00791D7E">
          <w:rPr>
            <w:rFonts w:ascii="Times New Roman" w:hAnsi="Times New Roman" w:cs="Times New Roman"/>
            <w:b/>
            <w:bCs/>
            <w:i w:val="0"/>
            <w:iCs/>
            <w:sz w:val="28"/>
            <w:szCs w:val="28"/>
            <w:lang w:val="ru-RU"/>
            <w:rPrChange w:id="1076" w:author="Антон Смирнов" w:date="2023-05-24T13:13:00Z">
              <w:rPr/>
            </w:rPrChange>
          </w:rPr>
          <w:instrText xml:space="preserve"> Таблица \* </w:instrText>
        </w:r>
        <w:r w:rsidRPr="00791D7E">
          <w:rPr>
            <w:rFonts w:ascii="Times New Roman" w:hAnsi="Times New Roman" w:cs="Times New Roman"/>
            <w:b/>
            <w:bCs/>
            <w:i w:val="0"/>
            <w:iCs/>
            <w:sz w:val="28"/>
            <w:szCs w:val="28"/>
            <w:rPrChange w:id="1077" w:author="Антон Смирнов" w:date="2023-05-24T13:13:00Z">
              <w:rPr/>
            </w:rPrChange>
          </w:rPr>
          <w:instrText>ARABIC</w:instrText>
        </w:r>
        <w:r w:rsidRPr="00791D7E">
          <w:rPr>
            <w:rFonts w:ascii="Times New Roman" w:hAnsi="Times New Roman" w:cs="Times New Roman"/>
            <w:b/>
            <w:bCs/>
            <w:i w:val="0"/>
            <w:iCs/>
            <w:sz w:val="28"/>
            <w:szCs w:val="28"/>
            <w:lang w:val="ru-RU"/>
            <w:rPrChange w:id="1078" w:author="Антон Смирнов" w:date="2023-05-24T13:13:00Z">
              <w:rPr/>
            </w:rPrChange>
          </w:rPr>
          <w:instrText xml:space="preserve"> </w:instrText>
        </w:r>
      </w:ins>
      <w:r w:rsidRPr="00791D7E">
        <w:rPr>
          <w:rFonts w:ascii="Times New Roman" w:hAnsi="Times New Roman" w:cs="Times New Roman"/>
          <w:b/>
          <w:bCs/>
          <w:i w:val="0"/>
          <w:iCs/>
          <w:sz w:val="28"/>
          <w:szCs w:val="28"/>
          <w:rPrChange w:id="1079" w:author="Антон Смирнов" w:date="2023-05-24T13:13:00Z">
            <w:rPr/>
          </w:rPrChange>
        </w:rPr>
        <w:fldChar w:fldCharType="separate"/>
      </w:r>
      <w:ins w:id="1080" w:author="Антон Смирнов" w:date="2023-05-24T15:04:00Z">
        <w:r w:rsidR="007E001C">
          <w:rPr>
            <w:rFonts w:ascii="Times New Roman" w:hAnsi="Times New Roman" w:cs="Times New Roman"/>
            <w:b/>
            <w:bCs/>
            <w:i w:val="0"/>
            <w:iCs/>
            <w:noProof/>
            <w:sz w:val="28"/>
            <w:szCs w:val="28"/>
          </w:rPr>
          <w:t>3</w:t>
        </w:r>
      </w:ins>
      <w:ins w:id="1081" w:author="Антон Смирнов" w:date="2023-05-24T13:13:00Z">
        <w:r w:rsidRPr="00791D7E">
          <w:rPr>
            <w:rFonts w:ascii="Times New Roman" w:hAnsi="Times New Roman" w:cs="Times New Roman"/>
            <w:b/>
            <w:bCs/>
            <w:i w:val="0"/>
            <w:iCs/>
            <w:sz w:val="28"/>
            <w:szCs w:val="28"/>
            <w:rPrChange w:id="1082" w:author="Антон Смирнов" w:date="2023-05-24T13:13:00Z">
              <w:rPr/>
            </w:rPrChange>
          </w:rPr>
          <w:fldChar w:fldCharType="end"/>
        </w:r>
        <w:r w:rsidRPr="00791D7E">
          <w:rPr>
            <w:rFonts w:ascii="Times New Roman" w:hAnsi="Times New Roman" w:cs="Times New Roman"/>
            <w:b/>
            <w:bCs/>
            <w:i w:val="0"/>
            <w:iCs/>
            <w:sz w:val="28"/>
            <w:szCs w:val="28"/>
            <w:lang w:val="ru-RU"/>
            <w:rPrChange w:id="1083" w:author="Антон Смирнов" w:date="2023-05-24T13:13:00Z">
              <w:rPr>
                <w:lang w:val="ru-RU"/>
              </w:rPr>
            </w:rPrChange>
          </w:rPr>
          <w:t>.</w:t>
        </w:r>
        <w:r w:rsidRPr="00791D7E">
          <w:rPr>
            <w:rFonts w:ascii="Times New Roman" w:hAnsi="Times New Roman" w:cs="Times New Roman"/>
            <w:i w:val="0"/>
            <w:iCs/>
            <w:sz w:val="28"/>
            <w:szCs w:val="28"/>
            <w:lang w:val="ru-RU"/>
            <w:rPrChange w:id="1084" w:author="Антон Смирнов" w:date="2023-05-24T13:13:00Z">
              <w:rPr>
                <w:lang w:val="ru-RU"/>
              </w:rPr>
            </w:rPrChange>
          </w:rPr>
          <w:t xml:space="preserve"> Характеристика наборов данных, используемых для обучения и 5-кратной кросс-валидации моделей прогноза сайтов расщепления белков протеасомой</w:t>
        </w:r>
      </w:ins>
    </w:p>
    <w:tbl>
      <w:tblPr>
        <w:tblStyle w:val="af0"/>
        <w:tblW w:w="0" w:type="auto"/>
        <w:tblLook w:val="04A0" w:firstRow="1" w:lastRow="0" w:firstColumn="1" w:lastColumn="0" w:noHBand="0" w:noVBand="1"/>
        <w:tblPrChange w:id="1085" w:author="Антон Смирнов" w:date="2023-05-24T12:50:00Z">
          <w:tblPr>
            <w:tblStyle w:val="af0"/>
            <w:tblW w:w="0" w:type="auto"/>
            <w:tblLook w:val="04A0" w:firstRow="1" w:lastRow="0" w:firstColumn="1" w:lastColumn="0" w:noHBand="0" w:noVBand="1"/>
          </w:tblPr>
        </w:tblPrChange>
      </w:tblPr>
      <w:tblGrid>
        <w:gridCol w:w="2305"/>
        <w:gridCol w:w="1575"/>
        <w:gridCol w:w="1598"/>
        <w:gridCol w:w="2077"/>
        <w:gridCol w:w="2016"/>
        <w:tblGridChange w:id="1086">
          <w:tblGrid>
            <w:gridCol w:w="2305"/>
            <w:gridCol w:w="1575"/>
            <w:gridCol w:w="1598"/>
            <w:gridCol w:w="2077"/>
            <w:gridCol w:w="2016"/>
          </w:tblGrid>
        </w:tblGridChange>
      </w:tblGrid>
      <w:tr w:rsidR="002339B3" w14:paraId="5FED823B" w14:textId="6EE79684" w:rsidTr="00654B3B">
        <w:trPr>
          <w:ins w:id="1087" w:author="Антон Смирнов" w:date="2023-05-24T12:46:00Z"/>
        </w:trPr>
        <w:tc>
          <w:tcPr>
            <w:tcW w:w="2305" w:type="dxa"/>
            <w:tcPrChange w:id="1088" w:author="Антон Смирнов" w:date="2023-05-24T12:50:00Z">
              <w:tcPr>
                <w:tcW w:w="2093" w:type="dxa"/>
              </w:tcPr>
            </w:tcPrChange>
          </w:tcPr>
          <w:p w14:paraId="6930F995" w14:textId="0CCCD790" w:rsidR="002339B3" w:rsidRPr="002339B3" w:rsidRDefault="002339B3" w:rsidP="002339B3">
            <w:pPr>
              <w:pStyle w:val="a0"/>
              <w:ind w:firstLine="0"/>
              <w:rPr>
                <w:ins w:id="1089" w:author="Антон Смирнов" w:date="2023-05-24T12:46:00Z"/>
                <w:b/>
                <w:bCs/>
                <w:lang w:val="ru-RU"/>
                <w:rPrChange w:id="1090" w:author="Антон Смирнов" w:date="2023-05-24T12:48:00Z">
                  <w:rPr>
                    <w:ins w:id="1091" w:author="Антон Смирнов" w:date="2023-05-24T12:46:00Z"/>
                    <w:lang w:val="ru-RU"/>
                  </w:rPr>
                </w:rPrChange>
              </w:rPr>
            </w:pPr>
            <w:ins w:id="1092" w:author="Антон Смирнов" w:date="2023-05-24T12:46:00Z">
              <w:r w:rsidRPr="002339B3">
                <w:rPr>
                  <w:b/>
                  <w:bCs/>
                  <w:lang w:val="ru-RU"/>
                  <w:rPrChange w:id="1093" w:author="Антон Смирнов" w:date="2023-05-24T12:48:00Z">
                    <w:rPr>
                      <w:lang w:val="ru-RU"/>
                    </w:rPr>
                  </w:rPrChange>
                </w:rPr>
                <w:t>Набор данных</w:t>
              </w:r>
            </w:ins>
          </w:p>
        </w:tc>
        <w:tc>
          <w:tcPr>
            <w:tcW w:w="1575" w:type="dxa"/>
            <w:tcPrChange w:id="1094" w:author="Антон Смирнов" w:date="2023-05-24T12:50:00Z">
              <w:tcPr>
                <w:tcW w:w="2620" w:type="dxa"/>
              </w:tcPr>
            </w:tcPrChange>
          </w:tcPr>
          <w:p w14:paraId="16E3BDF2" w14:textId="2280980D" w:rsidR="002339B3" w:rsidRPr="002339B3" w:rsidRDefault="002339B3" w:rsidP="002339B3">
            <w:pPr>
              <w:pStyle w:val="a0"/>
              <w:ind w:firstLine="0"/>
              <w:rPr>
                <w:ins w:id="1095" w:author="Антон Смирнов" w:date="2023-05-24T12:46:00Z"/>
                <w:b/>
                <w:bCs/>
                <w:lang w:val="ru-RU"/>
                <w:rPrChange w:id="1096" w:author="Антон Смирнов" w:date="2023-05-24T12:48:00Z">
                  <w:rPr>
                    <w:ins w:id="1097" w:author="Антон Смирнов" w:date="2023-05-24T12:46:00Z"/>
                    <w:lang w:val="ru-RU"/>
                  </w:rPr>
                </w:rPrChange>
              </w:rPr>
            </w:pPr>
            <w:ins w:id="1098" w:author="Антон Смирнов" w:date="2023-05-24T12:46:00Z">
              <w:r w:rsidRPr="002339B3">
                <w:rPr>
                  <w:b/>
                  <w:bCs/>
                  <w:lang w:val="ru-RU"/>
                  <w:rPrChange w:id="1099" w:author="Антон Смирнов" w:date="2023-05-24T12:48:00Z">
                    <w:rPr>
                      <w:lang w:val="ru-RU"/>
                    </w:rPr>
                  </w:rPrChange>
                </w:rPr>
                <w:t>Количество белков-источников</w:t>
              </w:r>
            </w:ins>
          </w:p>
        </w:tc>
        <w:tc>
          <w:tcPr>
            <w:tcW w:w="1598" w:type="dxa"/>
            <w:tcPrChange w:id="1100" w:author="Антон Смирнов" w:date="2023-05-24T12:50:00Z">
              <w:tcPr>
                <w:tcW w:w="2206" w:type="dxa"/>
              </w:tcPr>
            </w:tcPrChange>
          </w:tcPr>
          <w:p w14:paraId="39FAA735" w14:textId="12D8FE8A" w:rsidR="002339B3" w:rsidRPr="002339B3" w:rsidRDefault="002339B3" w:rsidP="002339B3">
            <w:pPr>
              <w:pStyle w:val="a0"/>
              <w:ind w:firstLine="0"/>
              <w:rPr>
                <w:ins w:id="1101" w:author="Антон Смирнов" w:date="2023-05-24T12:46:00Z"/>
                <w:b/>
                <w:bCs/>
                <w:lang w:val="ru-RU"/>
                <w:rPrChange w:id="1102" w:author="Антон Смирнов" w:date="2023-05-24T12:48:00Z">
                  <w:rPr>
                    <w:ins w:id="1103" w:author="Антон Смирнов" w:date="2023-05-24T12:46:00Z"/>
                    <w:lang w:val="ru-RU"/>
                  </w:rPr>
                </w:rPrChange>
              </w:rPr>
            </w:pPr>
            <w:ins w:id="1104" w:author="Антон Смирнов" w:date="2023-05-24T12:46:00Z">
              <w:r w:rsidRPr="002339B3">
                <w:rPr>
                  <w:b/>
                  <w:bCs/>
                  <w:lang w:val="ru-RU"/>
                  <w:rPrChange w:id="1105" w:author="Антон Смирнов" w:date="2023-05-24T12:48:00Z">
                    <w:rPr>
                      <w:lang w:val="ru-RU"/>
                    </w:rPr>
                  </w:rPrChange>
                </w:rPr>
                <w:t>Количество пептидных фрагментов</w:t>
              </w:r>
            </w:ins>
          </w:p>
        </w:tc>
        <w:tc>
          <w:tcPr>
            <w:tcW w:w="2077" w:type="dxa"/>
            <w:tcPrChange w:id="1106" w:author="Антон Смирнов" w:date="2023-05-24T12:50:00Z">
              <w:tcPr>
                <w:tcW w:w="1326" w:type="dxa"/>
              </w:tcPr>
            </w:tcPrChange>
          </w:tcPr>
          <w:p w14:paraId="333D6307" w14:textId="1F48D185" w:rsidR="002339B3" w:rsidRPr="002339B3" w:rsidRDefault="002339B3" w:rsidP="002339B3">
            <w:pPr>
              <w:pStyle w:val="a0"/>
              <w:ind w:firstLine="0"/>
              <w:rPr>
                <w:ins w:id="1107" w:author="Антон Смирнов" w:date="2023-05-24T12:47:00Z"/>
                <w:b/>
                <w:bCs/>
                <w:lang w:val="ru-RU"/>
                <w:rPrChange w:id="1108" w:author="Антон Смирнов" w:date="2023-05-24T12:48:00Z">
                  <w:rPr>
                    <w:ins w:id="1109" w:author="Антон Смирнов" w:date="2023-05-24T12:47:00Z"/>
                    <w:lang w:val="ru-RU"/>
                  </w:rPr>
                </w:rPrChange>
              </w:rPr>
            </w:pPr>
            <w:ins w:id="1110" w:author="Антон Смирнов" w:date="2023-05-24T12:48:00Z">
              <w:r w:rsidRPr="002339B3">
                <w:rPr>
                  <w:b/>
                  <w:bCs/>
                  <w:lang w:val="ru-RU"/>
                  <w:rPrChange w:id="1111" w:author="Антон Смирнов" w:date="2023-05-24T12:48:00Z">
                    <w:rPr>
                      <w:lang w:val="ru-RU"/>
                    </w:rPr>
                  </w:rPrChange>
                </w:rPr>
                <w:t>Количество положительных примеров</w:t>
              </w:r>
            </w:ins>
          </w:p>
        </w:tc>
        <w:tc>
          <w:tcPr>
            <w:tcW w:w="2016" w:type="dxa"/>
            <w:tcPrChange w:id="1112" w:author="Антон Смирнов" w:date="2023-05-24T12:50:00Z">
              <w:tcPr>
                <w:tcW w:w="1326" w:type="dxa"/>
              </w:tcPr>
            </w:tcPrChange>
          </w:tcPr>
          <w:p w14:paraId="45863632" w14:textId="4C0E28A8" w:rsidR="002339B3" w:rsidRPr="002339B3" w:rsidRDefault="002339B3" w:rsidP="002339B3">
            <w:pPr>
              <w:pStyle w:val="a0"/>
              <w:ind w:firstLine="0"/>
              <w:rPr>
                <w:ins w:id="1113" w:author="Антон Смирнов" w:date="2023-05-24T12:47:00Z"/>
                <w:b/>
                <w:bCs/>
                <w:lang w:val="ru-RU"/>
                <w:rPrChange w:id="1114" w:author="Антон Смирнов" w:date="2023-05-24T12:48:00Z">
                  <w:rPr>
                    <w:ins w:id="1115" w:author="Антон Смирнов" w:date="2023-05-24T12:47:00Z"/>
                    <w:lang w:val="ru-RU"/>
                  </w:rPr>
                </w:rPrChange>
              </w:rPr>
            </w:pPr>
            <w:ins w:id="1116" w:author="Антон Смирнов" w:date="2023-05-24T12:48:00Z">
              <w:r w:rsidRPr="002339B3">
                <w:rPr>
                  <w:b/>
                  <w:bCs/>
                  <w:lang w:val="ru-RU"/>
                  <w:rPrChange w:id="1117" w:author="Антон Смирнов" w:date="2023-05-24T12:48:00Z">
                    <w:rPr>
                      <w:lang w:val="ru-RU"/>
                    </w:rPr>
                  </w:rPrChange>
                </w:rPr>
                <w:t>Количество отрицательных примеров</w:t>
              </w:r>
            </w:ins>
          </w:p>
        </w:tc>
      </w:tr>
      <w:tr w:rsidR="002339B3" w:rsidRPr="000D0CED" w14:paraId="3C7DAA12" w14:textId="48D9F9E6" w:rsidTr="00654B3B">
        <w:trPr>
          <w:ins w:id="1118" w:author="Антон Смирнов" w:date="2023-05-24T12:46:00Z"/>
        </w:trPr>
        <w:tc>
          <w:tcPr>
            <w:tcW w:w="2305" w:type="dxa"/>
            <w:tcPrChange w:id="1119" w:author="Антон Смирнов" w:date="2023-05-24T12:50:00Z">
              <w:tcPr>
                <w:tcW w:w="2093" w:type="dxa"/>
              </w:tcPr>
            </w:tcPrChange>
          </w:tcPr>
          <w:p w14:paraId="35A9F371" w14:textId="275E231C" w:rsidR="002339B3" w:rsidRPr="002339B3" w:rsidRDefault="002339B3" w:rsidP="002339B3">
            <w:pPr>
              <w:pStyle w:val="a0"/>
              <w:ind w:firstLine="0"/>
              <w:rPr>
                <w:ins w:id="1120" w:author="Антон Смирнов" w:date="2023-05-24T12:46:00Z"/>
                <w:lang w:val="ru-RU"/>
              </w:rPr>
            </w:pPr>
            <w:bookmarkStart w:id="1121" w:name="_Hlk135826671"/>
            <w:ins w:id="1122" w:author="Антон Смирнов" w:date="2023-05-24T12:46:00Z">
              <w:r>
                <w:t>In</w:t>
              </w:r>
              <w:r w:rsidRPr="002339B3">
                <w:rPr>
                  <w:lang w:val="ru-RU"/>
                  <w:rPrChange w:id="1123" w:author="Антон Смирнов" w:date="2023-05-24T12:47:00Z">
                    <w:rPr/>
                  </w:rPrChange>
                </w:rPr>
                <w:t xml:space="preserve"> </w:t>
              </w:r>
              <w:r>
                <w:t>vitro</w:t>
              </w:r>
              <w:r w:rsidRPr="002339B3">
                <w:rPr>
                  <w:lang w:val="ru-RU"/>
                  <w:rPrChange w:id="1124" w:author="Антон Смирнов" w:date="2023-05-24T12:47:00Z">
                    <w:rPr/>
                  </w:rPrChange>
                </w:rPr>
                <w:t>, 20</w:t>
              </w:r>
              <w:r>
                <w:t>S</w:t>
              </w:r>
            </w:ins>
            <w:ins w:id="1125" w:author="Антон Смирнов" w:date="2023-05-24T12:47:00Z">
              <w:r>
                <w:rPr>
                  <w:lang w:val="ru-RU"/>
                </w:rPr>
                <w:t xml:space="preserve"> конститутивная протеасома</w:t>
              </w:r>
            </w:ins>
            <w:ins w:id="1126" w:author="Антон Смирнов" w:date="2023-05-24T12:46:00Z">
              <w:r w:rsidRPr="002339B3">
                <w:rPr>
                  <w:lang w:val="ru-RU"/>
                  <w:rPrChange w:id="1127" w:author="Антон Смирнов" w:date="2023-05-24T12:47:00Z">
                    <w:rPr/>
                  </w:rPrChange>
                </w:rPr>
                <w:t xml:space="preserve"> </w:t>
              </w:r>
              <w:bookmarkEnd w:id="1121"/>
            </w:ins>
          </w:p>
        </w:tc>
        <w:tc>
          <w:tcPr>
            <w:tcW w:w="1575" w:type="dxa"/>
            <w:tcPrChange w:id="1128" w:author="Антон Смирнов" w:date="2023-05-24T12:50:00Z">
              <w:tcPr>
                <w:tcW w:w="2620" w:type="dxa"/>
              </w:tcPr>
            </w:tcPrChange>
          </w:tcPr>
          <w:p w14:paraId="53ED0001" w14:textId="77777777" w:rsidR="002339B3" w:rsidRDefault="002339B3" w:rsidP="002339B3">
            <w:pPr>
              <w:pStyle w:val="a0"/>
              <w:ind w:firstLine="0"/>
              <w:rPr>
                <w:ins w:id="1129" w:author="Антон Смирнов" w:date="2023-05-24T12:46:00Z"/>
                <w:lang w:val="ru-RU"/>
              </w:rPr>
            </w:pPr>
          </w:p>
        </w:tc>
        <w:tc>
          <w:tcPr>
            <w:tcW w:w="1598" w:type="dxa"/>
            <w:tcPrChange w:id="1130" w:author="Антон Смирнов" w:date="2023-05-24T12:50:00Z">
              <w:tcPr>
                <w:tcW w:w="2206" w:type="dxa"/>
              </w:tcPr>
            </w:tcPrChange>
          </w:tcPr>
          <w:p w14:paraId="46260AEB" w14:textId="77777777" w:rsidR="002339B3" w:rsidRDefault="002339B3" w:rsidP="002339B3">
            <w:pPr>
              <w:pStyle w:val="a0"/>
              <w:ind w:firstLine="0"/>
              <w:rPr>
                <w:ins w:id="1131" w:author="Антон Смирнов" w:date="2023-05-24T12:46:00Z"/>
                <w:lang w:val="ru-RU"/>
              </w:rPr>
            </w:pPr>
          </w:p>
        </w:tc>
        <w:tc>
          <w:tcPr>
            <w:tcW w:w="2077" w:type="dxa"/>
            <w:tcPrChange w:id="1132" w:author="Антон Смирнов" w:date="2023-05-24T12:50:00Z">
              <w:tcPr>
                <w:tcW w:w="1326" w:type="dxa"/>
              </w:tcPr>
            </w:tcPrChange>
          </w:tcPr>
          <w:p w14:paraId="6A92BEE4" w14:textId="77777777" w:rsidR="002339B3" w:rsidRDefault="002339B3" w:rsidP="002339B3">
            <w:pPr>
              <w:pStyle w:val="a0"/>
              <w:ind w:firstLine="0"/>
              <w:rPr>
                <w:ins w:id="1133" w:author="Антон Смирнов" w:date="2023-05-24T12:47:00Z"/>
                <w:lang w:val="ru-RU"/>
              </w:rPr>
            </w:pPr>
          </w:p>
        </w:tc>
        <w:tc>
          <w:tcPr>
            <w:tcW w:w="2016" w:type="dxa"/>
            <w:tcPrChange w:id="1134" w:author="Антон Смирнов" w:date="2023-05-24T12:50:00Z">
              <w:tcPr>
                <w:tcW w:w="1326" w:type="dxa"/>
              </w:tcPr>
            </w:tcPrChange>
          </w:tcPr>
          <w:p w14:paraId="6D54CF4F" w14:textId="77777777" w:rsidR="002339B3" w:rsidRDefault="002339B3" w:rsidP="002339B3">
            <w:pPr>
              <w:pStyle w:val="a0"/>
              <w:ind w:firstLine="0"/>
              <w:rPr>
                <w:ins w:id="1135" w:author="Антон Смирнов" w:date="2023-05-24T12:47:00Z"/>
                <w:lang w:val="ru-RU"/>
              </w:rPr>
            </w:pPr>
          </w:p>
        </w:tc>
      </w:tr>
      <w:tr w:rsidR="002339B3" w14:paraId="7F27B4C3" w14:textId="69A1F2F9" w:rsidTr="00654B3B">
        <w:trPr>
          <w:ins w:id="1136" w:author="Антон Смирнов" w:date="2023-05-24T12:46:00Z"/>
        </w:trPr>
        <w:tc>
          <w:tcPr>
            <w:tcW w:w="2305" w:type="dxa"/>
            <w:tcPrChange w:id="1137" w:author="Антон Смирнов" w:date="2023-05-24T12:50:00Z">
              <w:tcPr>
                <w:tcW w:w="2093" w:type="dxa"/>
              </w:tcPr>
            </w:tcPrChange>
          </w:tcPr>
          <w:p w14:paraId="3BF24011" w14:textId="31C2D2B0" w:rsidR="002339B3" w:rsidRPr="002339B3" w:rsidRDefault="002339B3" w:rsidP="002339B3">
            <w:pPr>
              <w:pStyle w:val="a0"/>
              <w:ind w:firstLine="0"/>
              <w:rPr>
                <w:ins w:id="1138" w:author="Антон Смирнов" w:date="2023-05-24T12:46:00Z"/>
                <w:lang w:val="ru-RU"/>
              </w:rPr>
            </w:pPr>
            <w:ins w:id="1139" w:author="Антон Смирнов" w:date="2023-05-24T12:47:00Z">
              <w:r>
                <w:t>In vitro, 20S</w:t>
              </w:r>
              <w:r>
                <w:rPr>
                  <w:lang w:val="ru-RU"/>
                </w:rPr>
                <w:t xml:space="preserve">, </w:t>
              </w:r>
              <w:proofErr w:type="spellStart"/>
              <w:r>
                <w:rPr>
                  <w:lang w:val="ru-RU"/>
                </w:rPr>
                <w:t>иммунопротеасома</w:t>
              </w:r>
            </w:ins>
            <w:proofErr w:type="spellEnd"/>
          </w:p>
        </w:tc>
        <w:tc>
          <w:tcPr>
            <w:tcW w:w="1575" w:type="dxa"/>
            <w:tcPrChange w:id="1140" w:author="Антон Смирнов" w:date="2023-05-24T12:50:00Z">
              <w:tcPr>
                <w:tcW w:w="2620" w:type="dxa"/>
              </w:tcPr>
            </w:tcPrChange>
          </w:tcPr>
          <w:p w14:paraId="5790A99C" w14:textId="77777777" w:rsidR="002339B3" w:rsidRDefault="002339B3" w:rsidP="002339B3">
            <w:pPr>
              <w:pStyle w:val="a0"/>
              <w:ind w:firstLine="0"/>
              <w:rPr>
                <w:ins w:id="1141" w:author="Антон Смирнов" w:date="2023-05-24T12:46:00Z"/>
                <w:lang w:val="ru-RU"/>
              </w:rPr>
            </w:pPr>
          </w:p>
        </w:tc>
        <w:tc>
          <w:tcPr>
            <w:tcW w:w="1598" w:type="dxa"/>
            <w:tcPrChange w:id="1142" w:author="Антон Смирнов" w:date="2023-05-24T12:50:00Z">
              <w:tcPr>
                <w:tcW w:w="2206" w:type="dxa"/>
              </w:tcPr>
            </w:tcPrChange>
          </w:tcPr>
          <w:p w14:paraId="63C7B2EA" w14:textId="77777777" w:rsidR="002339B3" w:rsidRDefault="002339B3" w:rsidP="002339B3">
            <w:pPr>
              <w:pStyle w:val="a0"/>
              <w:ind w:firstLine="0"/>
              <w:rPr>
                <w:ins w:id="1143" w:author="Антон Смирнов" w:date="2023-05-24T12:46:00Z"/>
                <w:lang w:val="ru-RU"/>
              </w:rPr>
            </w:pPr>
          </w:p>
        </w:tc>
        <w:tc>
          <w:tcPr>
            <w:tcW w:w="2077" w:type="dxa"/>
            <w:tcPrChange w:id="1144" w:author="Антон Смирнов" w:date="2023-05-24T12:50:00Z">
              <w:tcPr>
                <w:tcW w:w="1326" w:type="dxa"/>
              </w:tcPr>
            </w:tcPrChange>
          </w:tcPr>
          <w:p w14:paraId="3E63B05C" w14:textId="77777777" w:rsidR="002339B3" w:rsidRDefault="002339B3" w:rsidP="002339B3">
            <w:pPr>
              <w:pStyle w:val="a0"/>
              <w:ind w:firstLine="0"/>
              <w:rPr>
                <w:ins w:id="1145" w:author="Антон Смирнов" w:date="2023-05-24T12:47:00Z"/>
                <w:lang w:val="ru-RU"/>
              </w:rPr>
            </w:pPr>
          </w:p>
        </w:tc>
        <w:tc>
          <w:tcPr>
            <w:tcW w:w="2016" w:type="dxa"/>
            <w:tcPrChange w:id="1146" w:author="Антон Смирнов" w:date="2023-05-24T12:50:00Z">
              <w:tcPr>
                <w:tcW w:w="1326" w:type="dxa"/>
              </w:tcPr>
            </w:tcPrChange>
          </w:tcPr>
          <w:p w14:paraId="04F31C3E" w14:textId="77777777" w:rsidR="002339B3" w:rsidRDefault="002339B3" w:rsidP="002339B3">
            <w:pPr>
              <w:pStyle w:val="a0"/>
              <w:ind w:firstLine="0"/>
              <w:rPr>
                <w:ins w:id="1147" w:author="Антон Смирнов" w:date="2023-05-24T12:47:00Z"/>
                <w:lang w:val="ru-RU"/>
              </w:rPr>
            </w:pPr>
          </w:p>
        </w:tc>
      </w:tr>
      <w:tr w:rsidR="002339B3" w14:paraId="43CE860D" w14:textId="7D8F2B92" w:rsidTr="00654B3B">
        <w:trPr>
          <w:ins w:id="1148" w:author="Антон Смирнов" w:date="2023-05-24T12:46:00Z"/>
        </w:trPr>
        <w:tc>
          <w:tcPr>
            <w:tcW w:w="2305" w:type="dxa"/>
            <w:tcPrChange w:id="1149" w:author="Антон Смирнов" w:date="2023-05-24T12:50:00Z">
              <w:tcPr>
                <w:tcW w:w="2093" w:type="dxa"/>
              </w:tcPr>
            </w:tcPrChange>
          </w:tcPr>
          <w:p w14:paraId="314EA36A" w14:textId="10B1F3A1" w:rsidR="002339B3" w:rsidRPr="002339B3" w:rsidRDefault="002339B3" w:rsidP="002339B3">
            <w:pPr>
              <w:pStyle w:val="a0"/>
              <w:ind w:firstLine="0"/>
              <w:rPr>
                <w:ins w:id="1150" w:author="Антон Смирнов" w:date="2023-05-24T12:46:00Z"/>
                <w:rPrChange w:id="1151" w:author="Антон Смирнов" w:date="2023-05-24T12:47:00Z">
                  <w:rPr>
                    <w:ins w:id="1152" w:author="Антон Смирнов" w:date="2023-05-24T12:46:00Z"/>
                    <w:lang w:val="ru-RU"/>
                  </w:rPr>
                </w:rPrChange>
              </w:rPr>
            </w:pPr>
            <w:ins w:id="1153" w:author="Антон Смирнов" w:date="2023-05-24T12:47:00Z">
              <w:r>
                <w:t>In vivo</w:t>
              </w:r>
            </w:ins>
          </w:p>
        </w:tc>
        <w:tc>
          <w:tcPr>
            <w:tcW w:w="1575" w:type="dxa"/>
            <w:tcPrChange w:id="1154" w:author="Антон Смирнов" w:date="2023-05-24T12:50:00Z">
              <w:tcPr>
                <w:tcW w:w="2620" w:type="dxa"/>
              </w:tcPr>
            </w:tcPrChange>
          </w:tcPr>
          <w:p w14:paraId="30DFD5AD" w14:textId="77777777" w:rsidR="002339B3" w:rsidRDefault="002339B3" w:rsidP="002339B3">
            <w:pPr>
              <w:pStyle w:val="a0"/>
              <w:ind w:firstLine="0"/>
              <w:rPr>
                <w:ins w:id="1155" w:author="Антон Смирнов" w:date="2023-05-24T12:46:00Z"/>
                <w:lang w:val="ru-RU"/>
              </w:rPr>
            </w:pPr>
          </w:p>
        </w:tc>
        <w:tc>
          <w:tcPr>
            <w:tcW w:w="1598" w:type="dxa"/>
            <w:tcPrChange w:id="1156" w:author="Антон Смирнов" w:date="2023-05-24T12:50:00Z">
              <w:tcPr>
                <w:tcW w:w="2206" w:type="dxa"/>
              </w:tcPr>
            </w:tcPrChange>
          </w:tcPr>
          <w:p w14:paraId="16152238" w14:textId="77777777" w:rsidR="002339B3" w:rsidRDefault="002339B3" w:rsidP="002339B3">
            <w:pPr>
              <w:pStyle w:val="a0"/>
              <w:ind w:firstLine="0"/>
              <w:rPr>
                <w:ins w:id="1157" w:author="Антон Смирнов" w:date="2023-05-24T12:46:00Z"/>
                <w:lang w:val="ru-RU"/>
              </w:rPr>
            </w:pPr>
          </w:p>
        </w:tc>
        <w:tc>
          <w:tcPr>
            <w:tcW w:w="2077" w:type="dxa"/>
            <w:tcPrChange w:id="1158" w:author="Антон Смирнов" w:date="2023-05-24T12:50:00Z">
              <w:tcPr>
                <w:tcW w:w="1326" w:type="dxa"/>
              </w:tcPr>
            </w:tcPrChange>
          </w:tcPr>
          <w:p w14:paraId="4A9BE07F" w14:textId="77777777" w:rsidR="002339B3" w:rsidRDefault="002339B3" w:rsidP="002339B3">
            <w:pPr>
              <w:pStyle w:val="a0"/>
              <w:ind w:firstLine="0"/>
              <w:rPr>
                <w:ins w:id="1159" w:author="Антон Смирнов" w:date="2023-05-24T12:47:00Z"/>
                <w:lang w:val="ru-RU"/>
              </w:rPr>
            </w:pPr>
          </w:p>
        </w:tc>
        <w:tc>
          <w:tcPr>
            <w:tcW w:w="2016" w:type="dxa"/>
            <w:tcPrChange w:id="1160" w:author="Антон Смирнов" w:date="2023-05-24T12:50:00Z">
              <w:tcPr>
                <w:tcW w:w="1326" w:type="dxa"/>
              </w:tcPr>
            </w:tcPrChange>
          </w:tcPr>
          <w:p w14:paraId="788770F4" w14:textId="77777777" w:rsidR="002339B3" w:rsidRDefault="002339B3" w:rsidP="002339B3">
            <w:pPr>
              <w:pStyle w:val="a0"/>
              <w:ind w:firstLine="0"/>
              <w:rPr>
                <w:ins w:id="1161" w:author="Антон Смирнов" w:date="2023-05-24T12:47:00Z"/>
                <w:lang w:val="ru-RU"/>
              </w:rPr>
            </w:pPr>
          </w:p>
        </w:tc>
      </w:tr>
    </w:tbl>
    <w:p w14:paraId="3893A483" w14:textId="27C6D638" w:rsidR="00791D7E" w:rsidRDefault="00791D7E" w:rsidP="002339B3">
      <w:pPr>
        <w:pStyle w:val="a0"/>
        <w:rPr>
          <w:ins w:id="1162" w:author="Антон Смирнов" w:date="2023-05-24T13:17:00Z"/>
          <w:lang w:val="ru-RU"/>
        </w:rPr>
      </w:pPr>
      <w:ins w:id="1163" w:author="Антон Смирнов" w:date="2023-05-24T13:13:00Z">
        <w:r>
          <w:rPr>
            <w:lang w:val="ru-RU"/>
          </w:rPr>
          <w:t>Для каждого набора данных</w:t>
        </w:r>
      </w:ins>
      <w:ins w:id="1164" w:author="Антон Смирнов" w:date="2023-05-24T13:17:00Z">
        <w:r>
          <w:rPr>
            <w:lang w:val="ru-RU"/>
          </w:rPr>
          <w:t xml:space="preserve"> </w:t>
        </w:r>
      </w:ins>
      <w:ins w:id="1165" w:author="Антон Смирнов" w:date="2023-05-24T13:13:00Z">
        <w:r>
          <w:rPr>
            <w:lang w:val="ru-RU"/>
          </w:rPr>
          <w:t xml:space="preserve">были построены модели с разными значениями </w:t>
        </w:r>
        <w:proofErr w:type="spellStart"/>
        <w:r>
          <w:rPr>
            <w:lang w:val="ru-RU"/>
          </w:rPr>
          <w:t>гиперпараметров</w:t>
        </w:r>
        <w:proofErr w:type="spellEnd"/>
        <w:r>
          <w:rPr>
            <w:lang w:val="ru-RU"/>
          </w:rPr>
          <w:t xml:space="preserve">. Радиус окна изменялся от 2 до 4 включительно с шагом в 1, уровень </w:t>
        </w:r>
        <w:r>
          <w:t>MNA</w:t>
        </w:r>
        <w:r>
          <w:rPr>
            <w:lang w:val="ru-RU"/>
          </w:rPr>
          <w:t xml:space="preserve"> изменялся от 2 до 12 с шагом в 1. Для 5-кратной кросс-валидации набор данных разбивался 5 раз, следовательно, на каждом наборе данных было построено 165 моделей. Внутренняя оценка моделей</w:t>
        </w:r>
      </w:ins>
      <w:ins w:id="1166" w:author="Антон Смирнов" w:date="2023-05-24T13:16:00Z">
        <w:r>
          <w:rPr>
            <w:lang w:val="ru-RU"/>
          </w:rPr>
          <w:t xml:space="preserve">, </w:t>
        </w:r>
        <w:r>
          <w:rPr>
            <w:lang w:val="ru-RU"/>
          </w:rPr>
          <w:lastRenderedPageBreak/>
          <w:t xml:space="preserve">построенных на данных </w:t>
        </w:r>
        <w:r>
          <w:t>In</w:t>
        </w:r>
        <w:r w:rsidRPr="009E3156">
          <w:rPr>
            <w:lang w:val="ru-RU"/>
          </w:rPr>
          <w:t xml:space="preserve"> </w:t>
        </w:r>
        <w:r>
          <w:t>vitro</w:t>
        </w:r>
        <w:r>
          <w:rPr>
            <w:lang w:val="ru-RU"/>
          </w:rPr>
          <w:t xml:space="preserve"> для </w:t>
        </w:r>
        <w:r w:rsidRPr="009E3156">
          <w:rPr>
            <w:lang w:val="ru-RU"/>
          </w:rPr>
          <w:t>20</w:t>
        </w:r>
        <w:r>
          <w:t>S</w:t>
        </w:r>
        <w:r>
          <w:rPr>
            <w:lang w:val="ru-RU"/>
          </w:rPr>
          <w:t xml:space="preserve"> конститутивной протеасомы</w:t>
        </w:r>
      </w:ins>
      <w:ins w:id="1167" w:author="Антон Смирнов" w:date="2023-05-24T13:17:00Z">
        <w:r>
          <w:rPr>
            <w:lang w:val="ru-RU"/>
          </w:rPr>
          <w:t xml:space="preserve"> </w:t>
        </w:r>
      </w:ins>
      <w:ins w:id="1168" w:author="Антон Смирнов" w:date="2023-05-24T13:13:00Z">
        <w:r>
          <w:rPr>
            <w:lang w:val="ru-RU"/>
          </w:rPr>
          <w:t>представлена на рисунках 2, 3 и 4.</w:t>
        </w:r>
      </w:ins>
      <w:ins w:id="1169" w:author="Антон Смирнов" w:date="2023-05-24T13:14:00Z">
        <w:r>
          <w:rPr>
            <w:lang w:val="ru-RU"/>
          </w:rPr>
          <w:t xml:space="preserve"> </w:t>
        </w:r>
      </w:ins>
    </w:p>
    <w:p w14:paraId="0DE9CD30" w14:textId="77777777" w:rsidR="00791D7E" w:rsidRDefault="00791D7E">
      <w:pPr>
        <w:pStyle w:val="a0"/>
        <w:keepNext/>
        <w:rPr>
          <w:ins w:id="1170" w:author="Антон Смирнов" w:date="2023-05-24T13:18:00Z"/>
        </w:rPr>
        <w:pPrChange w:id="1171" w:author="Антон Смирнов" w:date="2023-05-24T13:18:00Z">
          <w:pPr>
            <w:pStyle w:val="a0"/>
          </w:pPr>
        </w:pPrChange>
      </w:pPr>
      <w:ins w:id="1172" w:author="Антон Смирнов" w:date="2023-05-24T13:17:00Z">
        <w:r>
          <w:rPr>
            <w:noProof/>
            <w:lang w:val="ru-RU"/>
          </w:rPr>
          <w:drawing>
            <wp:inline distT="0" distB="0" distL="0" distR="0" wp14:anchorId="3345AFA4" wp14:editId="6F256436">
              <wp:extent cx="5848350" cy="43910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ins>
    </w:p>
    <w:p w14:paraId="1214ED46" w14:textId="44ACBF15" w:rsidR="00791D7E" w:rsidRDefault="00791D7E" w:rsidP="00791D7E">
      <w:pPr>
        <w:pStyle w:val="afa"/>
        <w:spacing w:line="360" w:lineRule="auto"/>
        <w:jc w:val="both"/>
        <w:rPr>
          <w:ins w:id="1173" w:author="Антон Смирнов" w:date="2023-05-24T13:20:00Z"/>
          <w:rFonts w:ascii="Times New Roman" w:hAnsi="Times New Roman" w:cs="Times New Roman"/>
          <w:i w:val="0"/>
          <w:iCs/>
          <w:sz w:val="28"/>
          <w:szCs w:val="28"/>
          <w:lang w:val="ru-RU"/>
        </w:rPr>
      </w:pPr>
      <w:ins w:id="1174" w:author="Антон Смирнов" w:date="2023-05-24T13:18:00Z">
        <w:r w:rsidRPr="00791D7E">
          <w:rPr>
            <w:rFonts w:ascii="Times New Roman" w:hAnsi="Times New Roman" w:cs="Times New Roman"/>
            <w:b/>
            <w:bCs/>
            <w:i w:val="0"/>
            <w:iCs/>
            <w:sz w:val="28"/>
            <w:szCs w:val="28"/>
            <w:lang w:val="ru-RU"/>
            <w:rPrChange w:id="1175" w:author="Антон Смирнов" w:date="2023-05-24T13:20:00Z">
              <w:rPr/>
            </w:rPrChange>
          </w:rPr>
          <w:t xml:space="preserve">Рисунок </w:t>
        </w:r>
        <w:r w:rsidRPr="00791D7E">
          <w:rPr>
            <w:rFonts w:ascii="Times New Roman" w:hAnsi="Times New Roman" w:cs="Times New Roman"/>
            <w:b/>
            <w:bCs/>
            <w:i w:val="0"/>
            <w:iCs/>
            <w:sz w:val="28"/>
            <w:szCs w:val="28"/>
            <w:rPrChange w:id="1176" w:author="Антон Смирнов" w:date="2023-05-24T13:20:00Z">
              <w:rPr/>
            </w:rPrChange>
          </w:rPr>
          <w:fldChar w:fldCharType="begin"/>
        </w:r>
        <w:r w:rsidRPr="00791D7E">
          <w:rPr>
            <w:rFonts w:ascii="Times New Roman" w:hAnsi="Times New Roman" w:cs="Times New Roman"/>
            <w:b/>
            <w:bCs/>
            <w:i w:val="0"/>
            <w:iCs/>
            <w:sz w:val="28"/>
            <w:szCs w:val="28"/>
            <w:lang w:val="ru-RU"/>
            <w:rPrChange w:id="1177" w:author="Антон Смирнов" w:date="2023-05-24T13:20:00Z">
              <w:rPr/>
            </w:rPrChange>
          </w:rPr>
          <w:instrText xml:space="preserve"> </w:instrText>
        </w:r>
        <w:r w:rsidRPr="00791D7E">
          <w:rPr>
            <w:rFonts w:ascii="Times New Roman" w:hAnsi="Times New Roman" w:cs="Times New Roman"/>
            <w:b/>
            <w:bCs/>
            <w:i w:val="0"/>
            <w:iCs/>
            <w:sz w:val="28"/>
            <w:szCs w:val="28"/>
            <w:rPrChange w:id="1178" w:author="Антон Смирнов" w:date="2023-05-24T13:20:00Z">
              <w:rPr/>
            </w:rPrChange>
          </w:rPr>
          <w:instrText>SEQ</w:instrText>
        </w:r>
        <w:r w:rsidRPr="00791D7E">
          <w:rPr>
            <w:rFonts w:ascii="Times New Roman" w:hAnsi="Times New Roman" w:cs="Times New Roman"/>
            <w:b/>
            <w:bCs/>
            <w:i w:val="0"/>
            <w:iCs/>
            <w:sz w:val="28"/>
            <w:szCs w:val="28"/>
            <w:lang w:val="ru-RU"/>
            <w:rPrChange w:id="1179" w:author="Антон Смирнов" w:date="2023-05-24T13:20:00Z">
              <w:rPr/>
            </w:rPrChange>
          </w:rPr>
          <w:instrText xml:space="preserve"> Рисунок \* </w:instrText>
        </w:r>
        <w:r w:rsidRPr="00791D7E">
          <w:rPr>
            <w:rFonts w:ascii="Times New Roman" w:hAnsi="Times New Roman" w:cs="Times New Roman"/>
            <w:b/>
            <w:bCs/>
            <w:i w:val="0"/>
            <w:iCs/>
            <w:sz w:val="28"/>
            <w:szCs w:val="28"/>
            <w:rPrChange w:id="1180" w:author="Антон Смирнов" w:date="2023-05-24T13:20:00Z">
              <w:rPr/>
            </w:rPrChange>
          </w:rPr>
          <w:instrText>ARABIC</w:instrText>
        </w:r>
        <w:r w:rsidRPr="00791D7E">
          <w:rPr>
            <w:rFonts w:ascii="Times New Roman" w:hAnsi="Times New Roman" w:cs="Times New Roman"/>
            <w:b/>
            <w:bCs/>
            <w:i w:val="0"/>
            <w:iCs/>
            <w:sz w:val="28"/>
            <w:szCs w:val="28"/>
            <w:lang w:val="ru-RU"/>
            <w:rPrChange w:id="1181" w:author="Антон Смирнов" w:date="2023-05-24T13:20:00Z">
              <w:rPr/>
            </w:rPrChange>
          </w:rPr>
          <w:instrText xml:space="preserve"> </w:instrText>
        </w:r>
      </w:ins>
      <w:r w:rsidRPr="00791D7E">
        <w:rPr>
          <w:rFonts w:ascii="Times New Roman" w:hAnsi="Times New Roman" w:cs="Times New Roman"/>
          <w:b/>
          <w:bCs/>
          <w:i w:val="0"/>
          <w:iCs/>
          <w:sz w:val="28"/>
          <w:szCs w:val="28"/>
          <w:rPrChange w:id="1182" w:author="Антон Смирнов" w:date="2023-05-24T13:20:00Z">
            <w:rPr/>
          </w:rPrChange>
        </w:rPr>
        <w:fldChar w:fldCharType="separate"/>
      </w:r>
      <w:ins w:id="1183" w:author="Антон Смирнов" w:date="2023-05-24T14:55:00Z">
        <w:r w:rsidR="001D58CF">
          <w:rPr>
            <w:rFonts w:ascii="Times New Roman" w:hAnsi="Times New Roman" w:cs="Times New Roman"/>
            <w:b/>
            <w:bCs/>
            <w:i w:val="0"/>
            <w:iCs/>
            <w:noProof/>
            <w:sz w:val="28"/>
            <w:szCs w:val="28"/>
          </w:rPr>
          <w:t>2</w:t>
        </w:r>
      </w:ins>
      <w:ins w:id="1184" w:author="Антон Смирнов" w:date="2023-05-24T13:18:00Z">
        <w:r w:rsidRPr="00791D7E">
          <w:rPr>
            <w:rFonts w:ascii="Times New Roman" w:hAnsi="Times New Roman" w:cs="Times New Roman"/>
            <w:b/>
            <w:bCs/>
            <w:i w:val="0"/>
            <w:iCs/>
            <w:sz w:val="28"/>
            <w:szCs w:val="28"/>
            <w:rPrChange w:id="1185" w:author="Антон Смирнов" w:date="2023-05-24T13:20:00Z">
              <w:rPr/>
            </w:rPrChange>
          </w:rPr>
          <w:fldChar w:fldCharType="end"/>
        </w:r>
      </w:ins>
      <w:ins w:id="1186" w:author="Антон Смирнов" w:date="2023-05-24T13:20:00Z">
        <w:r w:rsidRPr="00791D7E">
          <w:rPr>
            <w:rFonts w:ascii="Times New Roman" w:hAnsi="Times New Roman" w:cs="Times New Roman"/>
            <w:b/>
            <w:bCs/>
            <w:i w:val="0"/>
            <w:iCs/>
            <w:sz w:val="28"/>
            <w:szCs w:val="28"/>
            <w:lang w:val="ru-RU"/>
            <w:rPrChange w:id="1187" w:author="Антон Смирнов" w:date="2023-05-24T13:20:00Z">
              <w:rPr>
                <w:rFonts w:ascii="Times New Roman" w:hAnsi="Times New Roman" w:cs="Times New Roman"/>
                <w:i w:val="0"/>
                <w:iCs/>
                <w:sz w:val="28"/>
                <w:szCs w:val="28"/>
                <w:lang w:val="ru-RU"/>
              </w:rPr>
            </w:rPrChange>
          </w:rPr>
          <w:t>.</w:t>
        </w:r>
      </w:ins>
      <w:ins w:id="1188" w:author="Антон Смирнов" w:date="2023-05-24T13:18:00Z">
        <w:r w:rsidRPr="00791D7E">
          <w:rPr>
            <w:rFonts w:ascii="Times New Roman" w:hAnsi="Times New Roman" w:cs="Times New Roman"/>
            <w:i w:val="0"/>
            <w:iCs/>
            <w:sz w:val="28"/>
            <w:szCs w:val="28"/>
            <w:lang w:val="ru-RU"/>
            <w:rPrChange w:id="1189" w:author="Антон Смирнов" w:date="2023-05-24T13:20:00Z">
              <w:rPr>
                <w:lang w:val="ru-RU"/>
              </w:rPr>
            </w:rPrChange>
          </w:rPr>
          <w:t xml:space="preserve"> Зависимость метрики внутренней оценки качества модел</w:t>
        </w:r>
      </w:ins>
      <w:ins w:id="1190" w:author="Антон Смирнов" w:date="2023-05-24T13:26:00Z">
        <w:r w:rsidR="009F7750">
          <w:rPr>
            <w:rFonts w:ascii="Times New Roman" w:hAnsi="Times New Roman" w:cs="Times New Roman"/>
            <w:i w:val="0"/>
            <w:iCs/>
            <w:sz w:val="28"/>
            <w:szCs w:val="28"/>
            <w:lang w:val="ru-RU"/>
          </w:rPr>
          <w:t xml:space="preserve">ей на данных </w:t>
        </w:r>
        <w:r w:rsidR="009F7750">
          <w:rPr>
            <w:rFonts w:ascii="Times New Roman" w:hAnsi="Times New Roman" w:cs="Times New Roman"/>
            <w:i w:val="0"/>
            <w:iCs/>
            <w:sz w:val="28"/>
            <w:szCs w:val="28"/>
          </w:rPr>
          <w:t>in</w:t>
        </w:r>
        <w:r w:rsidR="009F7750" w:rsidRPr="009F7750">
          <w:rPr>
            <w:rFonts w:ascii="Times New Roman" w:hAnsi="Times New Roman" w:cs="Times New Roman"/>
            <w:i w:val="0"/>
            <w:iCs/>
            <w:sz w:val="28"/>
            <w:szCs w:val="28"/>
            <w:lang w:val="ru-RU"/>
            <w:rPrChange w:id="1191" w:author="Антон Смирнов" w:date="2023-05-24T13:26:00Z">
              <w:rPr>
                <w:rFonts w:ascii="Times New Roman" w:hAnsi="Times New Roman" w:cs="Times New Roman"/>
                <w:i w:val="0"/>
                <w:iCs/>
                <w:sz w:val="28"/>
                <w:szCs w:val="28"/>
              </w:rPr>
            </w:rPrChange>
          </w:rPr>
          <w:t xml:space="preserve"> </w:t>
        </w:r>
        <w:r w:rsidR="009F7750">
          <w:rPr>
            <w:rFonts w:ascii="Times New Roman" w:hAnsi="Times New Roman" w:cs="Times New Roman"/>
            <w:i w:val="0"/>
            <w:iCs/>
            <w:sz w:val="28"/>
            <w:szCs w:val="28"/>
          </w:rPr>
          <w:t>vitro</w:t>
        </w:r>
        <w:r w:rsidR="009F7750" w:rsidRPr="009F7750">
          <w:rPr>
            <w:rFonts w:ascii="Times New Roman" w:hAnsi="Times New Roman" w:cs="Times New Roman"/>
            <w:i w:val="0"/>
            <w:iCs/>
            <w:sz w:val="28"/>
            <w:szCs w:val="28"/>
            <w:lang w:val="ru-RU"/>
            <w:rPrChange w:id="1192" w:author="Антон Смирнов" w:date="2023-05-24T13:26:00Z">
              <w:rPr>
                <w:rFonts w:ascii="Times New Roman" w:hAnsi="Times New Roman" w:cs="Times New Roman"/>
                <w:i w:val="0"/>
                <w:iCs/>
                <w:sz w:val="28"/>
                <w:szCs w:val="28"/>
              </w:rPr>
            </w:rPrChange>
          </w:rPr>
          <w:t xml:space="preserve"> 20</w:t>
        </w:r>
        <w:r w:rsidR="009F7750">
          <w:rPr>
            <w:rFonts w:ascii="Times New Roman" w:hAnsi="Times New Roman" w:cs="Times New Roman"/>
            <w:i w:val="0"/>
            <w:iCs/>
            <w:sz w:val="28"/>
            <w:szCs w:val="28"/>
          </w:rPr>
          <w:t>S</w:t>
        </w:r>
        <w:r w:rsidR="009F7750" w:rsidRPr="009F7750">
          <w:rPr>
            <w:rFonts w:ascii="Times New Roman" w:hAnsi="Times New Roman" w:cs="Times New Roman"/>
            <w:i w:val="0"/>
            <w:iCs/>
            <w:sz w:val="28"/>
            <w:szCs w:val="28"/>
            <w:lang w:val="ru-RU"/>
            <w:rPrChange w:id="1193" w:author="Антон Смирнов" w:date="2023-05-24T13:26:00Z">
              <w:rPr>
                <w:rFonts w:ascii="Times New Roman" w:hAnsi="Times New Roman" w:cs="Times New Roman"/>
                <w:i w:val="0"/>
                <w:iCs/>
                <w:sz w:val="28"/>
                <w:szCs w:val="28"/>
              </w:rPr>
            </w:rPrChange>
          </w:rPr>
          <w:t xml:space="preserve"> </w:t>
        </w:r>
        <w:r w:rsidR="009F7750">
          <w:rPr>
            <w:rFonts w:ascii="Times New Roman" w:hAnsi="Times New Roman" w:cs="Times New Roman"/>
            <w:i w:val="0"/>
            <w:iCs/>
            <w:sz w:val="28"/>
            <w:szCs w:val="28"/>
            <w:lang w:val="ru-RU"/>
          </w:rPr>
          <w:t>конститутивной протеасомы</w:t>
        </w:r>
      </w:ins>
      <w:ins w:id="1194" w:author="Антон Смирнов" w:date="2023-05-24T13:18:00Z">
        <w:r w:rsidRPr="00791D7E">
          <w:rPr>
            <w:rFonts w:ascii="Times New Roman" w:hAnsi="Times New Roman" w:cs="Times New Roman"/>
            <w:i w:val="0"/>
            <w:iCs/>
            <w:sz w:val="28"/>
            <w:szCs w:val="28"/>
            <w:lang w:val="ru-RU"/>
            <w:rPrChange w:id="1195" w:author="Антон Смирнов" w:date="2023-05-24T13:20:00Z">
              <w:rPr>
                <w:lang w:val="ru-RU"/>
              </w:rPr>
            </w:rPrChange>
          </w:rPr>
          <w:t xml:space="preserve"> от уровня </w:t>
        </w:r>
        <w:r w:rsidRPr="00791D7E">
          <w:rPr>
            <w:rFonts w:ascii="Times New Roman" w:hAnsi="Times New Roman" w:cs="Times New Roman"/>
            <w:i w:val="0"/>
            <w:iCs/>
            <w:sz w:val="28"/>
            <w:szCs w:val="28"/>
            <w:rPrChange w:id="1196" w:author="Антон Смирнов" w:date="2023-05-24T13:20:00Z">
              <w:rPr/>
            </w:rPrChange>
          </w:rPr>
          <w:t>MNA</w:t>
        </w:r>
        <w:r w:rsidRPr="00791D7E">
          <w:rPr>
            <w:rFonts w:ascii="Times New Roman" w:hAnsi="Times New Roman" w:cs="Times New Roman"/>
            <w:i w:val="0"/>
            <w:iCs/>
            <w:sz w:val="28"/>
            <w:szCs w:val="28"/>
            <w:lang w:val="ru-RU"/>
            <w:rPrChange w:id="1197" w:author="Антон Смирнов" w:date="2023-05-24T13:20:00Z">
              <w:rPr>
                <w:lang w:val="ru-RU"/>
              </w:rPr>
            </w:rPrChange>
          </w:rPr>
          <w:t xml:space="preserve"> дескриптор</w:t>
        </w:r>
      </w:ins>
      <w:ins w:id="1198" w:author="Антон Смирнов" w:date="2023-05-24T13:40:00Z">
        <w:r w:rsidR="00285211">
          <w:rPr>
            <w:rFonts w:ascii="Times New Roman" w:hAnsi="Times New Roman" w:cs="Times New Roman"/>
            <w:i w:val="0"/>
            <w:iCs/>
            <w:sz w:val="28"/>
            <w:szCs w:val="28"/>
            <w:lang w:val="ru-RU"/>
          </w:rPr>
          <w:t>ов</w:t>
        </w:r>
      </w:ins>
      <w:ins w:id="1199" w:author="Антон Смирнов" w:date="2023-05-24T13:18:00Z">
        <w:r w:rsidRPr="00791D7E">
          <w:rPr>
            <w:rFonts w:ascii="Times New Roman" w:hAnsi="Times New Roman" w:cs="Times New Roman"/>
            <w:i w:val="0"/>
            <w:iCs/>
            <w:sz w:val="28"/>
            <w:szCs w:val="28"/>
            <w:lang w:val="ru-RU"/>
            <w:rPrChange w:id="1200" w:author="Антон Смирнов" w:date="2023-05-24T13:20:00Z">
              <w:rPr>
                <w:lang w:val="ru-RU"/>
              </w:rPr>
            </w:rPrChange>
          </w:rPr>
          <w:t xml:space="preserve"> при радиусе окна</w:t>
        </w:r>
      </w:ins>
      <w:ins w:id="1201" w:author="Антон Смирнов" w:date="2023-05-24T11:24:00Z">
        <w:r w:rsidR="00CF0A6A">
          <w:rPr>
            <w:rFonts w:ascii="Times New Roman" w:hAnsi="Times New Roman" w:cs="Times New Roman"/>
            <w:i w:val="0"/>
            <w:iCs/>
            <w:sz w:val="28"/>
            <w:szCs w:val="28"/>
            <w:lang w:val="ru-RU"/>
          </w:rPr>
          <w:t xml:space="preserve"> в</w:t>
        </w:r>
      </w:ins>
      <w:ins w:id="1202" w:author="Антон Смирнов" w:date="2023-05-24T13:18:00Z">
        <w:r w:rsidRPr="00791D7E">
          <w:rPr>
            <w:rFonts w:ascii="Times New Roman" w:hAnsi="Times New Roman" w:cs="Times New Roman"/>
            <w:i w:val="0"/>
            <w:iCs/>
            <w:sz w:val="28"/>
            <w:szCs w:val="28"/>
            <w:lang w:val="ru-RU"/>
            <w:rPrChange w:id="1203" w:author="Антон Смирнов" w:date="2023-05-24T13:20:00Z">
              <w:rPr>
                <w:lang w:val="ru-RU"/>
              </w:rPr>
            </w:rPrChange>
          </w:rPr>
          <w:t xml:space="preserve"> 2 а</w:t>
        </w:r>
      </w:ins>
      <w:ins w:id="1204" w:author="Антон Смирнов" w:date="2023-05-24T13:19:00Z">
        <w:r w:rsidRPr="00791D7E">
          <w:rPr>
            <w:rFonts w:ascii="Times New Roman" w:hAnsi="Times New Roman" w:cs="Times New Roman"/>
            <w:i w:val="0"/>
            <w:iCs/>
            <w:sz w:val="28"/>
            <w:szCs w:val="28"/>
            <w:lang w:val="ru-RU"/>
            <w:rPrChange w:id="1205" w:author="Антон Смирнов" w:date="2023-05-24T13:20:00Z">
              <w:rPr>
                <w:lang w:val="ru-RU"/>
              </w:rPr>
            </w:rPrChange>
          </w:rPr>
          <w:t xml:space="preserve">минокислотных остатка </w:t>
        </w:r>
      </w:ins>
      <w:ins w:id="1206" w:author="Антон Смирнов" w:date="2023-05-24T13:20:00Z">
        <w:r w:rsidRPr="00791D7E">
          <w:rPr>
            <w:rFonts w:ascii="Times New Roman" w:hAnsi="Times New Roman" w:cs="Times New Roman"/>
            <w:i w:val="0"/>
            <w:iCs/>
            <w:sz w:val="28"/>
            <w:szCs w:val="28"/>
            <w:lang w:val="ru-RU"/>
            <w:rPrChange w:id="1207" w:author="Антон Смирнов" w:date="2023-05-24T13:20:00Z">
              <w:rPr>
                <w:lang w:val="ru-RU"/>
              </w:rPr>
            </w:rPrChange>
          </w:rPr>
          <w:t>для различных разбиений исходного набора данных.</w:t>
        </w:r>
      </w:ins>
    </w:p>
    <w:p w14:paraId="3DE9D6A2" w14:textId="77777777" w:rsidR="00791D7E" w:rsidRDefault="00791D7E">
      <w:pPr>
        <w:pStyle w:val="afa"/>
        <w:keepNext/>
        <w:spacing w:line="360" w:lineRule="auto"/>
        <w:jc w:val="both"/>
        <w:rPr>
          <w:ins w:id="1208" w:author="Антон Смирнов" w:date="2023-05-24T13:21:00Z"/>
        </w:rPr>
        <w:pPrChange w:id="1209" w:author="Антон Смирнов" w:date="2023-05-24T13:21:00Z">
          <w:pPr>
            <w:pStyle w:val="afa"/>
            <w:spacing w:line="360" w:lineRule="auto"/>
            <w:jc w:val="both"/>
          </w:pPr>
        </w:pPrChange>
      </w:pPr>
      <w:ins w:id="1210" w:author="Антон Смирнов" w:date="2023-05-24T13:21:00Z">
        <w:r>
          <w:rPr>
            <w:rFonts w:ascii="Times New Roman" w:hAnsi="Times New Roman" w:cs="Times New Roman"/>
            <w:i w:val="0"/>
            <w:iCs/>
            <w:noProof/>
            <w:sz w:val="28"/>
            <w:szCs w:val="28"/>
            <w:lang w:val="ru-RU"/>
          </w:rPr>
          <w:lastRenderedPageBreak/>
          <w:drawing>
            <wp:inline distT="0" distB="0" distL="0" distR="0" wp14:anchorId="360280A0" wp14:editId="16A7C31B">
              <wp:extent cx="5353050" cy="401914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3050" cy="4019147"/>
                      </a:xfrm>
                      <a:prstGeom prst="rect">
                        <a:avLst/>
                      </a:prstGeom>
                      <a:noFill/>
                      <a:ln>
                        <a:noFill/>
                      </a:ln>
                    </pic:spPr>
                  </pic:pic>
                </a:graphicData>
              </a:graphic>
            </wp:inline>
          </w:drawing>
        </w:r>
      </w:ins>
    </w:p>
    <w:p w14:paraId="1DE6A1B7" w14:textId="5D408E02" w:rsidR="00791D7E" w:rsidRDefault="00791D7E">
      <w:pPr>
        <w:pStyle w:val="afa"/>
        <w:spacing w:line="360" w:lineRule="auto"/>
        <w:jc w:val="both"/>
        <w:rPr>
          <w:ins w:id="1211" w:author="Антон Смирнов" w:date="2023-05-24T13:25:00Z"/>
          <w:rFonts w:ascii="Times New Roman" w:hAnsi="Times New Roman" w:cs="Times New Roman"/>
          <w:i w:val="0"/>
          <w:iCs/>
          <w:sz w:val="28"/>
          <w:szCs w:val="28"/>
          <w:lang w:val="ru-RU"/>
        </w:rPr>
        <w:pPrChange w:id="1212" w:author="Антон Смирнов" w:date="2023-05-24T13:26:00Z">
          <w:pPr>
            <w:pStyle w:val="afa"/>
            <w:jc w:val="both"/>
          </w:pPr>
        </w:pPrChange>
      </w:pPr>
      <w:ins w:id="1213" w:author="Антон Смирнов" w:date="2023-05-24T13:21:00Z">
        <w:r w:rsidRPr="00791D7E">
          <w:rPr>
            <w:rFonts w:ascii="Times New Roman" w:hAnsi="Times New Roman" w:cs="Times New Roman"/>
            <w:b/>
            <w:bCs/>
            <w:i w:val="0"/>
            <w:iCs/>
            <w:sz w:val="28"/>
            <w:szCs w:val="28"/>
            <w:lang w:val="ru-RU"/>
            <w:rPrChange w:id="1214" w:author="Антон Смирнов" w:date="2023-05-24T13:25:00Z">
              <w:rPr/>
            </w:rPrChange>
          </w:rPr>
          <w:t xml:space="preserve">Рисунок </w:t>
        </w:r>
        <w:r w:rsidRPr="00791D7E">
          <w:rPr>
            <w:rFonts w:ascii="Times New Roman" w:hAnsi="Times New Roman" w:cs="Times New Roman"/>
            <w:b/>
            <w:bCs/>
            <w:i w:val="0"/>
            <w:iCs/>
            <w:sz w:val="28"/>
            <w:szCs w:val="28"/>
            <w:rPrChange w:id="1215" w:author="Антон Смирнов" w:date="2023-05-24T13:25:00Z">
              <w:rPr/>
            </w:rPrChange>
          </w:rPr>
          <w:fldChar w:fldCharType="begin"/>
        </w:r>
        <w:r w:rsidRPr="00791D7E">
          <w:rPr>
            <w:rFonts w:ascii="Times New Roman" w:hAnsi="Times New Roman" w:cs="Times New Roman"/>
            <w:b/>
            <w:bCs/>
            <w:i w:val="0"/>
            <w:iCs/>
            <w:sz w:val="28"/>
            <w:szCs w:val="28"/>
            <w:lang w:val="ru-RU"/>
            <w:rPrChange w:id="1216" w:author="Антон Смирнов" w:date="2023-05-24T13:25:00Z">
              <w:rPr/>
            </w:rPrChange>
          </w:rPr>
          <w:instrText xml:space="preserve"> </w:instrText>
        </w:r>
        <w:r w:rsidRPr="00791D7E">
          <w:rPr>
            <w:rFonts w:ascii="Times New Roman" w:hAnsi="Times New Roman" w:cs="Times New Roman"/>
            <w:b/>
            <w:bCs/>
            <w:i w:val="0"/>
            <w:iCs/>
            <w:sz w:val="28"/>
            <w:szCs w:val="28"/>
            <w:rPrChange w:id="1217" w:author="Антон Смирнов" w:date="2023-05-24T13:25:00Z">
              <w:rPr/>
            </w:rPrChange>
          </w:rPr>
          <w:instrText>SEQ</w:instrText>
        </w:r>
        <w:r w:rsidRPr="00791D7E">
          <w:rPr>
            <w:rFonts w:ascii="Times New Roman" w:hAnsi="Times New Roman" w:cs="Times New Roman"/>
            <w:b/>
            <w:bCs/>
            <w:i w:val="0"/>
            <w:iCs/>
            <w:sz w:val="28"/>
            <w:szCs w:val="28"/>
            <w:lang w:val="ru-RU"/>
            <w:rPrChange w:id="1218" w:author="Антон Смирнов" w:date="2023-05-24T13:25:00Z">
              <w:rPr/>
            </w:rPrChange>
          </w:rPr>
          <w:instrText xml:space="preserve"> Рисунок \* </w:instrText>
        </w:r>
        <w:r w:rsidRPr="00791D7E">
          <w:rPr>
            <w:rFonts w:ascii="Times New Roman" w:hAnsi="Times New Roman" w:cs="Times New Roman"/>
            <w:b/>
            <w:bCs/>
            <w:i w:val="0"/>
            <w:iCs/>
            <w:sz w:val="28"/>
            <w:szCs w:val="28"/>
            <w:rPrChange w:id="1219" w:author="Антон Смирнов" w:date="2023-05-24T13:25:00Z">
              <w:rPr/>
            </w:rPrChange>
          </w:rPr>
          <w:instrText>ARABIC</w:instrText>
        </w:r>
        <w:r w:rsidRPr="00791D7E">
          <w:rPr>
            <w:rFonts w:ascii="Times New Roman" w:hAnsi="Times New Roman" w:cs="Times New Roman"/>
            <w:b/>
            <w:bCs/>
            <w:i w:val="0"/>
            <w:iCs/>
            <w:sz w:val="28"/>
            <w:szCs w:val="28"/>
            <w:lang w:val="ru-RU"/>
            <w:rPrChange w:id="1220" w:author="Антон Смирнов" w:date="2023-05-24T13:25:00Z">
              <w:rPr/>
            </w:rPrChange>
          </w:rPr>
          <w:instrText xml:space="preserve"> </w:instrText>
        </w:r>
      </w:ins>
      <w:r w:rsidRPr="00791D7E">
        <w:rPr>
          <w:rFonts w:ascii="Times New Roman" w:hAnsi="Times New Roman" w:cs="Times New Roman"/>
          <w:b/>
          <w:bCs/>
          <w:i w:val="0"/>
          <w:iCs/>
          <w:sz w:val="28"/>
          <w:szCs w:val="28"/>
          <w:rPrChange w:id="1221" w:author="Антон Смирнов" w:date="2023-05-24T13:25:00Z">
            <w:rPr/>
          </w:rPrChange>
        </w:rPr>
        <w:fldChar w:fldCharType="separate"/>
      </w:r>
      <w:ins w:id="1222" w:author="Антон Смирнов" w:date="2023-05-24T14:55:00Z">
        <w:r w:rsidR="001D58CF">
          <w:rPr>
            <w:rFonts w:ascii="Times New Roman" w:hAnsi="Times New Roman" w:cs="Times New Roman"/>
            <w:b/>
            <w:bCs/>
            <w:i w:val="0"/>
            <w:iCs/>
            <w:noProof/>
            <w:sz w:val="28"/>
            <w:szCs w:val="28"/>
          </w:rPr>
          <w:t>3</w:t>
        </w:r>
      </w:ins>
      <w:ins w:id="1223" w:author="Антон Смирнов" w:date="2023-05-24T13:21:00Z">
        <w:r w:rsidRPr="00791D7E">
          <w:rPr>
            <w:rFonts w:ascii="Times New Roman" w:hAnsi="Times New Roman" w:cs="Times New Roman"/>
            <w:b/>
            <w:bCs/>
            <w:i w:val="0"/>
            <w:iCs/>
            <w:sz w:val="28"/>
            <w:szCs w:val="28"/>
            <w:rPrChange w:id="1224" w:author="Антон Смирнов" w:date="2023-05-24T13:25:00Z">
              <w:rPr/>
            </w:rPrChange>
          </w:rPr>
          <w:fldChar w:fldCharType="end"/>
        </w:r>
        <w:r w:rsidRPr="00791D7E">
          <w:rPr>
            <w:rFonts w:ascii="Times New Roman" w:hAnsi="Times New Roman" w:cs="Times New Roman"/>
            <w:sz w:val="28"/>
            <w:szCs w:val="28"/>
            <w:lang w:val="ru-RU"/>
            <w:rPrChange w:id="1225" w:author="Антон Смирнов" w:date="2023-05-24T13:25:00Z">
              <w:rPr>
                <w:lang w:val="ru-RU"/>
              </w:rPr>
            </w:rPrChange>
          </w:rPr>
          <w:t xml:space="preserve">. </w:t>
        </w:r>
        <w:r w:rsidRPr="00791D7E">
          <w:rPr>
            <w:rFonts w:ascii="Times New Roman" w:hAnsi="Times New Roman" w:cs="Times New Roman"/>
            <w:i w:val="0"/>
            <w:iCs/>
            <w:sz w:val="28"/>
            <w:szCs w:val="28"/>
            <w:lang w:val="ru-RU"/>
          </w:rPr>
          <w:t xml:space="preserve">Зависимость метрики внутренней оценки качества </w:t>
        </w:r>
      </w:ins>
      <w:ins w:id="1226" w:author="Антон Смирнов" w:date="2023-05-24T13:26:00Z">
        <w:r w:rsidR="009F7750" w:rsidRPr="009E3156">
          <w:rPr>
            <w:rFonts w:ascii="Times New Roman" w:hAnsi="Times New Roman" w:cs="Times New Roman"/>
            <w:i w:val="0"/>
            <w:iCs/>
            <w:sz w:val="28"/>
            <w:szCs w:val="28"/>
            <w:lang w:val="ru-RU"/>
          </w:rPr>
          <w:t>модел</w:t>
        </w:r>
        <w:r w:rsidR="009F7750">
          <w:rPr>
            <w:rFonts w:ascii="Times New Roman" w:hAnsi="Times New Roman" w:cs="Times New Roman"/>
            <w:i w:val="0"/>
            <w:iCs/>
            <w:sz w:val="28"/>
            <w:szCs w:val="28"/>
            <w:lang w:val="ru-RU"/>
          </w:rPr>
          <w:t xml:space="preserve">ей на данных </w:t>
        </w:r>
        <w:r w:rsidR="009F7750">
          <w:rPr>
            <w:rFonts w:ascii="Times New Roman" w:hAnsi="Times New Roman" w:cs="Times New Roman"/>
            <w:i w:val="0"/>
            <w:iCs/>
            <w:sz w:val="28"/>
            <w:szCs w:val="28"/>
          </w:rPr>
          <w:t>in</w:t>
        </w:r>
        <w:r w:rsidR="009F7750" w:rsidRPr="009E3156">
          <w:rPr>
            <w:rFonts w:ascii="Times New Roman" w:hAnsi="Times New Roman" w:cs="Times New Roman"/>
            <w:i w:val="0"/>
            <w:iCs/>
            <w:sz w:val="28"/>
            <w:szCs w:val="28"/>
            <w:lang w:val="ru-RU"/>
          </w:rPr>
          <w:t xml:space="preserve"> </w:t>
        </w:r>
        <w:r w:rsidR="009F7750">
          <w:rPr>
            <w:rFonts w:ascii="Times New Roman" w:hAnsi="Times New Roman" w:cs="Times New Roman"/>
            <w:i w:val="0"/>
            <w:iCs/>
            <w:sz w:val="28"/>
            <w:szCs w:val="28"/>
          </w:rPr>
          <w:t>vitro</w:t>
        </w:r>
        <w:r w:rsidR="009F7750" w:rsidRPr="009E3156">
          <w:rPr>
            <w:rFonts w:ascii="Times New Roman" w:hAnsi="Times New Roman" w:cs="Times New Roman"/>
            <w:i w:val="0"/>
            <w:iCs/>
            <w:sz w:val="28"/>
            <w:szCs w:val="28"/>
            <w:lang w:val="ru-RU"/>
          </w:rPr>
          <w:t xml:space="preserve"> 20</w:t>
        </w:r>
        <w:r w:rsidR="009F7750">
          <w:rPr>
            <w:rFonts w:ascii="Times New Roman" w:hAnsi="Times New Roman" w:cs="Times New Roman"/>
            <w:i w:val="0"/>
            <w:iCs/>
            <w:sz w:val="28"/>
            <w:szCs w:val="28"/>
          </w:rPr>
          <w:t>S</w:t>
        </w:r>
        <w:r w:rsidR="009F7750" w:rsidRPr="009E3156">
          <w:rPr>
            <w:rFonts w:ascii="Times New Roman" w:hAnsi="Times New Roman" w:cs="Times New Roman"/>
            <w:i w:val="0"/>
            <w:iCs/>
            <w:sz w:val="28"/>
            <w:szCs w:val="28"/>
            <w:lang w:val="ru-RU"/>
          </w:rPr>
          <w:t xml:space="preserve"> </w:t>
        </w:r>
        <w:r w:rsidR="009F7750">
          <w:rPr>
            <w:rFonts w:ascii="Times New Roman" w:hAnsi="Times New Roman" w:cs="Times New Roman"/>
            <w:i w:val="0"/>
            <w:iCs/>
            <w:sz w:val="28"/>
            <w:szCs w:val="28"/>
            <w:lang w:val="ru-RU"/>
          </w:rPr>
          <w:t>конститутивной протеасомы</w:t>
        </w:r>
      </w:ins>
      <w:ins w:id="1227" w:author="Антон Смирнов" w:date="2023-05-24T13:21:00Z">
        <w:r w:rsidRPr="00791D7E">
          <w:rPr>
            <w:rFonts w:ascii="Times New Roman" w:hAnsi="Times New Roman" w:cs="Times New Roman"/>
            <w:i w:val="0"/>
            <w:iCs/>
            <w:sz w:val="28"/>
            <w:szCs w:val="28"/>
            <w:lang w:val="ru-RU"/>
          </w:rPr>
          <w:t xml:space="preserve"> от уровня </w:t>
        </w:r>
        <w:r w:rsidRPr="00791D7E">
          <w:rPr>
            <w:rFonts w:ascii="Times New Roman" w:hAnsi="Times New Roman" w:cs="Times New Roman"/>
            <w:i w:val="0"/>
            <w:iCs/>
            <w:sz w:val="28"/>
            <w:szCs w:val="28"/>
          </w:rPr>
          <w:t>MNA</w:t>
        </w:r>
        <w:r w:rsidRPr="00791D7E">
          <w:rPr>
            <w:rFonts w:ascii="Times New Roman" w:hAnsi="Times New Roman" w:cs="Times New Roman"/>
            <w:i w:val="0"/>
            <w:iCs/>
            <w:sz w:val="28"/>
            <w:szCs w:val="28"/>
            <w:lang w:val="ru-RU"/>
          </w:rPr>
          <w:t xml:space="preserve"> дескриптор</w:t>
        </w:r>
      </w:ins>
      <w:ins w:id="1228" w:author="Антон Смирнов" w:date="2023-05-24T13:40:00Z">
        <w:r w:rsidR="00285211">
          <w:rPr>
            <w:rFonts w:ascii="Times New Roman" w:hAnsi="Times New Roman" w:cs="Times New Roman"/>
            <w:i w:val="0"/>
            <w:iCs/>
            <w:sz w:val="28"/>
            <w:szCs w:val="28"/>
            <w:lang w:val="ru-RU"/>
          </w:rPr>
          <w:t>ов</w:t>
        </w:r>
      </w:ins>
      <w:ins w:id="1229" w:author="Антон Смирнов" w:date="2023-05-24T13:21:00Z">
        <w:r w:rsidRPr="00791D7E">
          <w:rPr>
            <w:rFonts w:ascii="Times New Roman" w:hAnsi="Times New Roman" w:cs="Times New Roman"/>
            <w:i w:val="0"/>
            <w:iCs/>
            <w:sz w:val="28"/>
            <w:szCs w:val="28"/>
            <w:lang w:val="ru-RU"/>
          </w:rPr>
          <w:t xml:space="preserve"> при радиусе окна</w:t>
        </w:r>
      </w:ins>
      <w:ins w:id="1230" w:author="Антон Смирнов" w:date="2023-05-24T11:24:00Z">
        <w:r w:rsidR="00CF0A6A">
          <w:rPr>
            <w:rFonts w:ascii="Times New Roman" w:hAnsi="Times New Roman" w:cs="Times New Roman"/>
            <w:i w:val="0"/>
            <w:iCs/>
            <w:sz w:val="28"/>
            <w:szCs w:val="28"/>
            <w:lang w:val="ru-RU"/>
          </w:rPr>
          <w:t xml:space="preserve"> в</w:t>
        </w:r>
      </w:ins>
      <w:ins w:id="1231" w:author="Антон Смирнов" w:date="2023-05-24T13:21:00Z">
        <w:r w:rsidRPr="00791D7E">
          <w:rPr>
            <w:rFonts w:ascii="Times New Roman" w:hAnsi="Times New Roman" w:cs="Times New Roman"/>
            <w:i w:val="0"/>
            <w:iCs/>
            <w:sz w:val="28"/>
            <w:szCs w:val="28"/>
            <w:lang w:val="ru-RU"/>
          </w:rPr>
          <w:t xml:space="preserve"> </w:t>
        </w:r>
      </w:ins>
      <w:ins w:id="1232" w:author="Антон Смирнов" w:date="2023-05-24T13:22:00Z">
        <w:r w:rsidRPr="00791D7E">
          <w:rPr>
            <w:rFonts w:ascii="Times New Roman" w:hAnsi="Times New Roman" w:cs="Times New Roman"/>
            <w:i w:val="0"/>
            <w:iCs/>
            <w:sz w:val="28"/>
            <w:szCs w:val="28"/>
            <w:lang w:val="ru-RU"/>
          </w:rPr>
          <w:t>3</w:t>
        </w:r>
      </w:ins>
      <w:ins w:id="1233" w:author="Антон Смирнов" w:date="2023-05-24T13:21:00Z">
        <w:r w:rsidRPr="00791D7E">
          <w:rPr>
            <w:rFonts w:ascii="Times New Roman" w:hAnsi="Times New Roman" w:cs="Times New Roman"/>
            <w:i w:val="0"/>
            <w:iCs/>
            <w:sz w:val="28"/>
            <w:szCs w:val="28"/>
            <w:lang w:val="ru-RU"/>
          </w:rPr>
          <w:t xml:space="preserve"> аминокислотных остатка для различных разбиений исходного набора данных.</w:t>
        </w:r>
      </w:ins>
    </w:p>
    <w:p w14:paraId="38309786" w14:textId="77777777" w:rsidR="009F7750" w:rsidRDefault="009F7750">
      <w:pPr>
        <w:pStyle w:val="afa"/>
        <w:keepNext/>
        <w:jc w:val="both"/>
        <w:rPr>
          <w:ins w:id="1234" w:author="Антон Смирнов" w:date="2023-05-24T13:25:00Z"/>
        </w:rPr>
        <w:pPrChange w:id="1235" w:author="Антон Смирнов" w:date="2023-05-24T13:25:00Z">
          <w:pPr>
            <w:pStyle w:val="afa"/>
            <w:jc w:val="both"/>
          </w:pPr>
        </w:pPrChange>
      </w:pPr>
      <w:ins w:id="1236" w:author="Антон Смирнов" w:date="2023-05-24T13:25:00Z">
        <w:r>
          <w:rPr>
            <w:rFonts w:ascii="Times New Roman" w:hAnsi="Times New Roman" w:cs="Times New Roman"/>
            <w:i w:val="0"/>
            <w:iCs/>
            <w:noProof/>
            <w:sz w:val="28"/>
            <w:szCs w:val="28"/>
            <w:lang w:val="ru-RU"/>
          </w:rPr>
          <w:lastRenderedPageBreak/>
          <w:drawing>
            <wp:inline distT="0" distB="0" distL="0" distR="0" wp14:anchorId="6D410771" wp14:editId="24745C17">
              <wp:extent cx="5848350" cy="43910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ins>
    </w:p>
    <w:p w14:paraId="52146B1E" w14:textId="742E8038" w:rsidR="00791D7E" w:rsidRDefault="009F7750" w:rsidP="009F7750">
      <w:pPr>
        <w:pStyle w:val="afa"/>
        <w:spacing w:line="360" w:lineRule="auto"/>
        <w:jc w:val="both"/>
        <w:rPr>
          <w:ins w:id="1237" w:author="Антон Смирнов" w:date="2023-05-24T13:28:00Z"/>
          <w:rFonts w:ascii="Times New Roman" w:hAnsi="Times New Roman" w:cs="Times New Roman"/>
          <w:i w:val="0"/>
          <w:iCs/>
          <w:sz w:val="28"/>
          <w:szCs w:val="28"/>
          <w:lang w:val="ru-RU"/>
        </w:rPr>
      </w:pPr>
      <w:ins w:id="1238" w:author="Антон Смирнов" w:date="2023-05-24T13:25:00Z">
        <w:r w:rsidRPr="009F7750">
          <w:rPr>
            <w:rFonts w:ascii="Times New Roman" w:hAnsi="Times New Roman" w:cs="Times New Roman"/>
            <w:b/>
            <w:bCs/>
            <w:i w:val="0"/>
            <w:iCs/>
            <w:sz w:val="28"/>
            <w:szCs w:val="28"/>
            <w:lang w:val="ru-RU"/>
            <w:rPrChange w:id="1239" w:author="Антон Смирнов" w:date="2023-05-24T13:27:00Z">
              <w:rPr/>
            </w:rPrChange>
          </w:rPr>
          <w:t xml:space="preserve">Рисунок </w:t>
        </w:r>
        <w:r w:rsidRPr="009F7750">
          <w:rPr>
            <w:rFonts w:ascii="Times New Roman" w:hAnsi="Times New Roman" w:cs="Times New Roman"/>
            <w:b/>
            <w:bCs/>
            <w:i w:val="0"/>
            <w:iCs/>
            <w:sz w:val="28"/>
            <w:szCs w:val="28"/>
            <w:rPrChange w:id="1240" w:author="Антон Смирнов" w:date="2023-05-24T13:27:00Z">
              <w:rPr/>
            </w:rPrChange>
          </w:rPr>
          <w:fldChar w:fldCharType="begin"/>
        </w:r>
        <w:r w:rsidRPr="009F7750">
          <w:rPr>
            <w:rFonts w:ascii="Times New Roman" w:hAnsi="Times New Roman" w:cs="Times New Roman"/>
            <w:b/>
            <w:bCs/>
            <w:i w:val="0"/>
            <w:iCs/>
            <w:sz w:val="28"/>
            <w:szCs w:val="28"/>
            <w:lang w:val="ru-RU"/>
            <w:rPrChange w:id="1241" w:author="Антон Смирнов" w:date="2023-05-24T13:27:00Z">
              <w:rPr/>
            </w:rPrChange>
          </w:rPr>
          <w:instrText xml:space="preserve"> </w:instrText>
        </w:r>
        <w:r w:rsidRPr="009F7750">
          <w:rPr>
            <w:rFonts w:ascii="Times New Roman" w:hAnsi="Times New Roman" w:cs="Times New Roman"/>
            <w:b/>
            <w:bCs/>
            <w:i w:val="0"/>
            <w:iCs/>
            <w:sz w:val="28"/>
            <w:szCs w:val="28"/>
            <w:rPrChange w:id="1242" w:author="Антон Смирнов" w:date="2023-05-24T13:27:00Z">
              <w:rPr/>
            </w:rPrChange>
          </w:rPr>
          <w:instrText>SEQ</w:instrText>
        </w:r>
        <w:r w:rsidRPr="009F7750">
          <w:rPr>
            <w:rFonts w:ascii="Times New Roman" w:hAnsi="Times New Roman" w:cs="Times New Roman"/>
            <w:b/>
            <w:bCs/>
            <w:i w:val="0"/>
            <w:iCs/>
            <w:sz w:val="28"/>
            <w:szCs w:val="28"/>
            <w:lang w:val="ru-RU"/>
            <w:rPrChange w:id="1243" w:author="Антон Смирнов" w:date="2023-05-24T13:27:00Z">
              <w:rPr/>
            </w:rPrChange>
          </w:rPr>
          <w:instrText xml:space="preserve"> Рисунок \* </w:instrText>
        </w:r>
        <w:r w:rsidRPr="009F7750">
          <w:rPr>
            <w:rFonts w:ascii="Times New Roman" w:hAnsi="Times New Roman" w:cs="Times New Roman"/>
            <w:b/>
            <w:bCs/>
            <w:i w:val="0"/>
            <w:iCs/>
            <w:sz w:val="28"/>
            <w:szCs w:val="28"/>
            <w:rPrChange w:id="1244" w:author="Антон Смирнов" w:date="2023-05-24T13:27:00Z">
              <w:rPr/>
            </w:rPrChange>
          </w:rPr>
          <w:instrText>ARABIC</w:instrText>
        </w:r>
        <w:r w:rsidRPr="009F7750">
          <w:rPr>
            <w:rFonts w:ascii="Times New Roman" w:hAnsi="Times New Roman" w:cs="Times New Roman"/>
            <w:b/>
            <w:bCs/>
            <w:i w:val="0"/>
            <w:iCs/>
            <w:sz w:val="28"/>
            <w:szCs w:val="28"/>
            <w:lang w:val="ru-RU"/>
            <w:rPrChange w:id="1245" w:author="Антон Смирнов" w:date="2023-05-24T13:27:00Z">
              <w:rPr/>
            </w:rPrChange>
          </w:rPr>
          <w:instrText xml:space="preserve"> </w:instrText>
        </w:r>
      </w:ins>
      <w:r w:rsidRPr="009F7750">
        <w:rPr>
          <w:rFonts w:ascii="Times New Roman" w:hAnsi="Times New Roman" w:cs="Times New Roman"/>
          <w:b/>
          <w:bCs/>
          <w:i w:val="0"/>
          <w:iCs/>
          <w:sz w:val="28"/>
          <w:szCs w:val="28"/>
          <w:rPrChange w:id="1246" w:author="Антон Смирнов" w:date="2023-05-24T13:27:00Z">
            <w:rPr/>
          </w:rPrChange>
        </w:rPr>
        <w:fldChar w:fldCharType="separate"/>
      </w:r>
      <w:ins w:id="1247" w:author="Антон Смирнов" w:date="2023-05-24T14:55:00Z">
        <w:r w:rsidR="001D58CF">
          <w:rPr>
            <w:rFonts w:ascii="Times New Roman" w:hAnsi="Times New Roman" w:cs="Times New Roman"/>
            <w:b/>
            <w:bCs/>
            <w:i w:val="0"/>
            <w:iCs/>
            <w:noProof/>
            <w:sz w:val="28"/>
            <w:szCs w:val="28"/>
          </w:rPr>
          <w:t>4</w:t>
        </w:r>
      </w:ins>
      <w:ins w:id="1248" w:author="Антон Смирнов" w:date="2023-05-24T13:25:00Z">
        <w:r w:rsidRPr="009F7750">
          <w:rPr>
            <w:rFonts w:ascii="Times New Roman" w:hAnsi="Times New Roman" w:cs="Times New Roman"/>
            <w:b/>
            <w:bCs/>
            <w:i w:val="0"/>
            <w:iCs/>
            <w:sz w:val="28"/>
            <w:szCs w:val="28"/>
            <w:rPrChange w:id="1249" w:author="Антон Смирнов" w:date="2023-05-24T13:27:00Z">
              <w:rPr/>
            </w:rPrChange>
          </w:rPr>
          <w:fldChar w:fldCharType="end"/>
        </w:r>
      </w:ins>
      <w:ins w:id="1250" w:author="Антон Смирнов" w:date="2023-05-24T13:27:00Z">
        <w:r w:rsidRPr="009F7750">
          <w:rPr>
            <w:rFonts w:ascii="Times New Roman" w:hAnsi="Times New Roman" w:cs="Times New Roman"/>
            <w:b/>
            <w:bCs/>
            <w:i w:val="0"/>
            <w:iCs/>
            <w:sz w:val="28"/>
            <w:szCs w:val="28"/>
            <w:lang w:val="ru-RU"/>
            <w:rPrChange w:id="1251" w:author="Антон Смирнов" w:date="2023-05-24T13:27:00Z">
              <w:rPr>
                <w:lang w:val="ru-RU"/>
              </w:rPr>
            </w:rPrChange>
          </w:rPr>
          <w:t>.</w:t>
        </w:r>
        <w:r w:rsidRPr="009F7750">
          <w:rPr>
            <w:rFonts w:ascii="Times New Roman" w:hAnsi="Times New Roman" w:cs="Times New Roman"/>
            <w:sz w:val="28"/>
            <w:szCs w:val="28"/>
            <w:lang w:val="ru-RU"/>
            <w:rPrChange w:id="1252" w:author="Антон Смирнов" w:date="2023-05-24T13:27:00Z">
              <w:rPr>
                <w:lang w:val="ru-RU"/>
              </w:rPr>
            </w:rPrChange>
          </w:rPr>
          <w:t xml:space="preserve"> </w:t>
        </w:r>
        <w:r w:rsidRPr="009F7750">
          <w:rPr>
            <w:rFonts w:ascii="Times New Roman" w:hAnsi="Times New Roman" w:cs="Times New Roman"/>
            <w:i w:val="0"/>
            <w:iCs/>
            <w:sz w:val="28"/>
            <w:szCs w:val="28"/>
            <w:lang w:val="ru-RU"/>
          </w:rPr>
          <w:t xml:space="preserve">Зависимость метрики внутренней оценки качества моделей на данных </w:t>
        </w:r>
        <w:r w:rsidRPr="009F7750">
          <w:rPr>
            <w:rFonts w:ascii="Times New Roman" w:hAnsi="Times New Roman" w:cs="Times New Roman"/>
            <w:i w:val="0"/>
            <w:iCs/>
            <w:sz w:val="28"/>
            <w:szCs w:val="28"/>
          </w:rPr>
          <w:t>in</w:t>
        </w:r>
        <w:r w:rsidRPr="009F7750">
          <w:rPr>
            <w:rFonts w:ascii="Times New Roman" w:hAnsi="Times New Roman" w:cs="Times New Roman"/>
            <w:i w:val="0"/>
            <w:iCs/>
            <w:sz w:val="28"/>
            <w:szCs w:val="28"/>
            <w:lang w:val="ru-RU"/>
          </w:rPr>
          <w:t xml:space="preserve"> </w:t>
        </w:r>
        <w:r w:rsidRPr="009F7750">
          <w:rPr>
            <w:rFonts w:ascii="Times New Roman" w:hAnsi="Times New Roman" w:cs="Times New Roman"/>
            <w:i w:val="0"/>
            <w:iCs/>
            <w:sz w:val="28"/>
            <w:szCs w:val="28"/>
          </w:rPr>
          <w:t>vitro</w:t>
        </w:r>
        <w:r w:rsidRPr="009F7750">
          <w:rPr>
            <w:rFonts w:ascii="Times New Roman" w:hAnsi="Times New Roman" w:cs="Times New Roman"/>
            <w:i w:val="0"/>
            <w:iCs/>
            <w:sz w:val="28"/>
            <w:szCs w:val="28"/>
            <w:lang w:val="ru-RU"/>
          </w:rPr>
          <w:t xml:space="preserve"> 20</w:t>
        </w:r>
        <w:r w:rsidRPr="009F7750">
          <w:rPr>
            <w:rFonts w:ascii="Times New Roman" w:hAnsi="Times New Roman" w:cs="Times New Roman"/>
            <w:i w:val="0"/>
            <w:iCs/>
            <w:sz w:val="28"/>
            <w:szCs w:val="28"/>
          </w:rPr>
          <w:t>S</w:t>
        </w:r>
        <w:r w:rsidRPr="009F7750">
          <w:rPr>
            <w:rFonts w:ascii="Times New Roman" w:hAnsi="Times New Roman" w:cs="Times New Roman"/>
            <w:i w:val="0"/>
            <w:iCs/>
            <w:sz w:val="28"/>
            <w:szCs w:val="28"/>
            <w:lang w:val="ru-RU"/>
          </w:rPr>
          <w:t xml:space="preserve"> конститутивной протеасомы от уровня </w:t>
        </w:r>
        <w:r w:rsidRPr="009F7750">
          <w:rPr>
            <w:rFonts w:ascii="Times New Roman" w:hAnsi="Times New Roman" w:cs="Times New Roman"/>
            <w:i w:val="0"/>
            <w:iCs/>
            <w:sz w:val="28"/>
            <w:szCs w:val="28"/>
          </w:rPr>
          <w:t>MNA</w:t>
        </w:r>
        <w:r w:rsidRPr="009F7750">
          <w:rPr>
            <w:rFonts w:ascii="Times New Roman" w:hAnsi="Times New Roman" w:cs="Times New Roman"/>
            <w:i w:val="0"/>
            <w:iCs/>
            <w:sz w:val="28"/>
            <w:szCs w:val="28"/>
            <w:lang w:val="ru-RU"/>
          </w:rPr>
          <w:t xml:space="preserve"> дескриптор</w:t>
        </w:r>
      </w:ins>
      <w:ins w:id="1253" w:author="Антон Смирнов" w:date="2023-05-24T13:39:00Z">
        <w:r w:rsidR="00285211">
          <w:rPr>
            <w:rFonts w:ascii="Times New Roman" w:hAnsi="Times New Roman" w:cs="Times New Roman"/>
            <w:i w:val="0"/>
            <w:iCs/>
            <w:sz w:val="28"/>
            <w:szCs w:val="28"/>
            <w:lang w:val="ru-RU"/>
          </w:rPr>
          <w:t>ов</w:t>
        </w:r>
      </w:ins>
      <w:ins w:id="1254" w:author="Антон Смирнов" w:date="2023-05-24T13:27:00Z">
        <w:r w:rsidRPr="009F7750">
          <w:rPr>
            <w:rFonts w:ascii="Times New Roman" w:hAnsi="Times New Roman" w:cs="Times New Roman"/>
            <w:i w:val="0"/>
            <w:iCs/>
            <w:sz w:val="28"/>
            <w:szCs w:val="28"/>
            <w:lang w:val="ru-RU"/>
          </w:rPr>
          <w:t xml:space="preserve"> при радиусе окна</w:t>
        </w:r>
      </w:ins>
      <w:ins w:id="1255" w:author="Антон Смирнов" w:date="2023-05-24T11:24:00Z">
        <w:r w:rsidR="00CF0A6A">
          <w:rPr>
            <w:rFonts w:ascii="Times New Roman" w:hAnsi="Times New Roman" w:cs="Times New Roman"/>
            <w:i w:val="0"/>
            <w:iCs/>
            <w:sz w:val="28"/>
            <w:szCs w:val="28"/>
            <w:lang w:val="ru-RU"/>
          </w:rPr>
          <w:t xml:space="preserve"> в</w:t>
        </w:r>
      </w:ins>
      <w:ins w:id="1256" w:author="Антон Смирнов" w:date="2023-05-24T13:27:00Z">
        <w:r w:rsidRPr="009F7750">
          <w:rPr>
            <w:rFonts w:ascii="Times New Roman" w:hAnsi="Times New Roman" w:cs="Times New Roman"/>
            <w:i w:val="0"/>
            <w:iCs/>
            <w:sz w:val="28"/>
            <w:szCs w:val="28"/>
            <w:lang w:val="ru-RU"/>
          </w:rPr>
          <w:t xml:space="preserve"> 3 аминокислотных остатка для различных разбиений исходного набора данных.</w:t>
        </w:r>
      </w:ins>
    </w:p>
    <w:p w14:paraId="548A29DB" w14:textId="772DDBAC" w:rsidR="009F7750" w:rsidRDefault="009F7750" w:rsidP="009F7750">
      <w:pPr>
        <w:pStyle w:val="afa"/>
        <w:spacing w:line="360" w:lineRule="auto"/>
        <w:jc w:val="both"/>
        <w:rPr>
          <w:ins w:id="1257" w:author="Антон Смирнов" w:date="2023-05-24T13:30:00Z"/>
          <w:rFonts w:ascii="Times New Roman" w:hAnsi="Times New Roman" w:cs="Times New Roman"/>
          <w:i w:val="0"/>
          <w:iCs/>
          <w:sz w:val="28"/>
          <w:szCs w:val="28"/>
          <w:lang w:val="ru-RU"/>
        </w:rPr>
      </w:pPr>
      <w:ins w:id="1258" w:author="Антон Смирнов" w:date="2023-05-24T13:28:00Z">
        <w:r>
          <w:rPr>
            <w:rFonts w:ascii="Times New Roman" w:hAnsi="Times New Roman" w:cs="Times New Roman"/>
            <w:i w:val="0"/>
            <w:iCs/>
            <w:sz w:val="28"/>
            <w:szCs w:val="28"/>
            <w:lang w:val="ru-RU"/>
          </w:rPr>
          <w:tab/>
          <w:t>Вн</w:t>
        </w:r>
      </w:ins>
      <w:ins w:id="1259" w:author="Антон Смирнов" w:date="2023-05-24T13:29:00Z">
        <w:r>
          <w:rPr>
            <w:rFonts w:ascii="Times New Roman" w:hAnsi="Times New Roman" w:cs="Times New Roman"/>
            <w:i w:val="0"/>
            <w:iCs/>
            <w:sz w:val="28"/>
            <w:szCs w:val="28"/>
            <w:lang w:val="ru-RU"/>
          </w:rPr>
          <w:t xml:space="preserve">ешняя оценка для моделей, построенных на данных </w:t>
        </w:r>
        <w:r>
          <w:rPr>
            <w:rFonts w:ascii="Times New Roman" w:hAnsi="Times New Roman" w:cs="Times New Roman"/>
            <w:i w:val="0"/>
            <w:iCs/>
            <w:sz w:val="28"/>
            <w:szCs w:val="28"/>
          </w:rPr>
          <w:t>in</w:t>
        </w:r>
        <w:r w:rsidRPr="009F7750">
          <w:rPr>
            <w:rFonts w:ascii="Times New Roman" w:hAnsi="Times New Roman" w:cs="Times New Roman"/>
            <w:i w:val="0"/>
            <w:iCs/>
            <w:sz w:val="28"/>
            <w:szCs w:val="28"/>
            <w:lang w:val="ru-RU"/>
            <w:rPrChange w:id="1260" w:author="Антон Смирнов" w:date="2023-05-24T13:29:00Z">
              <w:rPr>
                <w:rFonts w:ascii="Times New Roman" w:hAnsi="Times New Roman" w:cs="Times New Roman"/>
                <w:i w:val="0"/>
                <w:iCs/>
                <w:sz w:val="28"/>
                <w:szCs w:val="28"/>
              </w:rPr>
            </w:rPrChange>
          </w:rPr>
          <w:t xml:space="preserve"> </w:t>
        </w:r>
        <w:r>
          <w:rPr>
            <w:rFonts w:ascii="Times New Roman" w:hAnsi="Times New Roman" w:cs="Times New Roman"/>
            <w:i w:val="0"/>
            <w:iCs/>
            <w:sz w:val="28"/>
            <w:szCs w:val="28"/>
          </w:rPr>
          <w:t>vitro</w:t>
        </w:r>
        <w:r w:rsidRPr="009F7750">
          <w:rPr>
            <w:rFonts w:ascii="Times New Roman" w:hAnsi="Times New Roman" w:cs="Times New Roman"/>
            <w:i w:val="0"/>
            <w:iCs/>
            <w:sz w:val="28"/>
            <w:szCs w:val="28"/>
            <w:lang w:val="ru-RU"/>
            <w:rPrChange w:id="1261" w:author="Антон Смирнов" w:date="2023-05-24T13:29:00Z">
              <w:rPr>
                <w:rFonts w:ascii="Times New Roman" w:hAnsi="Times New Roman" w:cs="Times New Roman"/>
                <w:i w:val="0"/>
                <w:iCs/>
                <w:sz w:val="28"/>
                <w:szCs w:val="28"/>
              </w:rPr>
            </w:rPrChange>
          </w:rPr>
          <w:t xml:space="preserve"> 20</w:t>
        </w:r>
        <w:r>
          <w:rPr>
            <w:rFonts w:ascii="Times New Roman" w:hAnsi="Times New Roman" w:cs="Times New Roman"/>
            <w:i w:val="0"/>
            <w:iCs/>
            <w:sz w:val="28"/>
            <w:szCs w:val="28"/>
          </w:rPr>
          <w:t>S</w:t>
        </w:r>
        <w:r>
          <w:rPr>
            <w:rFonts w:ascii="Times New Roman" w:hAnsi="Times New Roman" w:cs="Times New Roman"/>
            <w:i w:val="0"/>
            <w:iCs/>
            <w:sz w:val="28"/>
            <w:szCs w:val="28"/>
            <w:lang w:val="ru-RU"/>
          </w:rPr>
          <w:t xml:space="preserve"> кон</w:t>
        </w:r>
      </w:ins>
      <w:ins w:id="1262" w:author="Антон Смирнов" w:date="2023-05-24T13:30:00Z">
        <w:r>
          <w:rPr>
            <w:rFonts w:ascii="Times New Roman" w:hAnsi="Times New Roman" w:cs="Times New Roman"/>
            <w:i w:val="0"/>
            <w:iCs/>
            <w:sz w:val="28"/>
            <w:szCs w:val="28"/>
            <w:lang w:val="ru-RU"/>
          </w:rPr>
          <w:t>ститутивной протеасомы представлена на рисунке 5.</w:t>
        </w:r>
      </w:ins>
    </w:p>
    <w:p w14:paraId="7A10CA70" w14:textId="77777777" w:rsidR="00285211" w:rsidRDefault="009F7750">
      <w:pPr>
        <w:pStyle w:val="afa"/>
        <w:keepNext/>
        <w:spacing w:line="360" w:lineRule="auto"/>
        <w:jc w:val="both"/>
        <w:rPr>
          <w:ins w:id="1263" w:author="Антон Смирнов" w:date="2023-05-24T13:38:00Z"/>
        </w:rPr>
        <w:pPrChange w:id="1264" w:author="Антон Смирнов" w:date="2023-05-24T13:38:00Z">
          <w:pPr>
            <w:pStyle w:val="afa"/>
            <w:spacing w:line="360" w:lineRule="auto"/>
            <w:jc w:val="both"/>
          </w:pPr>
        </w:pPrChange>
      </w:pPr>
      <w:ins w:id="1265" w:author="Антон Смирнов" w:date="2023-05-24T13:30:00Z">
        <w:r>
          <w:rPr>
            <w:rFonts w:ascii="Times New Roman" w:hAnsi="Times New Roman" w:cs="Times New Roman"/>
            <w:i w:val="0"/>
            <w:iCs/>
            <w:noProof/>
            <w:sz w:val="28"/>
            <w:szCs w:val="28"/>
            <w:lang w:val="ru-RU"/>
          </w:rPr>
          <w:lastRenderedPageBreak/>
          <w:drawing>
            <wp:inline distT="0" distB="0" distL="0" distR="0" wp14:anchorId="58AEBC43" wp14:editId="1F7C3336">
              <wp:extent cx="5848350" cy="43910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ins>
    </w:p>
    <w:p w14:paraId="3551529E" w14:textId="7C44BCF5" w:rsidR="009F7750" w:rsidRDefault="00285211" w:rsidP="00285211">
      <w:pPr>
        <w:pStyle w:val="afa"/>
        <w:spacing w:line="360" w:lineRule="auto"/>
        <w:jc w:val="both"/>
        <w:rPr>
          <w:ins w:id="1266" w:author="Антон Смирнов" w:date="2023-05-24T13:41:00Z"/>
          <w:rFonts w:ascii="Times New Roman" w:hAnsi="Times New Roman" w:cs="Times New Roman"/>
          <w:i w:val="0"/>
          <w:iCs/>
          <w:sz w:val="28"/>
          <w:szCs w:val="28"/>
          <w:lang w:val="ru-RU"/>
        </w:rPr>
      </w:pPr>
      <w:ins w:id="1267" w:author="Антон Смирнов" w:date="2023-05-24T13:38:00Z">
        <w:r w:rsidRPr="00285211">
          <w:rPr>
            <w:rFonts w:ascii="Times New Roman" w:hAnsi="Times New Roman" w:cs="Times New Roman"/>
            <w:b/>
            <w:bCs/>
            <w:i w:val="0"/>
            <w:iCs/>
            <w:sz w:val="28"/>
            <w:szCs w:val="28"/>
            <w:lang w:val="ru-RU"/>
            <w:rPrChange w:id="1268" w:author="Антон Смирнов" w:date="2023-05-24T13:39:00Z">
              <w:rPr/>
            </w:rPrChange>
          </w:rPr>
          <w:t xml:space="preserve">Рисунок </w:t>
        </w:r>
        <w:r w:rsidRPr="00285211">
          <w:rPr>
            <w:rFonts w:ascii="Times New Roman" w:hAnsi="Times New Roman" w:cs="Times New Roman"/>
            <w:b/>
            <w:bCs/>
            <w:i w:val="0"/>
            <w:iCs/>
            <w:sz w:val="28"/>
            <w:szCs w:val="28"/>
            <w:rPrChange w:id="1269" w:author="Антон Смирнов" w:date="2023-05-24T13:38:00Z">
              <w:rPr/>
            </w:rPrChange>
          </w:rPr>
          <w:fldChar w:fldCharType="begin"/>
        </w:r>
        <w:r w:rsidRPr="00285211">
          <w:rPr>
            <w:rFonts w:ascii="Times New Roman" w:hAnsi="Times New Roman" w:cs="Times New Roman"/>
            <w:b/>
            <w:bCs/>
            <w:i w:val="0"/>
            <w:iCs/>
            <w:sz w:val="28"/>
            <w:szCs w:val="28"/>
            <w:lang w:val="ru-RU"/>
            <w:rPrChange w:id="1270" w:author="Антон Смирнов" w:date="2023-05-24T13:39:00Z">
              <w:rPr/>
            </w:rPrChange>
          </w:rPr>
          <w:instrText xml:space="preserve"> </w:instrText>
        </w:r>
        <w:r w:rsidRPr="00285211">
          <w:rPr>
            <w:rFonts w:ascii="Times New Roman" w:hAnsi="Times New Roman" w:cs="Times New Roman"/>
            <w:b/>
            <w:bCs/>
            <w:i w:val="0"/>
            <w:iCs/>
            <w:sz w:val="28"/>
            <w:szCs w:val="28"/>
            <w:rPrChange w:id="1271" w:author="Антон Смирнов" w:date="2023-05-24T13:38:00Z">
              <w:rPr/>
            </w:rPrChange>
          </w:rPr>
          <w:instrText>SEQ</w:instrText>
        </w:r>
        <w:r w:rsidRPr="00285211">
          <w:rPr>
            <w:rFonts w:ascii="Times New Roman" w:hAnsi="Times New Roman" w:cs="Times New Roman"/>
            <w:b/>
            <w:bCs/>
            <w:i w:val="0"/>
            <w:iCs/>
            <w:sz w:val="28"/>
            <w:szCs w:val="28"/>
            <w:lang w:val="ru-RU"/>
            <w:rPrChange w:id="1272" w:author="Антон Смирнов" w:date="2023-05-24T13:39:00Z">
              <w:rPr/>
            </w:rPrChange>
          </w:rPr>
          <w:instrText xml:space="preserve"> Рисунок \* </w:instrText>
        </w:r>
        <w:r w:rsidRPr="00285211">
          <w:rPr>
            <w:rFonts w:ascii="Times New Roman" w:hAnsi="Times New Roman" w:cs="Times New Roman"/>
            <w:b/>
            <w:bCs/>
            <w:i w:val="0"/>
            <w:iCs/>
            <w:sz w:val="28"/>
            <w:szCs w:val="28"/>
            <w:rPrChange w:id="1273" w:author="Антон Смирнов" w:date="2023-05-24T13:38:00Z">
              <w:rPr/>
            </w:rPrChange>
          </w:rPr>
          <w:instrText>ARABIC</w:instrText>
        </w:r>
        <w:r w:rsidRPr="00285211">
          <w:rPr>
            <w:rFonts w:ascii="Times New Roman" w:hAnsi="Times New Roman" w:cs="Times New Roman"/>
            <w:b/>
            <w:bCs/>
            <w:i w:val="0"/>
            <w:iCs/>
            <w:sz w:val="28"/>
            <w:szCs w:val="28"/>
            <w:lang w:val="ru-RU"/>
            <w:rPrChange w:id="1274" w:author="Антон Смирнов" w:date="2023-05-24T13:39:00Z">
              <w:rPr/>
            </w:rPrChange>
          </w:rPr>
          <w:instrText xml:space="preserve"> </w:instrText>
        </w:r>
      </w:ins>
      <w:r w:rsidRPr="00285211">
        <w:rPr>
          <w:rFonts w:ascii="Times New Roman" w:hAnsi="Times New Roman" w:cs="Times New Roman"/>
          <w:b/>
          <w:bCs/>
          <w:i w:val="0"/>
          <w:iCs/>
          <w:sz w:val="28"/>
          <w:szCs w:val="28"/>
          <w:rPrChange w:id="1275" w:author="Антон Смирнов" w:date="2023-05-24T13:38:00Z">
            <w:rPr/>
          </w:rPrChange>
        </w:rPr>
        <w:fldChar w:fldCharType="separate"/>
      </w:r>
      <w:ins w:id="1276" w:author="Антон Смирнов" w:date="2023-05-24T14:55:00Z">
        <w:r w:rsidR="001D58CF">
          <w:rPr>
            <w:rFonts w:ascii="Times New Roman" w:hAnsi="Times New Roman" w:cs="Times New Roman"/>
            <w:b/>
            <w:bCs/>
            <w:i w:val="0"/>
            <w:iCs/>
            <w:noProof/>
            <w:sz w:val="28"/>
            <w:szCs w:val="28"/>
          </w:rPr>
          <w:t>5</w:t>
        </w:r>
      </w:ins>
      <w:ins w:id="1277" w:author="Антон Смирнов" w:date="2023-05-24T13:38:00Z">
        <w:r w:rsidRPr="00285211">
          <w:rPr>
            <w:rFonts w:ascii="Times New Roman" w:hAnsi="Times New Roman" w:cs="Times New Roman"/>
            <w:b/>
            <w:bCs/>
            <w:i w:val="0"/>
            <w:iCs/>
            <w:sz w:val="28"/>
            <w:szCs w:val="28"/>
            <w:rPrChange w:id="1278" w:author="Антон Смирнов" w:date="2023-05-24T13:38:00Z">
              <w:rPr/>
            </w:rPrChange>
          </w:rPr>
          <w:fldChar w:fldCharType="end"/>
        </w:r>
        <w:r w:rsidRPr="00285211">
          <w:rPr>
            <w:rFonts w:ascii="Times New Roman" w:hAnsi="Times New Roman" w:cs="Times New Roman"/>
            <w:b/>
            <w:bCs/>
            <w:i w:val="0"/>
            <w:iCs/>
            <w:sz w:val="28"/>
            <w:szCs w:val="28"/>
            <w:lang w:val="ru-RU"/>
            <w:rPrChange w:id="1279" w:author="Антон Смирнов" w:date="2023-05-24T13:39:00Z">
              <w:rPr/>
            </w:rPrChange>
          </w:rPr>
          <w:t>.</w:t>
        </w:r>
        <w:r w:rsidRPr="00285211">
          <w:rPr>
            <w:rFonts w:ascii="Times New Roman" w:hAnsi="Times New Roman" w:cs="Times New Roman"/>
            <w:i w:val="0"/>
            <w:iCs/>
            <w:sz w:val="28"/>
            <w:szCs w:val="28"/>
            <w:lang w:val="ru-RU"/>
            <w:rPrChange w:id="1280" w:author="Антон Смирнов" w:date="2023-05-24T13:39:00Z">
              <w:rPr>
                <w:rFonts w:ascii="Times New Roman" w:hAnsi="Times New Roman" w:cs="Times New Roman"/>
                <w:i w:val="0"/>
                <w:iCs/>
                <w:sz w:val="28"/>
                <w:szCs w:val="28"/>
              </w:rPr>
            </w:rPrChange>
          </w:rPr>
          <w:t xml:space="preserve"> </w:t>
        </w:r>
      </w:ins>
      <w:ins w:id="1281" w:author="Антон Смирнов" w:date="2023-05-24T13:39:00Z">
        <w:r>
          <w:rPr>
            <w:rFonts w:ascii="Times New Roman" w:hAnsi="Times New Roman" w:cs="Times New Roman"/>
            <w:i w:val="0"/>
            <w:iCs/>
            <w:sz w:val="28"/>
            <w:szCs w:val="28"/>
            <w:lang w:val="ru-RU"/>
          </w:rPr>
          <w:t xml:space="preserve">Зависимость внешней метрики качества моделей от уровня </w:t>
        </w:r>
        <w:r>
          <w:rPr>
            <w:rFonts w:ascii="Times New Roman" w:hAnsi="Times New Roman" w:cs="Times New Roman"/>
            <w:i w:val="0"/>
            <w:iCs/>
            <w:sz w:val="28"/>
            <w:szCs w:val="28"/>
          </w:rPr>
          <w:t>MNA</w:t>
        </w:r>
        <w:r w:rsidRPr="00285211">
          <w:rPr>
            <w:rFonts w:ascii="Times New Roman" w:hAnsi="Times New Roman" w:cs="Times New Roman"/>
            <w:i w:val="0"/>
            <w:iCs/>
            <w:sz w:val="28"/>
            <w:szCs w:val="28"/>
            <w:lang w:val="ru-RU"/>
            <w:rPrChange w:id="1282" w:author="Антон Смирнов" w:date="2023-05-24T13:39:00Z">
              <w:rPr>
                <w:rFonts w:ascii="Times New Roman" w:hAnsi="Times New Roman" w:cs="Times New Roman"/>
                <w:i w:val="0"/>
                <w:iCs/>
                <w:sz w:val="28"/>
                <w:szCs w:val="28"/>
              </w:rPr>
            </w:rPrChange>
          </w:rPr>
          <w:t xml:space="preserve"> </w:t>
        </w:r>
        <w:r>
          <w:rPr>
            <w:rFonts w:ascii="Times New Roman" w:hAnsi="Times New Roman" w:cs="Times New Roman"/>
            <w:i w:val="0"/>
            <w:iCs/>
            <w:sz w:val="28"/>
            <w:szCs w:val="28"/>
            <w:lang w:val="ru-RU"/>
          </w:rPr>
          <w:t>дескрипторов.</w:t>
        </w:r>
      </w:ins>
    </w:p>
    <w:p w14:paraId="521D6C00" w14:textId="07E01F85" w:rsidR="008D1348" w:rsidRDefault="008D1348" w:rsidP="008D1348">
      <w:pPr>
        <w:pStyle w:val="a0"/>
        <w:rPr>
          <w:ins w:id="1283" w:author="Антон Смирнов" w:date="2023-05-24T13:42:00Z"/>
          <w:lang w:val="ru-RU"/>
        </w:rPr>
      </w:pPr>
      <w:ins w:id="1284" w:author="Антон Смирнов" w:date="2023-05-24T13:42:00Z">
        <w:r>
          <w:rPr>
            <w:rFonts w:cs="Times New Roman"/>
            <w:i/>
            <w:iCs/>
            <w:szCs w:val="28"/>
            <w:lang w:val="ru-RU"/>
          </w:rPr>
          <w:tab/>
        </w:r>
        <w:r>
          <w:rPr>
            <w:lang w:val="ru-RU"/>
          </w:rPr>
          <w:t xml:space="preserve">Внутренняя оценка моделей, построенных на данных </w:t>
        </w:r>
        <w:r>
          <w:t>In</w:t>
        </w:r>
        <w:r w:rsidRPr="009E3156">
          <w:rPr>
            <w:lang w:val="ru-RU"/>
          </w:rPr>
          <w:t xml:space="preserve"> </w:t>
        </w:r>
        <w:r>
          <w:t>vitro</w:t>
        </w:r>
        <w:r>
          <w:rPr>
            <w:lang w:val="ru-RU"/>
          </w:rPr>
          <w:t xml:space="preserve"> для </w:t>
        </w:r>
        <w:r w:rsidRPr="009E3156">
          <w:rPr>
            <w:lang w:val="ru-RU"/>
          </w:rPr>
          <w:t>20</w:t>
        </w:r>
        <w:r>
          <w:t>S</w:t>
        </w:r>
        <w:r>
          <w:rPr>
            <w:lang w:val="ru-RU"/>
          </w:rPr>
          <w:t xml:space="preserve"> </w:t>
        </w:r>
        <w:proofErr w:type="spellStart"/>
        <w:r>
          <w:rPr>
            <w:lang w:val="ru-RU"/>
          </w:rPr>
          <w:t>иммуннопротеасомы</w:t>
        </w:r>
        <w:proofErr w:type="spellEnd"/>
        <w:r>
          <w:rPr>
            <w:lang w:val="ru-RU"/>
          </w:rPr>
          <w:t xml:space="preserve"> представлена на рисунках 6, 7 и 8. </w:t>
        </w:r>
      </w:ins>
    </w:p>
    <w:p w14:paraId="29D4807B" w14:textId="77777777" w:rsidR="00631E48" w:rsidRDefault="008D1348">
      <w:pPr>
        <w:pStyle w:val="afa"/>
        <w:keepNext/>
        <w:spacing w:line="360" w:lineRule="auto"/>
        <w:jc w:val="both"/>
        <w:rPr>
          <w:ins w:id="1285" w:author="Антон Смирнов" w:date="2023-05-24T11:08:00Z"/>
        </w:rPr>
        <w:pPrChange w:id="1286" w:author="Антон Смирнов" w:date="2023-05-24T11:08:00Z">
          <w:pPr>
            <w:pStyle w:val="afa"/>
            <w:spacing w:line="360" w:lineRule="auto"/>
            <w:jc w:val="both"/>
          </w:pPr>
        </w:pPrChange>
      </w:pPr>
      <w:ins w:id="1287" w:author="Антон Смирнов" w:date="2023-05-24T13:42:00Z">
        <w:r>
          <w:rPr>
            <w:rFonts w:ascii="Times New Roman" w:hAnsi="Times New Roman" w:cs="Times New Roman"/>
            <w:i w:val="0"/>
            <w:iCs/>
            <w:noProof/>
            <w:sz w:val="28"/>
            <w:szCs w:val="28"/>
            <w:lang w:val="ru-RU"/>
          </w:rPr>
          <w:lastRenderedPageBreak/>
          <w:drawing>
            <wp:inline distT="0" distB="0" distL="0" distR="0" wp14:anchorId="5E99EE62" wp14:editId="542BAF0E">
              <wp:extent cx="5848350" cy="43910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ins>
    </w:p>
    <w:p w14:paraId="5851A5E8" w14:textId="2BF400FC" w:rsidR="00631E48" w:rsidRPr="00631E48" w:rsidRDefault="00631E48">
      <w:pPr>
        <w:pStyle w:val="afa"/>
        <w:spacing w:line="360" w:lineRule="auto"/>
        <w:jc w:val="both"/>
        <w:rPr>
          <w:ins w:id="1288" w:author="Антон Смирнов" w:date="2023-05-24T11:08:00Z"/>
          <w:rFonts w:ascii="Times New Roman" w:hAnsi="Times New Roman" w:cs="Times New Roman"/>
          <w:i w:val="0"/>
          <w:iCs/>
          <w:sz w:val="28"/>
          <w:szCs w:val="28"/>
          <w:lang w:val="ru-RU"/>
          <w:rPrChange w:id="1289" w:author="Антон Смирнов" w:date="2023-05-24T11:09:00Z">
            <w:rPr>
              <w:ins w:id="1290" w:author="Антон Смирнов" w:date="2023-05-24T11:08:00Z"/>
            </w:rPr>
          </w:rPrChange>
        </w:rPr>
        <w:pPrChange w:id="1291" w:author="Антон Смирнов" w:date="2023-05-24T11:09:00Z">
          <w:pPr>
            <w:pStyle w:val="afa"/>
          </w:pPr>
        </w:pPrChange>
      </w:pPr>
      <w:ins w:id="1292" w:author="Антон Смирнов" w:date="2023-05-24T11:08:00Z">
        <w:r w:rsidRPr="00631E48">
          <w:rPr>
            <w:rFonts w:ascii="Times New Roman" w:hAnsi="Times New Roman" w:cs="Times New Roman"/>
            <w:b/>
            <w:bCs/>
            <w:i w:val="0"/>
            <w:iCs/>
            <w:sz w:val="28"/>
            <w:szCs w:val="28"/>
            <w:lang w:val="ru-RU"/>
            <w:rPrChange w:id="1293" w:author="Антон Смирнов" w:date="2023-05-24T11:09:00Z">
              <w:rPr/>
            </w:rPrChange>
          </w:rPr>
          <w:t xml:space="preserve">Рисунок </w:t>
        </w:r>
        <w:r w:rsidRPr="00631E48">
          <w:rPr>
            <w:rFonts w:ascii="Times New Roman" w:hAnsi="Times New Roman" w:cs="Times New Roman"/>
            <w:b/>
            <w:bCs/>
            <w:i w:val="0"/>
            <w:iCs/>
            <w:sz w:val="28"/>
            <w:szCs w:val="28"/>
            <w:rPrChange w:id="1294" w:author="Антон Смирнов" w:date="2023-05-24T11:09:00Z">
              <w:rPr/>
            </w:rPrChange>
          </w:rPr>
          <w:fldChar w:fldCharType="begin"/>
        </w:r>
        <w:r w:rsidRPr="00631E48">
          <w:rPr>
            <w:rFonts w:ascii="Times New Roman" w:hAnsi="Times New Roman" w:cs="Times New Roman"/>
            <w:b/>
            <w:bCs/>
            <w:i w:val="0"/>
            <w:iCs/>
            <w:sz w:val="28"/>
            <w:szCs w:val="28"/>
            <w:lang w:val="ru-RU"/>
            <w:rPrChange w:id="1295" w:author="Антон Смирнов" w:date="2023-05-24T11:09:00Z">
              <w:rPr/>
            </w:rPrChange>
          </w:rPr>
          <w:instrText xml:space="preserve"> </w:instrText>
        </w:r>
        <w:r w:rsidRPr="00631E48">
          <w:rPr>
            <w:rFonts w:ascii="Times New Roman" w:hAnsi="Times New Roman" w:cs="Times New Roman"/>
            <w:b/>
            <w:bCs/>
            <w:i w:val="0"/>
            <w:iCs/>
            <w:sz w:val="28"/>
            <w:szCs w:val="28"/>
            <w:rPrChange w:id="1296" w:author="Антон Смирнов" w:date="2023-05-24T11:09:00Z">
              <w:rPr/>
            </w:rPrChange>
          </w:rPr>
          <w:instrText>SEQ</w:instrText>
        </w:r>
        <w:r w:rsidRPr="00631E48">
          <w:rPr>
            <w:rFonts w:ascii="Times New Roman" w:hAnsi="Times New Roman" w:cs="Times New Roman"/>
            <w:b/>
            <w:bCs/>
            <w:i w:val="0"/>
            <w:iCs/>
            <w:sz w:val="28"/>
            <w:szCs w:val="28"/>
            <w:lang w:val="ru-RU"/>
            <w:rPrChange w:id="1297" w:author="Антон Смирнов" w:date="2023-05-24T11:09:00Z">
              <w:rPr/>
            </w:rPrChange>
          </w:rPr>
          <w:instrText xml:space="preserve"> Рисунок \* </w:instrText>
        </w:r>
        <w:r w:rsidRPr="00631E48">
          <w:rPr>
            <w:rFonts w:ascii="Times New Roman" w:hAnsi="Times New Roman" w:cs="Times New Roman"/>
            <w:b/>
            <w:bCs/>
            <w:i w:val="0"/>
            <w:iCs/>
            <w:sz w:val="28"/>
            <w:szCs w:val="28"/>
            <w:rPrChange w:id="1298" w:author="Антон Смирнов" w:date="2023-05-24T11:09:00Z">
              <w:rPr/>
            </w:rPrChange>
          </w:rPr>
          <w:instrText>ARABIC</w:instrText>
        </w:r>
        <w:r w:rsidRPr="00631E48">
          <w:rPr>
            <w:rFonts w:ascii="Times New Roman" w:hAnsi="Times New Roman" w:cs="Times New Roman"/>
            <w:b/>
            <w:bCs/>
            <w:i w:val="0"/>
            <w:iCs/>
            <w:sz w:val="28"/>
            <w:szCs w:val="28"/>
            <w:lang w:val="ru-RU"/>
            <w:rPrChange w:id="1299" w:author="Антон Смирнов" w:date="2023-05-24T11:09:00Z">
              <w:rPr/>
            </w:rPrChange>
          </w:rPr>
          <w:instrText xml:space="preserve"> </w:instrText>
        </w:r>
      </w:ins>
      <w:r w:rsidRPr="00631E48">
        <w:rPr>
          <w:rFonts w:ascii="Times New Roman" w:hAnsi="Times New Roman" w:cs="Times New Roman"/>
          <w:b/>
          <w:bCs/>
          <w:i w:val="0"/>
          <w:iCs/>
          <w:sz w:val="28"/>
          <w:szCs w:val="28"/>
          <w:rPrChange w:id="1300" w:author="Антон Смирнов" w:date="2023-05-24T11:09:00Z">
            <w:rPr/>
          </w:rPrChange>
        </w:rPr>
        <w:fldChar w:fldCharType="separate"/>
      </w:r>
      <w:ins w:id="1301" w:author="Антон Смирнов" w:date="2023-05-24T14:55:00Z">
        <w:r w:rsidR="001D58CF">
          <w:rPr>
            <w:rFonts w:ascii="Times New Roman" w:hAnsi="Times New Roman" w:cs="Times New Roman"/>
            <w:b/>
            <w:bCs/>
            <w:i w:val="0"/>
            <w:iCs/>
            <w:noProof/>
            <w:sz w:val="28"/>
            <w:szCs w:val="28"/>
          </w:rPr>
          <w:t>6</w:t>
        </w:r>
      </w:ins>
      <w:ins w:id="1302" w:author="Антон Смирнов" w:date="2023-05-24T11:08:00Z">
        <w:r w:rsidRPr="00631E48">
          <w:rPr>
            <w:rFonts w:ascii="Times New Roman" w:hAnsi="Times New Roman" w:cs="Times New Roman"/>
            <w:b/>
            <w:bCs/>
            <w:i w:val="0"/>
            <w:iCs/>
            <w:sz w:val="28"/>
            <w:szCs w:val="28"/>
            <w:rPrChange w:id="1303" w:author="Антон Смирнов" w:date="2023-05-24T11:09:00Z">
              <w:rPr/>
            </w:rPrChange>
          </w:rPr>
          <w:fldChar w:fldCharType="end"/>
        </w:r>
        <w:r w:rsidRPr="00631E48">
          <w:rPr>
            <w:rFonts w:ascii="Times New Roman" w:hAnsi="Times New Roman" w:cs="Times New Roman"/>
            <w:i w:val="0"/>
            <w:iCs/>
            <w:sz w:val="28"/>
            <w:szCs w:val="28"/>
            <w:lang w:val="ru-RU"/>
            <w:rPrChange w:id="1304" w:author="Антон Смирнов" w:date="2023-05-24T11:09:00Z">
              <w:rPr>
                <w:lang w:val="ru-RU"/>
              </w:rPr>
            </w:rPrChange>
          </w:rPr>
          <w:t xml:space="preserve">. Зависимость метрики внутренней оценки качества моделей на данных </w:t>
        </w:r>
        <w:proofErr w:type="spellStart"/>
        <w:r w:rsidRPr="00631E48">
          <w:rPr>
            <w:rFonts w:ascii="Times New Roman" w:hAnsi="Times New Roman" w:cs="Times New Roman"/>
            <w:i w:val="0"/>
            <w:iCs/>
            <w:sz w:val="28"/>
            <w:szCs w:val="28"/>
            <w:lang w:val="ru-RU"/>
            <w:rPrChange w:id="1305" w:author="Антон Смирнов" w:date="2023-05-24T11:09:00Z">
              <w:rPr>
                <w:lang w:val="ru-RU"/>
              </w:rPr>
            </w:rPrChange>
          </w:rPr>
          <w:t>in</w:t>
        </w:r>
        <w:proofErr w:type="spellEnd"/>
        <w:r w:rsidRPr="00631E48">
          <w:rPr>
            <w:rFonts w:ascii="Times New Roman" w:hAnsi="Times New Roman" w:cs="Times New Roman"/>
            <w:i w:val="0"/>
            <w:iCs/>
            <w:sz w:val="28"/>
            <w:szCs w:val="28"/>
            <w:lang w:val="ru-RU"/>
            <w:rPrChange w:id="1306" w:author="Антон Смирнов" w:date="2023-05-24T11:09:00Z">
              <w:rPr>
                <w:lang w:val="ru-RU"/>
              </w:rPr>
            </w:rPrChange>
          </w:rPr>
          <w:t xml:space="preserve"> </w:t>
        </w:r>
        <w:proofErr w:type="spellStart"/>
        <w:r w:rsidRPr="00631E48">
          <w:rPr>
            <w:rFonts w:ascii="Times New Roman" w:hAnsi="Times New Roman" w:cs="Times New Roman"/>
            <w:i w:val="0"/>
            <w:iCs/>
            <w:sz w:val="28"/>
            <w:szCs w:val="28"/>
            <w:lang w:val="ru-RU"/>
            <w:rPrChange w:id="1307" w:author="Антон Смирнов" w:date="2023-05-24T11:09:00Z">
              <w:rPr>
                <w:lang w:val="ru-RU"/>
              </w:rPr>
            </w:rPrChange>
          </w:rPr>
          <w:t>vitro</w:t>
        </w:r>
        <w:proofErr w:type="spellEnd"/>
        <w:r w:rsidRPr="00631E48">
          <w:rPr>
            <w:rFonts w:ascii="Times New Roman" w:hAnsi="Times New Roman" w:cs="Times New Roman"/>
            <w:i w:val="0"/>
            <w:iCs/>
            <w:sz w:val="28"/>
            <w:szCs w:val="28"/>
            <w:lang w:val="ru-RU"/>
            <w:rPrChange w:id="1308" w:author="Антон Смирнов" w:date="2023-05-24T11:09:00Z">
              <w:rPr>
                <w:lang w:val="ru-RU"/>
              </w:rPr>
            </w:rPrChange>
          </w:rPr>
          <w:t xml:space="preserve"> 20S </w:t>
        </w:r>
      </w:ins>
      <w:proofErr w:type="spellStart"/>
      <w:ins w:id="1309" w:author="Антон Смирнов" w:date="2023-05-24T11:09:00Z">
        <w:r>
          <w:rPr>
            <w:rFonts w:ascii="Times New Roman" w:hAnsi="Times New Roman" w:cs="Times New Roman"/>
            <w:i w:val="0"/>
            <w:iCs/>
            <w:sz w:val="28"/>
            <w:szCs w:val="28"/>
            <w:lang w:val="ru-RU"/>
          </w:rPr>
          <w:t>иммуно</w:t>
        </w:r>
      </w:ins>
      <w:ins w:id="1310" w:author="Антон Смирнов" w:date="2023-05-24T11:08:00Z">
        <w:r w:rsidRPr="00631E48">
          <w:rPr>
            <w:rFonts w:ascii="Times New Roman" w:hAnsi="Times New Roman" w:cs="Times New Roman"/>
            <w:i w:val="0"/>
            <w:iCs/>
            <w:sz w:val="28"/>
            <w:szCs w:val="28"/>
            <w:lang w:val="ru-RU"/>
            <w:rPrChange w:id="1311" w:author="Антон Смирнов" w:date="2023-05-24T11:09:00Z">
              <w:rPr>
                <w:lang w:val="ru-RU"/>
              </w:rPr>
            </w:rPrChange>
          </w:rPr>
          <w:t>протеасомы</w:t>
        </w:r>
        <w:proofErr w:type="spellEnd"/>
        <w:r w:rsidRPr="00631E48">
          <w:rPr>
            <w:rFonts w:ascii="Times New Roman" w:hAnsi="Times New Roman" w:cs="Times New Roman"/>
            <w:i w:val="0"/>
            <w:iCs/>
            <w:sz w:val="28"/>
            <w:szCs w:val="28"/>
            <w:lang w:val="ru-RU"/>
            <w:rPrChange w:id="1312" w:author="Антон Смирнов" w:date="2023-05-24T11:09:00Z">
              <w:rPr>
                <w:lang w:val="ru-RU"/>
              </w:rPr>
            </w:rPrChange>
          </w:rPr>
          <w:t xml:space="preserve"> от уровня MNA дескрипторов при радиусе окна</w:t>
        </w:r>
      </w:ins>
      <w:ins w:id="1313" w:author="Антон Смирнов" w:date="2023-05-24T11:24:00Z">
        <w:r w:rsidR="00CF0A6A">
          <w:rPr>
            <w:rFonts w:ascii="Times New Roman" w:hAnsi="Times New Roman" w:cs="Times New Roman"/>
            <w:i w:val="0"/>
            <w:iCs/>
            <w:sz w:val="28"/>
            <w:szCs w:val="28"/>
            <w:lang w:val="ru-RU"/>
          </w:rPr>
          <w:t xml:space="preserve"> в</w:t>
        </w:r>
      </w:ins>
      <w:ins w:id="1314" w:author="Антон Смирнов" w:date="2023-05-24T11:08:00Z">
        <w:r w:rsidRPr="00631E48">
          <w:rPr>
            <w:rFonts w:ascii="Times New Roman" w:hAnsi="Times New Roman" w:cs="Times New Roman"/>
            <w:i w:val="0"/>
            <w:iCs/>
            <w:sz w:val="28"/>
            <w:szCs w:val="28"/>
            <w:lang w:val="ru-RU"/>
            <w:rPrChange w:id="1315" w:author="Антон Смирнов" w:date="2023-05-24T11:09:00Z">
              <w:rPr>
                <w:lang w:val="ru-RU"/>
              </w:rPr>
            </w:rPrChange>
          </w:rPr>
          <w:t xml:space="preserve"> 2 аминокислотных остатка для различных разбиений исходного набора данных.</w:t>
        </w:r>
      </w:ins>
    </w:p>
    <w:p w14:paraId="70FD1779" w14:textId="77777777" w:rsidR="00631E48" w:rsidRDefault="008D1348">
      <w:pPr>
        <w:pStyle w:val="afa"/>
        <w:keepNext/>
        <w:spacing w:line="360" w:lineRule="auto"/>
        <w:jc w:val="both"/>
        <w:rPr>
          <w:ins w:id="1316" w:author="Антон Смирнов" w:date="2023-05-24T11:10:00Z"/>
        </w:rPr>
        <w:pPrChange w:id="1317" w:author="Антон Смирнов" w:date="2023-05-24T11:10:00Z">
          <w:pPr>
            <w:pStyle w:val="afa"/>
            <w:spacing w:line="360" w:lineRule="auto"/>
            <w:jc w:val="both"/>
          </w:pPr>
        </w:pPrChange>
      </w:pPr>
      <w:ins w:id="1318" w:author="Антон Смирнов" w:date="2023-05-24T13:42:00Z">
        <w:r>
          <w:rPr>
            <w:rFonts w:ascii="Times New Roman" w:hAnsi="Times New Roman" w:cs="Times New Roman"/>
            <w:i w:val="0"/>
            <w:iCs/>
            <w:noProof/>
            <w:sz w:val="28"/>
            <w:szCs w:val="28"/>
            <w:lang w:val="ru-RU"/>
          </w:rPr>
          <w:lastRenderedPageBreak/>
          <w:drawing>
            <wp:inline distT="0" distB="0" distL="0" distR="0" wp14:anchorId="357D566D" wp14:editId="7B9E8E6F">
              <wp:extent cx="5848350" cy="43910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ins>
    </w:p>
    <w:p w14:paraId="387A78D0" w14:textId="58CFD7E1" w:rsidR="00631E48" w:rsidRPr="00350A0C" w:rsidRDefault="00631E48">
      <w:pPr>
        <w:pStyle w:val="afa"/>
        <w:spacing w:line="360" w:lineRule="auto"/>
        <w:jc w:val="both"/>
        <w:rPr>
          <w:ins w:id="1319" w:author="Антон Смирнов" w:date="2023-05-24T11:10:00Z"/>
          <w:rFonts w:ascii="Times New Roman" w:hAnsi="Times New Roman" w:cs="Times New Roman"/>
          <w:i w:val="0"/>
          <w:iCs/>
          <w:sz w:val="28"/>
          <w:szCs w:val="28"/>
          <w:lang w:val="ru-RU"/>
          <w:rPrChange w:id="1320" w:author="Антон Смирнов" w:date="2023-05-24T11:10:00Z">
            <w:rPr>
              <w:ins w:id="1321" w:author="Антон Смирнов" w:date="2023-05-24T11:10:00Z"/>
            </w:rPr>
          </w:rPrChange>
        </w:rPr>
        <w:pPrChange w:id="1322" w:author="Антон Смирнов" w:date="2023-05-24T11:10:00Z">
          <w:pPr>
            <w:pStyle w:val="afa"/>
          </w:pPr>
        </w:pPrChange>
      </w:pPr>
      <w:ins w:id="1323" w:author="Антон Смирнов" w:date="2023-05-24T11:10:00Z">
        <w:r w:rsidRPr="00350A0C">
          <w:rPr>
            <w:rFonts w:ascii="Times New Roman" w:hAnsi="Times New Roman" w:cs="Times New Roman"/>
            <w:b/>
            <w:bCs/>
            <w:i w:val="0"/>
            <w:iCs/>
            <w:sz w:val="28"/>
            <w:szCs w:val="28"/>
            <w:lang w:val="ru-RU"/>
            <w:rPrChange w:id="1324" w:author="Антон Смирнов" w:date="2023-05-24T11:10:00Z">
              <w:rPr/>
            </w:rPrChange>
          </w:rPr>
          <w:t xml:space="preserve">Рисунок </w:t>
        </w:r>
        <w:r w:rsidRPr="00350A0C">
          <w:rPr>
            <w:rFonts w:ascii="Times New Roman" w:hAnsi="Times New Roman" w:cs="Times New Roman"/>
            <w:b/>
            <w:bCs/>
            <w:i w:val="0"/>
            <w:iCs/>
            <w:sz w:val="28"/>
            <w:szCs w:val="28"/>
            <w:rPrChange w:id="1325" w:author="Антон Смирнов" w:date="2023-05-24T11:10:00Z">
              <w:rPr/>
            </w:rPrChange>
          </w:rPr>
          <w:fldChar w:fldCharType="begin"/>
        </w:r>
        <w:r w:rsidRPr="00350A0C">
          <w:rPr>
            <w:rFonts w:ascii="Times New Roman" w:hAnsi="Times New Roman" w:cs="Times New Roman"/>
            <w:b/>
            <w:bCs/>
            <w:i w:val="0"/>
            <w:iCs/>
            <w:sz w:val="28"/>
            <w:szCs w:val="28"/>
            <w:lang w:val="ru-RU"/>
            <w:rPrChange w:id="1326" w:author="Антон Смирнов" w:date="2023-05-24T11:10:00Z">
              <w:rPr/>
            </w:rPrChange>
          </w:rPr>
          <w:instrText xml:space="preserve"> </w:instrText>
        </w:r>
        <w:r w:rsidRPr="00350A0C">
          <w:rPr>
            <w:rFonts w:ascii="Times New Roman" w:hAnsi="Times New Roman" w:cs="Times New Roman"/>
            <w:b/>
            <w:bCs/>
            <w:i w:val="0"/>
            <w:iCs/>
            <w:sz w:val="28"/>
            <w:szCs w:val="28"/>
            <w:rPrChange w:id="1327" w:author="Антон Смирнов" w:date="2023-05-24T11:10:00Z">
              <w:rPr/>
            </w:rPrChange>
          </w:rPr>
          <w:instrText>SEQ</w:instrText>
        </w:r>
        <w:r w:rsidRPr="00350A0C">
          <w:rPr>
            <w:rFonts w:ascii="Times New Roman" w:hAnsi="Times New Roman" w:cs="Times New Roman"/>
            <w:b/>
            <w:bCs/>
            <w:i w:val="0"/>
            <w:iCs/>
            <w:sz w:val="28"/>
            <w:szCs w:val="28"/>
            <w:lang w:val="ru-RU"/>
            <w:rPrChange w:id="1328" w:author="Антон Смирнов" w:date="2023-05-24T11:10:00Z">
              <w:rPr/>
            </w:rPrChange>
          </w:rPr>
          <w:instrText xml:space="preserve"> Рисунок \* </w:instrText>
        </w:r>
        <w:r w:rsidRPr="00350A0C">
          <w:rPr>
            <w:rFonts w:ascii="Times New Roman" w:hAnsi="Times New Roman" w:cs="Times New Roman"/>
            <w:b/>
            <w:bCs/>
            <w:i w:val="0"/>
            <w:iCs/>
            <w:sz w:val="28"/>
            <w:szCs w:val="28"/>
            <w:rPrChange w:id="1329" w:author="Антон Смирнов" w:date="2023-05-24T11:10:00Z">
              <w:rPr/>
            </w:rPrChange>
          </w:rPr>
          <w:instrText>ARABIC</w:instrText>
        </w:r>
        <w:r w:rsidRPr="00350A0C">
          <w:rPr>
            <w:rFonts w:ascii="Times New Roman" w:hAnsi="Times New Roman" w:cs="Times New Roman"/>
            <w:b/>
            <w:bCs/>
            <w:i w:val="0"/>
            <w:iCs/>
            <w:sz w:val="28"/>
            <w:szCs w:val="28"/>
            <w:lang w:val="ru-RU"/>
            <w:rPrChange w:id="1330" w:author="Антон Смирнов" w:date="2023-05-24T11:10:00Z">
              <w:rPr/>
            </w:rPrChange>
          </w:rPr>
          <w:instrText xml:space="preserve"> </w:instrText>
        </w:r>
      </w:ins>
      <w:r w:rsidRPr="00350A0C">
        <w:rPr>
          <w:rFonts w:ascii="Times New Roman" w:hAnsi="Times New Roman" w:cs="Times New Roman"/>
          <w:b/>
          <w:bCs/>
          <w:i w:val="0"/>
          <w:iCs/>
          <w:sz w:val="28"/>
          <w:szCs w:val="28"/>
          <w:rPrChange w:id="1331" w:author="Антон Смирнов" w:date="2023-05-24T11:10:00Z">
            <w:rPr/>
          </w:rPrChange>
        </w:rPr>
        <w:fldChar w:fldCharType="separate"/>
      </w:r>
      <w:ins w:id="1332" w:author="Антон Смирнов" w:date="2023-05-24T14:55:00Z">
        <w:r w:rsidR="001D58CF">
          <w:rPr>
            <w:rFonts w:ascii="Times New Roman" w:hAnsi="Times New Roman" w:cs="Times New Roman"/>
            <w:b/>
            <w:bCs/>
            <w:i w:val="0"/>
            <w:iCs/>
            <w:noProof/>
            <w:sz w:val="28"/>
            <w:szCs w:val="28"/>
          </w:rPr>
          <w:t>7</w:t>
        </w:r>
      </w:ins>
      <w:ins w:id="1333" w:author="Антон Смирнов" w:date="2023-05-24T11:10:00Z">
        <w:r w:rsidRPr="00350A0C">
          <w:rPr>
            <w:rFonts w:ascii="Times New Roman" w:hAnsi="Times New Roman" w:cs="Times New Roman"/>
            <w:b/>
            <w:bCs/>
            <w:i w:val="0"/>
            <w:iCs/>
            <w:sz w:val="28"/>
            <w:szCs w:val="28"/>
            <w:rPrChange w:id="1334" w:author="Антон Смирнов" w:date="2023-05-24T11:10:00Z">
              <w:rPr/>
            </w:rPrChange>
          </w:rPr>
          <w:fldChar w:fldCharType="end"/>
        </w:r>
        <w:r w:rsidRPr="00350A0C">
          <w:rPr>
            <w:rFonts w:ascii="Times New Roman" w:hAnsi="Times New Roman" w:cs="Times New Roman"/>
            <w:b/>
            <w:bCs/>
            <w:i w:val="0"/>
            <w:iCs/>
            <w:sz w:val="28"/>
            <w:szCs w:val="28"/>
            <w:lang w:val="ru-RU"/>
            <w:rPrChange w:id="1335" w:author="Антон Смирнов" w:date="2023-05-24T11:10:00Z">
              <w:rPr>
                <w:lang w:val="ru-RU"/>
              </w:rPr>
            </w:rPrChange>
          </w:rPr>
          <w:t>.</w:t>
        </w:r>
        <w:r w:rsidR="00350A0C" w:rsidRPr="00350A0C">
          <w:rPr>
            <w:rFonts w:ascii="Times New Roman" w:hAnsi="Times New Roman" w:cs="Times New Roman"/>
            <w:i w:val="0"/>
            <w:iCs/>
            <w:sz w:val="28"/>
            <w:szCs w:val="28"/>
            <w:lang w:val="ru-RU"/>
            <w:rPrChange w:id="1336" w:author="Антон Смирнов" w:date="2023-05-24T11:10:00Z">
              <w:rPr>
                <w:lang w:val="ru-RU"/>
              </w:rPr>
            </w:rPrChange>
          </w:rPr>
          <w:t xml:space="preserve"> </w:t>
        </w:r>
        <w:r w:rsidRPr="00350A0C">
          <w:rPr>
            <w:rFonts w:ascii="Times New Roman" w:hAnsi="Times New Roman" w:cs="Times New Roman"/>
            <w:i w:val="0"/>
            <w:iCs/>
            <w:sz w:val="28"/>
            <w:szCs w:val="28"/>
            <w:lang w:val="ru-RU"/>
            <w:rPrChange w:id="1337" w:author="Антон Смирнов" w:date="2023-05-24T11:10:00Z">
              <w:rPr>
                <w:lang w:val="ru-RU"/>
              </w:rPr>
            </w:rPrChange>
          </w:rPr>
          <w:t xml:space="preserve">Зависимость метрики внутренней оценки качества моделей на данных </w:t>
        </w:r>
        <w:proofErr w:type="spellStart"/>
        <w:r w:rsidRPr="00350A0C">
          <w:rPr>
            <w:rFonts w:ascii="Times New Roman" w:hAnsi="Times New Roman" w:cs="Times New Roman"/>
            <w:i w:val="0"/>
            <w:iCs/>
            <w:sz w:val="28"/>
            <w:szCs w:val="28"/>
            <w:lang w:val="ru-RU"/>
            <w:rPrChange w:id="1338" w:author="Антон Смирнов" w:date="2023-05-24T11:10:00Z">
              <w:rPr>
                <w:lang w:val="ru-RU"/>
              </w:rPr>
            </w:rPrChange>
          </w:rPr>
          <w:t>in</w:t>
        </w:r>
        <w:proofErr w:type="spellEnd"/>
        <w:r w:rsidRPr="00350A0C">
          <w:rPr>
            <w:rFonts w:ascii="Times New Roman" w:hAnsi="Times New Roman" w:cs="Times New Roman"/>
            <w:i w:val="0"/>
            <w:iCs/>
            <w:sz w:val="28"/>
            <w:szCs w:val="28"/>
            <w:lang w:val="ru-RU"/>
            <w:rPrChange w:id="1339" w:author="Антон Смирнов" w:date="2023-05-24T11:10:00Z">
              <w:rPr>
                <w:lang w:val="ru-RU"/>
              </w:rPr>
            </w:rPrChange>
          </w:rPr>
          <w:t xml:space="preserve"> </w:t>
        </w:r>
        <w:proofErr w:type="spellStart"/>
        <w:r w:rsidRPr="00350A0C">
          <w:rPr>
            <w:rFonts w:ascii="Times New Roman" w:hAnsi="Times New Roman" w:cs="Times New Roman"/>
            <w:i w:val="0"/>
            <w:iCs/>
            <w:sz w:val="28"/>
            <w:szCs w:val="28"/>
            <w:lang w:val="ru-RU"/>
            <w:rPrChange w:id="1340" w:author="Антон Смирнов" w:date="2023-05-24T11:10:00Z">
              <w:rPr>
                <w:lang w:val="ru-RU"/>
              </w:rPr>
            </w:rPrChange>
          </w:rPr>
          <w:t>vitro</w:t>
        </w:r>
        <w:proofErr w:type="spellEnd"/>
        <w:r w:rsidRPr="00350A0C">
          <w:rPr>
            <w:rFonts w:ascii="Times New Roman" w:hAnsi="Times New Roman" w:cs="Times New Roman"/>
            <w:i w:val="0"/>
            <w:iCs/>
            <w:sz w:val="28"/>
            <w:szCs w:val="28"/>
            <w:lang w:val="ru-RU"/>
            <w:rPrChange w:id="1341" w:author="Антон Смирнов" w:date="2023-05-24T11:10:00Z">
              <w:rPr>
                <w:lang w:val="ru-RU"/>
              </w:rPr>
            </w:rPrChange>
          </w:rPr>
          <w:t xml:space="preserve"> 20S </w:t>
        </w:r>
        <w:proofErr w:type="spellStart"/>
        <w:r w:rsidR="00350A0C" w:rsidRPr="00350A0C">
          <w:rPr>
            <w:rFonts w:ascii="Times New Roman" w:hAnsi="Times New Roman" w:cs="Times New Roman"/>
            <w:i w:val="0"/>
            <w:iCs/>
            <w:sz w:val="28"/>
            <w:szCs w:val="28"/>
            <w:lang w:val="ru-RU"/>
            <w:rPrChange w:id="1342" w:author="Антон Смирнов" w:date="2023-05-24T11:10:00Z">
              <w:rPr>
                <w:lang w:val="ru-RU"/>
              </w:rPr>
            </w:rPrChange>
          </w:rPr>
          <w:t>иммуно</w:t>
        </w:r>
        <w:r w:rsidRPr="00350A0C">
          <w:rPr>
            <w:rFonts w:ascii="Times New Roman" w:hAnsi="Times New Roman" w:cs="Times New Roman"/>
            <w:i w:val="0"/>
            <w:iCs/>
            <w:sz w:val="28"/>
            <w:szCs w:val="28"/>
            <w:lang w:val="ru-RU"/>
            <w:rPrChange w:id="1343" w:author="Антон Смирнов" w:date="2023-05-24T11:10:00Z">
              <w:rPr>
                <w:lang w:val="ru-RU"/>
              </w:rPr>
            </w:rPrChange>
          </w:rPr>
          <w:t>протеасомы</w:t>
        </w:r>
        <w:proofErr w:type="spellEnd"/>
        <w:r w:rsidRPr="00350A0C">
          <w:rPr>
            <w:rFonts w:ascii="Times New Roman" w:hAnsi="Times New Roman" w:cs="Times New Roman"/>
            <w:i w:val="0"/>
            <w:iCs/>
            <w:sz w:val="28"/>
            <w:szCs w:val="28"/>
            <w:lang w:val="ru-RU"/>
            <w:rPrChange w:id="1344" w:author="Антон Смирнов" w:date="2023-05-24T11:10:00Z">
              <w:rPr>
                <w:lang w:val="ru-RU"/>
              </w:rPr>
            </w:rPrChange>
          </w:rPr>
          <w:t xml:space="preserve"> от уровня MNA дескрипторов при радиусе окна</w:t>
        </w:r>
      </w:ins>
      <w:ins w:id="1345" w:author="Антон Смирнов" w:date="2023-05-24T11:24:00Z">
        <w:r w:rsidR="00CF0A6A">
          <w:rPr>
            <w:rFonts w:ascii="Times New Roman" w:hAnsi="Times New Roman" w:cs="Times New Roman"/>
            <w:i w:val="0"/>
            <w:iCs/>
            <w:sz w:val="28"/>
            <w:szCs w:val="28"/>
            <w:lang w:val="ru-RU"/>
          </w:rPr>
          <w:t xml:space="preserve"> в</w:t>
        </w:r>
      </w:ins>
      <w:ins w:id="1346" w:author="Антон Смирнов" w:date="2023-05-24T11:10:00Z">
        <w:r w:rsidRPr="00350A0C">
          <w:rPr>
            <w:rFonts w:ascii="Times New Roman" w:hAnsi="Times New Roman" w:cs="Times New Roman"/>
            <w:i w:val="0"/>
            <w:iCs/>
            <w:sz w:val="28"/>
            <w:szCs w:val="28"/>
            <w:lang w:val="ru-RU"/>
            <w:rPrChange w:id="1347" w:author="Антон Смирнов" w:date="2023-05-24T11:10:00Z">
              <w:rPr>
                <w:lang w:val="ru-RU"/>
              </w:rPr>
            </w:rPrChange>
          </w:rPr>
          <w:t xml:space="preserve"> </w:t>
        </w:r>
        <w:r w:rsidR="00350A0C" w:rsidRPr="00350A0C">
          <w:rPr>
            <w:rFonts w:ascii="Times New Roman" w:hAnsi="Times New Roman" w:cs="Times New Roman"/>
            <w:i w:val="0"/>
            <w:iCs/>
            <w:sz w:val="28"/>
            <w:szCs w:val="28"/>
            <w:lang w:val="ru-RU"/>
            <w:rPrChange w:id="1348" w:author="Антон Смирнов" w:date="2023-05-24T11:10:00Z">
              <w:rPr>
                <w:lang w:val="ru-RU"/>
              </w:rPr>
            </w:rPrChange>
          </w:rPr>
          <w:t>3</w:t>
        </w:r>
        <w:r w:rsidRPr="00350A0C">
          <w:rPr>
            <w:rFonts w:ascii="Times New Roman" w:hAnsi="Times New Roman" w:cs="Times New Roman"/>
            <w:i w:val="0"/>
            <w:iCs/>
            <w:sz w:val="28"/>
            <w:szCs w:val="28"/>
            <w:lang w:val="ru-RU"/>
            <w:rPrChange w:id="1349" w:author="Антон Смирнов" w:date="2023-05-24T11:10:00Z">
              <w:rPr>
                <w:lang w:val="ru-RU"/>
              </w:rPr>
            </w:rPrChange>
          </w:rPr>
          <w:t xml:space="preserve"> аминокислотных остатка для различных разбиений исходного набора данных.</w:t>
        </w:r>
      </w:ins>
    </w:p>
    <w:p w14:paraId="3698965B" w14:textId="77777777" w:rsidR="00350A0C" w:rsidRDefault="008D1348">
      <w:pPr>
        <w:pStyle w:val="afa"/>
        <w:keepNext/>
        <w:spacing w:line="360" w:lineRule="auto"/>
        <w:jc w:val="both"/>
        <w:rPr>
          <w:ins w:id="1350" w:author="Антон Смирнов" w:date="2023-05-24T11:11:00Z"/>
        </w:rPr>
        <w:pPrChange w:id="1351" w:author="Антон Смирнов" w:date="2023-05-24T11:11:00Z">
          <w:pPr>
            <w:pStyle w:val="afa"/>
            <w:spacing w:line="360" w:lineRule="auto"/>
            <w:jc w:val="both"/>
          </w:pPr>
        </w:pPrChange>
      </w:pPr>
      <w:ins w:id="1352" w:author="Антон Смирнов" w:date="2023-05-24T13:43:00Z">
        <w:r>
          <w:rPr>
            <w:rFonts w:ascii="Times New Roman" w:hAnsi="Times New Roman" w:cs="Times New Roman"/>
            <w:i w:val="0"/>
            <w:iCs/>
            <w:noProof/>
            <w:sz w:val="28"/>
            <w:szCs w:val="28"/>
            <w:lang w:val="ru-RU"/>
          </w:rPr>
          <w:lastRenderedPageBreak/>
          <w:drawing>
            <wp:inline distT="0" distB="0" distL="0" distR="0" wp14:anchorId="03B0CD12" wp14:editId="6C5F2E91">
              <wp:extent cx="5848350" cy="439102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ins>
    </w:p>
    <w:p w14:paraId="16CCE2C6" w14:textId="2AB0EA4A" w:rsidR="00350A0C" w:rsidRDefault="00350A0C" w:rsidP="00350A0C">
      <w:pPr>
        <w:pStyle w:val="afa"/>
        <w:spacing w:line="360" w:lineRule="auto"/>
        <w:jc w:val="both"/>
        <w:rPr>
          <w:ins w:id="1353" w:author="Антон Смирнов" w:date="2023-05-24T11:15:00Z"/>
          <w:rFonts w:ascii="Times New Roman" w:hAnsi="Times New Roman" w:cs="Times New Roman"/>
          <w:i w:val="0"/>
          <w:iCs/>
          <w:sz w:val="28"/>
          <w:szCs w:val="28"/>
          <w:lang w:val="ru-RU"/>
        </w:rPr>
      </w:pPr>
      <w:ins w:id="1354" w:author="Антон Смирнов" w:date="2023-05-24T11:11:00Z">
        <w:r w:rsidRPr="00350A0C">
          <w:rPr>
            <w:rFonts w:ascii="Times New Roman" w:hAnsi="Times New Roman" w:cs="Times New Roman"/>
            <w:b/>
            <w:bCs/>
            <w:i w:val="0"/>
            <w:iCs/>
            <w:sz w:val="28"/>
            <w:szCs w:val="28"/>
            <w:lang w:val="ru-RU"/>
            <w:rPrChange w:id="1355" w:author="Антон Смирнов" w:date="2023-05-24T11:11:00Z">
              <w:rPr/>
            </w:rPrChange>
          </w:rPr>
          <w:t xml:space="preserve">Рисунок </w:t>
        </w:r>
        <w:r w:rsidRPr="00350A0C">
          <w:rPr>
            <w:rFonts w:ascii="Times New Roman" w:hAnsi="Times New Roman" w:cs="Times New Roman"/>
            <w:b/>
            <w:bCs/>
            <w:i w:val="0"/>
            <w:iCs/>
            <w:sz w:val="28"/>
            <w:szCs w:val="28"/>
            <w:rPrChange w:id="1356" w:author="Антон Смирнов" w:date="2023-05-24T11:11:00Z">
              <w:rPr/>
            </w:rPrChange>
          </w:rPr>
          <w:fldChar w:fldCharType="begin"/>
        </w:r>
        <w:r w:rsidRPr="00350A0C">
          <w:rPr>
            <w:rFonts w:ascii="Times New Roman" w:hAnsi="Times New Roman" w:cs="Times New Roman"/>
            <w:b/>
            <w:bCs/>
            <w:i w:val="0"/>
            <w:iCs/>
            <w:sz w:val="28"/>
            <w:szCs w:val="28"/>
            <w:lang w:val="ru-RU"/>
            <w:rPrChange w:id="1357" w:author="Антон Смирнов" w:date="2023-05-24T11:11:00Z">
              <w:rPr/>
            </w:rPrChange>
          </w:rPr>
          <w:instrText xml:space="preserve"> </w:instrText>
        </w:r>
        <w:r w:rsidRPr="00350A0C">
          <w:rPr>
            <w:rFonts w:ascii="Times New Roman" w:hAnsi="Times New Roman" w:cs="Times New Roman"/>
            <w:b/>
            <w:bCs/>
            <w:i w:val="0"/>
            <w:iCs/>
            <w:sz w:val="28"/>
            <w:szCs w:val="28"/>
            <w:rPrChange w:id="1358" w:author="Антон Смирнов" w:date="2023-05-24T11:11:00Z">
              <w:rPr/>
            </w:rPrChange>
          </w:rPr>
          <w:instrText>SEQ</w:instrText>
        </w:r>
        <w:r w:rsidRPr="00350A0C">
          <w:rPr>
            <w:rFonts w:ascii="Times New Roman" w:hAnsi="Times New Roman" w:cs="Times New Roman"/>
            <w:b/>
            <w:bCs/>
            <w:i w:val="0"/>
            <w:iCs/>
            <w:sz w:val="28"/>
            <w:szCs w:val="28"/>
            <w:lang w:val="ru-RU"/>
            <w:rPrChange w:id="1359" w:author="Антон Смирнов" w:date="2023-05-24T11:11:00Z">
              <w:rPr/>
            </w:rPrChange>
          </w:rPr>
          <w:instrText xml:space="preserve"> Рисунок \* </w:instrText>
        </w:r>
        <w:r w:rsidRPr="00350A0C">
          <w:rPr>
            <w:rFonts w:ascii="Times New Roman" w:hAnsi="Times New Roman" w:cs="Times New Roman"/>
            <w:b/>
            <w:bCs/>
            <w:i w:val="0"/>
            <w:iCs/>
            <w:sz w:val="28"/>
            <w:szCs w:val="28"/>
            <w:rPrChange w:id="1360" w:author="Антон Смирнов" w:date="2023-05-24T11:11:00Z">
              <w:rPr/>
            </w:rPrChange>
          </w:rPr>
          <w:instrText>ARABIC</w:instrText>
        </w:r>
        <w:r w:rsidRPr="00350A0C">
          <w:rPr>
            <w:rFonts w:ascii="Times New Roman" w:hAnsi="Times New Roman" w:cs="Times New Roman"/>
            <w:b/>
            <w:bCs/>
            <w:i w:val="0"/>
            <w:iCs/>
            <w:sz w:val="28"/>
            <w:szCs w:val="28"/>
            <w:lang w:val="ru-RU"/>
            <w:rPrChange w:id="1361" w:author="Антон Смирнов" w:date="2023-05-24T11:11:00Z">
              <w:rPr/>
            </w:rPrChange>
          </w:rPr>
          <w:instrText xml:space="preserve"> </w:instrText>
        </w:r>
      </w:ins>
      <w:r w:rsidRPr="00350A0C">
        <w:rPr>
          <w:rFonts w:ascii="Times New Roman" w:hAnsi="Times New Roman" w:cs="Times New Roman"/>
          <w:b/>
          <w:bCs/>
          <w:i w:val="0"/>
          <w:iCs/>
          <w:sz w:val="28"/>
          <w:szCs w:val="28"/>
          <w:rPrChange w:id="1362" w:author="Антон Смирнов" w:date="2023-05-24T11:11:00Z">
            <w:rPr/>
          </w:rPrChange>
        </w:rPr>
        <w:fldChar w:fldCharType="separate"/>
      </w:r>
      <w:ins w:id="1363" w:author="Антон Смирнов" w:date="2023-05-24T14:55:00Z">
        <w:r w:rsidR="001D58CF">
          <w:rPr>
            <w:rFonts w:ascii="Times New Roman" w:hAnsi="Times New Roman" w:cs="Times New Roman"/>
            <w:b/>
            <w:bCs/>
            <w:i w:val="0"/>
            <w:iCs/>
            <w:noProof/>
            <w:sz w:val="28"/>
            <w:szCs w:val="28"/>
          </w:rPr>
          <w:t>8</w:t>
        </w:r>
      </w:ins>
      <w:ins w:id="1364" w:author="Антон Смирнов" w:date="2023-05-24T11:11:00Z">
        <w:r w:rsidRPr="00350A0C">
          <w:rPr>
            <w:rFonts w:ascii="Times New Roman" w:hAnsi="Times New Roman" w:cs="Times New Roman"/>
            <w:b/>
            <w:bCs/>
            <w:i w:val="0"/>
            <w:iCs/>
            <w:sz w:val="28"/>
            <w:szCs w:val="28"/>
            <w:rPrChange w:id="1365" w:author="Антон Смирнов" w:date="2023-05-24T11:11:00Z">
              <w:rPr/>
            </w:rPrChange>
          </w:rPr>
          <w:fldChar w:fldCharType="end"/>
        </w:r>
        <w:r w:rsidRPr="00350A0C">
          <w:rPr>
            <w:rFonts w:ascii="Times New Roman" w:hAnsi="Times New Roman" w:cs="Times New Roman"/>
            <w:b/>
            <w:bCs/>
            <w:i w:val="0"/>
            <w:iCs/>
            <w:sz w:val="28"/>
            <w:szCs w:val="28"/>
            <w:lang w:val="ru-RU"/>
            <w:rPrChange w:id="1366" w:author="Антон Смирнов" w:date="2023-05-24T11:11:00Z">
              <w:rPr>
                <w:lang w:val="ru-RU"/>
              </w:rPr>
            </w:rPrChange>
          </w:rPr>
          <w:t>.</w:t>
        </w:r>
        <w:r w:rsidRPr="00350A0C">
          <w:rPr>
            <w:rFonts w:ascii="Times New Roman" w:hAnsi="Times New Roman" w:cs="Times New Roman"/>
            <w:i w:val="0"/>
            <w:iCs/>
            <w:sz w:val="28"/>
            <w:szCs w:val="28"/>
            <w:lang w:val="ru-RU"/>
            <w:rPrChange w:id="1367" w:author="Антон Смирнов" w:date="2023-05-24T11:11:00Z">
              <w:rPr>
                <w:lang w:val="ru-RU"/>
              </w:rPr>
            </w:rPrChange>
          </w:rPr>
          <w:t xml:space="preserve"> Зависимость метрики внутренней оценки качества моделей на данных </w:t>
        </w:r>
        <w:proofErr w:type="spellStart"/>
        <w:r w:rsidRPr="00350A0C">
          <w:rPr>
            <w:rFonts w:ascii="Times New Roman" w:hAnsi="Times New Roman" w:cs="Times New Roman"/>
            <w:i w:val="0"/>
            <w:iCs/>
            <w:sz w:val="28"/>
            <w:szCs w:val="28"/>
            <w:lang w:val="ru-RU"/>
            <w:rPrChange w:id="1368" w:author="Антон Смирнов" w:date="2023-05-24T11:11:00Z">
              <w:rPr>
                <w:lang w:val="ru-RU"/>
              </w:rPr>
            </w:rPrChange>
          </w:rPr>
          <w:t>in</w:t>
        </w:r>
        <w:proofErr w:type="spellEnd"/>
        <w:r w:rsidRPr="00350A0C">
          <w:rPr>
            <w:rFonts w:ascii="Times New Roman" w:hAnsi="Times New Roman" w:cs="Times New Roman"/>
            <w:i w:val="0"/>
            <w:iCs/>
            <w:sz w:val="28"/>
            <w:szCs w:val="28"/>
            <w:lang w:val="ru-RU"/>
            <w:rPrChange w:id="1369" w:author="Антон Смирнов" w:date="2023-05-24T11:11:00Z">
              <w:rPr>
                <w:lang w:val="ru-RU"/>
              </w:rPr>
            </w:rPrChange>
          </w:rPr>
          <w:t xml:space="preserve"> </w:t>
        </w:r>
        <w:proofErr w:type="spellStart"/>
        <w:r w:rsidRPr="00350A0C">
          <w:rPr>
            <w:rFonts w:ascii="Times New Roman" w:hAnsi="Times New Roman" w:cs="Times New Roman"/>
            <w:i w:val="0"/>
            <w:iCs/>
            <w:sz w:val="28"/>
            <w:szCs w:val="28"/>
            <w:lang w:val="ru-RU"/>
            <w:rPrChange w:id="1370" w:author="Антон Смирнов" w:date="2023-05-24T11:11:00Z">
              <w:rPr>
                <w:lang w:val="ru-RU"/>
              </w:rPr>
            </w:rPrChange>
          </w:rPr>
          <w:t>vitro</w:t>
        </w:r>
        <w:proofErr w:type="spellEnd"/>
        <w:r w:rsidRPr="00350A0C">
          <w:rPr>
            <w:rFonts w:ascii="Times New Roman" w:hAnsi="Times New Roman" w:cs="Times New Roman"/>
            <w:i w:val="0"/>
            <w:iCs/>
            <w:sz w:val="28"/>
            <w:szCs w:val="28"/>
            <w:lang w:val="ru-RU"/>
            <w:rPrChange w:id="1371" w:author="Антон Смирнов" w:date="2023-05-24T11:11:00Z">
              <w:rPr>
                <w:lang w:val="ru-RU"/>
              </w:rPr>
            </w:rPrChange>
          </w:rPr>
          <w:t xml:space="preserve"> 20S </w:t>
        </w:r>
        <w:proofErr w:type="spellStart"/>
        <w:r w:rsidRPr="00350A0C">
          <w:rPr>
            <w:rFonts w:ascii="Times New Roman" w:hAnsi="Times New Roman" w:cs="Times New Roman"/>
            <w:i w:val="0"/>
            <w:iCs/>
            <w:sz w:val="28"/>
            <w:szCs w:val="28"/>
            <w:lang w:val="ru-RU"/>
            <w:rPrChange w:id="1372" w:author="Антон Смирнов" w:date="2023-05-24T11:11:00Z">
              <w:rPr>
                <w:lang w:val="ru-RU"/>
              </w:rPr>
            </w:rPrChange>
          </w:rPr>
          <w:t>иммунопротеасомы</w:t>
        </w:r>
        <w:proofErr w:type="spellEnd"/>
        <w:r w:rsidRPr="00350A0C">
          <w:rPr>
            <w:rFonts w:ascii="Times New Roman" w:hAnsi="Times New Roman" w:cs="Times New Roman"/>
            <w:i w:val="0"/>
            <w:iCs/>
            <w:sz w:val="28"/>
            <w:szCs w:val="28"/>
            <w:lang w:val="ru-RU"/>
            <w:rPrChange w:id="1373" w:author="Антон Смирнов" w:date="2023-05-24T11:11:00Z">
              <w:rPr>
                <w:lang w:val="ru-RU"/>
              </w:rPr>
            </w:rPrChange>
          </w:rPr>
          <w:t xml:space="preserve"> от уровня MNA дескрипторов при радиусе окна</w:t>
        </w:r>
      </w:ins>
      <w:ins w:id="1374" w:author="Антон Смирнов" w:date="2023-05-24T11:24:00Z">
        <w:r w:rsidR="00CF0A6A">
          <w:rPr>
            <w:rFonts w:ascii="Times New Roman" w:hAnsi="Times New Roman" w:cs="Times New Roman"/>
            <w:i w:val="0"/>
            <w:iCs/>
            <w:sz w:val="28"/>
            <w:szCs w:val="28"/>
            <w:lang w:val="ru-RU"/>
          </w:rPr>
          <w:t xml:space="preserve"> в</w:t>
        </w:r>
      </w:ins>
      <w:ins w:id="1375" w:author="Антон Смирнов" w:date="2023-05-24T11:11:00Z">
        <w:r w:rsidRPr="00350A0C">
          <w:rPr>
            <w:rFonts w:ascii="Times New Roman" w:hAnsi="Times New Roman" w:cs="Times New Roman"/>
            <w:i w:val="0"/>
            <w:iCs/>
            <w:sz w:val="28"/>
            <w:szCs w:val="28"/>
            <w:lang w:val="ru-RU"/>
            <w:rPrChange w:id="1376" w:author="Антон Смирнов" w:date="2023-05-24T11:11:00Z">
              <w:rPr>
                <w:lang w:val="ru-RU"/>
              </w:rPr>
            </w:rPrChange>
          </w:rPr>
          <w:t xml:space="preserve"> 4 аминокислотных остатка для различных разбиений исходного набора данных.</w:t>
        </w:r>
      </w:ins>
    </w:p>
    <w:p w14:paraId="096F9A86" w14:textId="394A30CA" w:rsidR="00350A0C" w:rsidRPr="00350A0C" w:rsidRDefault="00350A0C">
      <w:pPr>
        <w:pStyle w:val="afa"/>
        <w:spacing w:line="360" w:lineRule="auto"/>
        <w:ind w:firstLine="720"/>
        <w:jc w:val="both"/>
        <w:rPr>
          <w:ins w:id="1377" w:author="Антон Смирнов" w:date="2023-05-24T11:11:00Z"/>
          <w:rFonts w:ascii="Times New Roman" w:hAnsi="Times New Roman" w:cs="Times New Roman"/>
          <w:i w:val="0"/>
          <w:iCs/>
          <w:sz w:val="28"/>
          <w:szCs w:val="28"/>
          <w:lang w:val="ru-RU"/>
          <w:rPrChange w:id="1378" w:author="Антон Смирнов" w:date="2023-05-24T11:11:00Z">
            <w:rPr>
              <w:ins w:id="1379" w:author="Антон Смирнов" w:date="2023-05-24T11:11:00Z"/>
            </w:rPr>
          </w:rPrChange>
        </w:rPr>
        <w:pPrChange w:id="1380" w:author="Антон Смирнов" w:date="2023-05-24T11:15:00Z">
          <w:pPr>
            <w:pStyle w:val="afa"/>
          </w:pPr>
        </w:pPrChange>
      </w:pPr>
      <w:bookmarkStart w:id="1381" w:name="_Hlk135819997"/>
      <w:ins w:id="1382" w:author="Антон Смирнов" w:date="2023-05-24T11:15:00Z">
        <w:r>
          <w:rPr>
            <w:rFonts w:ascii="Times New Roman" w:hAnsi="Times New Roman" w:cs="Times New Roman"/>
            <w:i w:val="0"/>
            <w:iCs/>
            <w:sz w:val="28"/>
            <w:szCs w:val="28"/>
            <w:lang w:val="ru-RU"/>
          </w:rPr>
          <w:t xml:space="preserve">Внешняя оценка для моделей, построенных на данных </w:t>
        </w:r>
        <w:r>
          <w:rPr>
            <w:rFonts w:ascii="Times New Roman" w:hAnsi="Times New Roman" w:cs="Times New Roman"/>
            <w:i w:val="0"/>
            <w:iCs/>
            <w:sz w:val="28"/>
            <w:szCs w:val="28"/>
          </w:rPr>
          <w:t>in</w:t>
        </w:r>
        <w:r w:rsidRPr="00E03C36">
          <w:rPr>
            <w:rFonts w:ascii="Times New Roman" w:hAnsi="Times New Roman" w:cs="Times New Roman"/>
            <w:i w:val="0"/>
            <w:iCs/>
            <w:sz w:val="28"/>
            <w:szCs w:val="28"/>
            <w:lang w:val="ru-RU"/>
          </w:rPr>
          <w:t xml:space="preserve"> </w:t>
        </w:r>
        <w:r>
          <w:rPr>
            <w:rFonts w:ascii="Times New Roman" w:hAnsi="Times New Roman" w:cs="Times New Roman"/>
            <w:i w:val="0"/>
            <w:iCs/>
            <w:sz w:val="28"/>
            <w:szCs w:val="28"/>
          </w:rPr>
          <w:t>vitro</w:t>
        </w:r>
        <w:r w:rsidRPr="00E03C36">
          <w:rPr>
            <w:rFonts w:ascii="Times New Roman" w:hAnsi="Times New Roman" w:cs="Times New Roman"/>
            <w:i w:val="0"/>
            <w:iCs/>
            <w:sz w:val="28"/>
            <w:szCs w:val="28"/>
            <w:lang w:val="ru-RU"/>
          </w:rPr>
          <w:t xml:space="preserve"> 20</w:t>
        </w:r>
        <w:r>
          <w:rPr>
            <w:rFonts w:ascii="Times New Roman" w:hAnsi="Times New Roman" w:cs="Times New Roman"/>
            <w:i w:val="0"/>
            <w:iCs/>
            <w:sz w:val="28"/>
            <w:szCs w:val="28"/>
          </w:rPr>
          <w:t>S</w:t>
        </w:r>
        <w:r>
          <w:rPr>
            <w:rFonts w:ascii="Times New Roman" w:hAnsi="Times New Roman" w:cs="Times New Roman"/>
            <w:i w:val="0"/>
            <w:iCs/>
            <w:sz w:val="28"/>
            <w:szCs w:val="28"/>
            <w:lang w:val="ru-RU"/>
          </w:rPr>
          <w:t xml:space="preserve"> </w:t>
        </w:r>
        <w:proofErr w:type="spellStart"/>
        <w:r>
          <w:rPr>
            <w:rFonts w:ascii="Times New Roman" w:hAnsi="Times New Roman" w:cs="Times New Roman"/>
            <w:i w:val="0"/>
            <w:iCs/>
            <w:sz w:val="28"/>
            <w:szCs w:val="28"/>
            <w:lang w:val="ru-RU"/>
          </w:rPr>
          <w:t>иммуннопротеасомы</w:t>
        </w:r>
        <w:proofErr w:type="spellEnd"/>
        <w:r>
          <w:rPr>
            <w:rFonts w:ascii="Times New Roman" w:hAnsi="Times New Roman" w:cs="Times New Roman"/>
            <w:i w:val="0"/>
            <w:iCs/>
            <w:sz w:val="28"/>
            <w:szCs w:val="28"/>
            <w:lang w:val="ru-RU"/>
          </w:rPr>
          <w:t xml:space="preserve"> представлена на рисунке 9.</w:t>
        </w:r>
      </w:ins>
    </w:p>
    <w:bookmarkEnd w:id="1381"/>
    <w:p w14:paraId="68297057" w14:textId="77777777" w:rsidR="00350A0C" w:rsidRDefault="008D1348">
      <w:pPr>
        <w:pStyle w:val="afa"/>
        <w:keepNext/>
        <w:spacing w:line="360" w:lineRule="auto"/>
        <w:jc w:val="both"/>
        <w:rPr>
          <w:ins w:id="1383" w:author="Антон Смирнов" w:date="2023-05-24T11:16:00Z"/>
        </w:rPr>
        <w:pPrChange w:id="1384" w:author="Антон Смирнов" w:date="2023-05-24T11:16:00Z">
          <w:pPr>
            <w:pStyle w:val="afa"/>
            <w:spacing w:line="360" w:lineRule="auto"/>
            <w:jc w:val="both"/>
          </w:pPr>
        </w:pPrChange>
      </w:pPr>
      <w:ins w:id="1385" w:author="Антон Смирнов" w:date="2023-05-24T13:43:00Z">
        <w:r>
          <w:rPr>
            <w:rFonts w:ascii="Times New Roman" w:hAnsi="Times New Roman" w:cs="Times New Roman"/>
            <w:i w:val="0"/>
            <w:iCs/>
            <w:noProof/>
            <w:sz w:val="28"/>
            <w:szCs w:val="28"/>
            <w:lang w:val="ru-RU"/>
          </w:rPr>
          <w:lastRenderedPageBreak/>
          <w:drawing>
            <wp:inline distT="0" distB="0" distL="0" distR="0" wp14:anchorId="6F05CE3A" wp14:editId="43B920B7">
              <wp:extent cx="5848350" cy="439102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ins>
    </w:p>
    <w:p w14:paraId="02A9AA67" w14:textId="2109A4D4" w:rsidR="008D1348" w:rsidRDefault="00350A0C" w:rsidP="00350A0C">
      <w:pPr>
        <w:pStyle w:val="afa"/>
        <w:spacing w:line="360" w:lineRule="auto"/>
        <w:jc w:val="both"/>
        <w:rPr>
          <w:ins w:id="1386" w:author="Антон Смирнов" w:date="2023-05-24T11:18:00Z"/>
          <w:rFonts w:ascii="Times New Roman" w:hAnsi="Times New Roman" w:cs="Times New Roman"/>
          <w:i w:val="0"/>
          <w:iCs/>
          <w:sz w:val="28"/>
          <w:szCs w:val="28"/>
          <w:lang w:val="ru-RU"/>
        </w:rPr>
      </w:pPr>
      <w:ins w:id="1387" w:author="Антон Смирнов" w:date="2023-05-24T11:16:00Z">
        <w:r w:rsidRPr="00350A0C">
          <w:rPr>
            <w:rFonts w:ascii="Times New Roman" w:hAnsi="Times New Roman" w:cs="Times New Roman"/>
            <w:b/>
            <w:bCs/>
            <w:i w:val="0"/>
            <w:iCs/>
            <w:sz w:val="28"/>
            <w:szCs w:val="28"/>
            <w:lang w:val="ru-RU"/>
            <w:rPrChange w:id="1388" w:author="Антон Смирнов" w:date="2023-05-24T11:17:00Z">
              <w:rPr/>
            </w:rPrChange>
          </w:rPr>
          <w:t xml:space="preserve">Рисунок </w:t>
        </w:r>
        <w:r w:rsidRPr="00350A0C">
          <w:rPr>
            <w:rFonts w:ascii="Times New Roman" w:hAnsi="Times New Roman" w:cs="Times New Roman"/>
            <w:b/>
            <w:bCs/>
            <w:i w:val="0"/>
            <w:iCs/>
            <w:sz w:val="28"/>
            <w:szCs w:val="28"/>
            <w:rPrChange w:id="1389" w:author="Антон Смирнов" w:date="2023-05-24T11:17:00Z">
              <w:rPr/>
            </w:rPrChange>
          </w:rPr>
          <w:fldChar w:fldCharType="begin"/>
        </w:r>
        <w:r w:rsidRPr="00350A0C">
          <w:rPr>
            <w:rFonts w:ascii="Times New Roman" w:hAnsi="Times New Roman" w:cs="Times New Roman"/>
            <w:b/>
            <w:bCs/>
            <w:i w:val="0"/>
            <w:iCs/>
            <w:sz w:val="28"/>
            <w:szCs w:val="28"/>
            <w:lang w:val="ru-RU"/>
            <w:rPrChange w:id="1390" w:author="Антон Смирнов" w:date="2023-05-24T11:17:00Z">
              <w:rPr/>
            </w:rPrChange>
          </w:rPr>
          <w:instrText xml:space="preserve"> </w:instrText>
        </w:r>
        <w:r w:rsidRPr="00350A0C">
          <w:rPr>
            <w:rFonts w:ascii="Times New Roman" w:hAnsi="Times New Roman" w:cs="Times New Roman"/>
            <w:b/>
            <w:bCs/>
            <w:i w:val="0"/>
            <w:iCs/>
            <w:sz w:val="28"/>
            <w:szCs w:val="28"/>
            <w:rPrChange w:id="1391" w:author="Антон Смирнов" w:date="2023-05-24T11:17:00Z">
              <w:rPr/>
            </w:rPrChange>
          </w:rPr>
          <w:instrText>SEQ</w:instrText>
        </w:r>
        <w:r w:rsidRPr="00350A0C">
          <w:rPr>
            <w:rFonts w:ascii="Times New Roman" w:hAnsi="Times New Roman" w:cs="Times New Roman"/>
            <w:b/>
            <w:bCs/>
            <w:i w:val="0"/>
            <w:iCs/>
            <w:sz w:val="28"/>
            <w:szCs w:val="28"/>
            <w:lang w:val="ru-RU"/>
            <w:rPrChange w:id="1392" w:author="Антон Смирнов" w:date="2023-05-24T11:17:00Z">
              <w:rPr/>
            </w:rPrChange>
          </w:rPr>
          <w:instrText xml:space="preserve"> Рисунок \* </w:instrText>
        </w:r>
        <w:r w:rsidRPr="00350A0C">
          <w:rPr>
            <w:rFonts w:ascii="Times New Roman" w:hAnsi="Times New Roman" w:cs="Times New Roman"/>
            <w:b/>
            <w:bCs/>
            <w:i w:val="0"/>
            <w:iCs/>
            <w:sz w:val="28"/>
            <w:szCs w:val="28"/>
            <w:rPrChange w:id="1393" w:author="Антон Смирнов" w:date="2023-05-24T11:17:00Z">
              <w:rPr/>
            </w:rPrChange>
          </w:rPr>
          <w:instrText>ARABIC</w:instrText>
        </w:r>
        <w:r w:rsidRPr="00350A0C">
          <w:rPr>
            <w:rFonts w:ascii="Times New Roman" w:hAnsi="Times New Roman" w:cs="Times New Roman"/>
            <w:b/>
            <w:bCs/>
            <w:i w:val="0"/>
            <w:iCs/>
            <w:sz w:val="28"/>
            <w:szCs w:val="28"/>
            <w:lang w:val="ru-RU"/>
            <w:rPrChange w:id="1394" w:author="Антон Смирнов" w:date="2023-05-24T11:17:00Z">
              <w:rPr/>
            </w:rPrChange>
          </w:rPr>
          <w:instrText xml:space="preserve"> </w:instrText>
        </w:r>
      </w:ins>
      <w:r w:rsidRPr="00350A0C">
        <w:rPr>
          <w:rFonts w:ascii="Times New Roman" w:hAnsi="Times New Roman" w:cs="Times New Roman"/>
          <w:b/>
          <w:bCs/>
          <w:i w:val="0"/>
          <w:iCs/>
          <w:sz w:val="28"/>
          <w:szCs w:val="28"/>
          <w:rPrChange w:id="1395" w:author="Антон Смирнов" w:date="2023-05-24T11:17:00Z">
            <w:rPr/>
          </w:rPrChange>
        </w:rPr>
        <w:fldChar w:fldCharType="separate"/>
      </w:r>
      <w:ins w:id="1396" w:author="Антон Смирнов" w:date="2023-05-24T14:55:00Z">
        <w:r w:rsidR="001D58CF">
          <w:rPr>
            <w:rFonts w:ascii="Times New Roman" w:hAnsi="Times New Roman" w:cs="Times New Roman"/>
            <w:b/>
            <w:bCs/>
            <w:i w:val="0"/>
            <w:iCs/>
            <w:noProof/>
            <w:sz w:val="28"/>
            <w:szCs w:val="28"/>
          </w:rPr>
          <w:t>9</w:t>
        </w:r>
      </w:ins>
      <w:ins w:id="1397" w:author="Антон Смирнов" w:date="2023-05-24T11:16:00Z">
        <w:r w:rsidRPr="00350A0C">
          <w:rPr>
            <w:rFonts w:ascii="Times New Roman" w:hAnsi="Times New Roman" w:cs="Times New Roman"/>
            <w:b/>
            <w:bCs/>
            <w:i w:val="0"/>
            <w:iCs/>
            <w:sz w:val="28"/>
            <w:szCs w:val="28"/>
            <w:rPrChange w:id="1398" w:author="Антон Смирнов" w:date="2023-05-24T11:17:00Z">
              <w:rPr/>
            </w:rPrChange>
          </w:rPr>
          <w:fldChar w:fldCharType="end"/>
        </w:r>
        <w:r w:rsidRPr="00350A0C">
          <w:rPr>
            <w:rFonts w:ascii="Times New Roman" w:hAnsi="Times New Roman" w:cs="Times New Roman"/>
            <w:b/>
            <w:bCs/>
            <w:i w:val="0"/>
            <w:iCs/>
            <w:sz w:val="28"/>
            <w:szCs w:val="28"/>
            <w:lang w:val="ru-RU"/>
            <w:rPrChange w:id="1399" w:author="Антон Смирнов" w:date="2023-05-24T11:17:00Z">
              <w:rPr>
                <w:lang w:val="ru-RU"/>
              </w:rPr>
            </w:rPrChange>
          </w:rPr>
          <w:t>.</w:t>
        </w:r>
        <w:r w:rsidRPr="00350A0C">
          <w:rPr>
            <w:rFonts w:ascii="Times New Roman" w:hAnsi="Times New Roman" w:cs="Times New Roman"/>
            <w:i w:val="0"/>
            <w:iCs/>
            <w:sz w:val="28"/>
            <w:szCs w:val="28"/>
            <w:lang w:val="ru-RU"/>
            <w:rPrChange w:id="1400" w:author="Антон Смирнов" w:date="2023-05-24T11:16:00Z">
              <w:rPr>
                <w:lang w:val="ru-RU"/>
              </w:rPr>
            </w:rPrChange>
          </w:rPr>
          <w:t xml:space="preserve"> Зависимость внешней метрики качества моделей от уровня MNA дескрипторов.</w:t>
        </w:r>
      </w:ins>
    </w:p>
    <w:p w14:paraId="4D5D9533" w14:textId="42FB1E03" w:rsidR="00350A0C" w:rsidRPr="00350A0C" w:rsidRDefault="00350A0C">
      <w:pPr>
        <w:pStyle w:val="afa"/>
        <w:spacing w:line="360" w:lineRule="auto"/>
        <w:ind w:firstLine="720"/>
        <w:jc w:val="both"/>
        <w:rPr>
          <w:ins w:id="1401" w:author="Антон Смирнов" w:date="2023-05-24T11:01:00Z"/>
          <w:rFonts w:ascii="Times New Roman" w:hAnsi="Times New Roman" w:cs="Times New Roman"/>
          <w:i w:val="0"/>
          <w:iCs/>
          <w:sz w:val="28"/>
          <w:szCs w:val="32"/>
          <w:lang w:val="ru-RU"/>
          <w:rPrChange w:id="1402" w:author="Антон Смирнов" w:date="2023-05-24T11:16:00Z">
            <w:rPr>
              <w:ins w:id="1403" w:author="Антон Смирнов" w:date="2023-05-24T11:01:00Z"/>
              <w:rFonts w:cs="Times New Roman"/>
              <w:iCs/>
              <w:szCs w:val="28"/>
              <w:lang w:val="ru-RU"/>
            </w:rPr>
          </w:rPrChange>
        </w:rPr>
        <w:pPrChange w:id="1404" w:author="Антон Смирнов" w:date="2023-05-24T11:19:00Z">
          <w:pPr>
            <w:pStyle w:val="afa"/>
            <w:spacing w:line="360" w:lineRule="auto"/>
            <w:jc w:val="both"/>
          </w:pPr>
        </w:pPrChange>
      </w:pPr>
      <w:ins w:id="1405" w:author="Антон Смирнов" w:date="2023-05-24T11:19:00Z">
        <w:r w:rsidRPr="00350A0C">
          <w:rPr>
            <w:rFonts w:ascii="Times New Roman" w:hAnsi="Times New Roman" w:cs="Times New Roman"/>
            <w:i w:val="0"/>
            <w:iCs/>
            <w:sz w:val="28"/>
            <w:szCs w:val="32"/>
            <w:lang w:val="ru-RU"/>
          </w:rPr>
          <w:t xml:space="preserve">Внутренняя оценка моделей, построенных на данных </w:t>
        </w:r>
        <w:proofErr w:type="spellStart"/>
        <w:r w:rsidRPr="00350A0C">
          <w:rPr>
            <w:rFonts w:ascii="Times New Roman" w:hAnsi="Times New Roman" w:cs="Times New Roman"/>
            <w:i w:val="0"/>
            <w:iCs/>
            <w:sz w:val="28"/>
            <w:szCs w:val="32"/>
            <w:lang w:val="ru-RU"/>
          </w:rPr>
          <w:t>In</w:t>
        </w:r>
        <w:proofErr w:type="spellEnd"/>
        <w:r w:rsidRPr="00350A0C">
          <w:rPr>
            <w:rFonts w:ascii="Times New Roman" w:hAnsi="Times New Roman" w:cs="Times New Roman"/>
            <w:i w:val="0"/>
            <w:iCs/>
            <w:sz w:val="28"/>
            <w:szCs w:val="32"/>
            <w:lang w:val="ru-RU"/>
          </w:rPr>
          <w:t xml:space="preserve"> </w:t>
        </w:r>
        <w:proofErr w:type="spellStart"/>
        <w:r w:rsidRPr="00350A0C">
          <w:rPr>
            <w:rFonts w:ascii="Times New Roman" w:hAnsi="Times New Roman" w:cs="Times New Roman"/>
            <w:i w:val="0"/>
            <w:iCs/>
            <w:sz w:val="28"/>
            <w:szCs w:val="32"/>
            <w:lang w:val="ru-RU"/>
          </w:rPr>
          <w:t>vi</w:t>
        </w:r>
        <w:r>
          <w:rPr>
            <w:rFonts w:ascii="Times New Roman" w:hAnsi="Times New Roman" w:cs="Times New Roman"/>
            <w:i w:val="0"/>
            <w:iCs/>
            <w:sz w:val="28"/>
            <w:szCs w:val="32"/>
          </w:rPr>
          <w:t>vo</w:t>
        </w:r>
        <w:proofErr w:type="spellEnd"/>
        <w:r>
          <w:rPr>
            <w:rFonts w:ascii="Times New Roman" w:hAnsi="Times New Roman" w:cs="Times New Roman"/>
            <w:i w:val="0"/>
            <w:iCs/>
            <w:sz w:val="28"/>
            <w:szCs w:val="32"/>
            <w:lang w:val="ru-RU"/>
          </w:rPr>
          <w:t xml:space="preserve"> представлена</w:t>
        </w:r>
        <w:r w:rsidRPr="00350A0C">
          <w:rPr>
            <w:rFonts w:ascii="Times New Roman" w:hAnsi="Times New Roman" w:cs="Times New Roman"/>
            <w:i w:val="0"/>
            <w:iCs/>
            <w:sz w:val="28"/>
            <w:szCs w:val="32"/>
            <w:lang w:val="ru-RU"/>
          </w:rPr>
          <w:t xml:space="preserve"> на рисунках </w:t>
        </w:r>
        <w:r>
          <w:rPr>
            <w:rFonts w:ascii="Times New Roman" w:hAnsi="Times New Roman" w:cs="Times New Roman"/>
            <w:i w:val="0"/>
            <w:iCs/>
            <w:sz w:val="28"/>
            <w:szCs w:val="32"/>
            <w:lang w:val="ru-RU"/>
          </w:rPr>
          <w:t>10</w:t>
        </w:r>
      </w:ins>
      <w:ins w:id="1406" w:author="Антон Смирнов" w:date="2023-05-24T11:20:00Z">
        <w:r>
          <w:rPr>
            <w:rFonts w:ascii="Times New Roman" w:hAnsi="Times New Roman" w:cs="Times New Roman"/>
            <w:i w:val="0"/>
            <w:iCs/>
            <w:sz w:val="28"/>
            <w:szCs w:val="32"/>
            <w:lang w:val="ru-RU"/>
          </w:rPr>
          <w:t>, 11, 12</w:t>
        </w:r>
      </w:ins>
      <w:ins w:id="1407" w:author="Антон Смирнов" w:date="2023-05-24T11:19:00Z">
        <w:r w:rsidRPr="00350A0C">
          <w:rPr>
            <w:rFonts w:ascii="Times New Roman" w:hAnsi="Times New Roman" w:cs="Times New Roman"/>
            <w:i w:val="0"/>
            <w:iCs/>
            <w:sz w:val="28"/>
            <w:szCs w:val="32"/>
            <w:lang w:val="ru-RU"/>
          </w:rPr>
          <w:t>.</w:t>
        </w:r>
      </w:ins>
    </w:p>
    <w:p w14:paraId="1E1D9B86" w14:textId="77777777" w:rsidR="00350A0C" w:rsidRDefault="00631E48">
      <w:pPr>
        <w:pStyle w:val="afa"/>
        <w:keepNext/>
        <w:spacing w:line="360" w:lineRule="auto"/>
        <w:jc w:val="both"/>
        <w:rPr>
          <w:ins w:id="1408" w:author="Антон Смирнов" w:date="2023-05-24T11:21:00Z"/>
        </w:rPr>
        <w:pPrChange w:id="1409" w:author="Антон Смирнов" w:date="2023-05-24T11:21:00Z">
          <w:pPr>
            <w:pStyle w:val="afa"/>
            <w:spacing w:line="360" w:lineRule="auto"/>
            <w:jc w:val="both"/>
          </w:pPr>
        </w:pPrChange>
      </w:pPr>
      <w:ins w:id="1410" w:author="Антон Смирнов" w:date="2023-05-24T11:01:00Z">
        <w:r>
          <w:rPr>
            <w:rFonts w:cs="Times New Roman"/>
            <w:iCs/>
            <w:noProof/>
            <w:szCs w:val="28"/>
            <w:lang w:val="ru-RU"/>
          </w:rPr>
          <w:lastRenderedPageBreak/>
          <w:drawing>
            <wp:inline distT="0" distB="0" distL="0" distR="0" wp14:anchorId="67D7FE7F" wp14:editId="12202963">
              <wp:extent cx="5848350" cy="43910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ins>
    </w:p>
    <w:p w14:paraId="70E41A13" w14:textId="5FD09C59" w:rsidR="00350A0C" w:rsidRPr="00350A0C" w:rsidRDefault="00350A0C">
      <w:pPr>
        <w:pStyle w:val="afa"/>
        <w:spacing w:line="360" w:lineRule="auto"/>
        <w:jc w:val="both"/>
        <w:rPr>
          <w:ins w:id="1411" w:author="Антон Смирнов" w:date="2023-05-24T11:21:00Z"/>
          <w:rFonts w:ascii="Times New Roman" w:hAnsi="Times New Roman" w:cs="Times New Roman"/>
          <w:i w:val="0"/>
          <w:iCs/>
          <w:sz w:val="28"/>
          <w:szCs w:val="28"/>
          <w:lang w:val="ru-RU"/>
          <w:rPrChange w:id="1412" w:author="Антон Смирнов" w:date="2023-05-24T11:21:00Z">
            <w:rPr>
              <w:ins w:id="1413" w:author="Антон Смирнов" w:date="2023-05-24T11:21:00Z"/>
            </w:rPr>
          </w:rPrChange>
        </w:rPr>
        <w:pPrChange w:id="1414" w:author="Антон Смирнов" w:date="2023-05-24T11:21:00Z">
          <w:pPr>
            <w:pStyle w:val="afa"/>
          </w:pPr>
        </w:pPrChange>
      </w:pPr>
      <w:ins w:id="1415" w:author="Антон Смирнов" w:date="2023-05-24T11:21:00Z">
        <w:r w:rsidRPr="00350A0C">
          <w:rPr>
            <w:rFonts w:ascii="Times New Roman" w:hAnsi="Times New Roman" w:cs="Times New Roman"/>
            <w:i w:val="0"/>
            <w:iCs/>
            <w:sz w:val="28"/>
            <w:szCs w:val="28"/>
            <w:lang w:val="ru-RU"/>
            <w:rPrChange w:id="1416" w:author="Антон Смирнов" w:date="2023-05-24T11:21:00Z">
              <w:rPr/>
            </w:rPrChange>
          </w:rPr>
          <w:t xml:space="preserve">Рисунок </w:t>
        </w:r>
        <w:r w:rsidRPr="00350A0C">
          <w:rPr>
            <w:rFonts w:ascii="Times New Roman" w:hAnsi="Times New Roman" w:cs="Times New Roman"/>
            <w:i w:val="0"/>
            <w:iCs/>
            <w:sz w:val="28"/>
            <w:szCs w:val="28"/>
            <w:rPrChange w:id="1417" w:author="Антон Смирнов" w:date="2023-05-24T11:21:00Z">
              <w:rPr/>
            </w:rPrChange>
          </w:rPr>
          <w:fldChar w:fldCharType="begin"/>
        </w:r>
        <w:r w:rsidRPr="00350A0C">
          <w:rPr>
            <w:rFonts w:ascii="Times New Roman" w:hAnsi="Times New Roman" w:cs="Times New Roman"/>
            <w:i w:val="0"/>
            <w:iCs/>
            <w:sz w:val="28"/>
            <w:szCs w:val="28"/>
            <w:lang w:val="ru-RU"/>
            <w:rPrChange w:id="1418" w:author="Антон Смирнов" w:date="2023-05-24T11:21:00Z">
              <w:rPr/>
            </w:rPrChange>
          </w:rPr>
          <w:instrText xml:space="preserve"> </w:instrText>
        </w:r>
        <w:r w:rsidRPr="00350A0C">
          <w:rPr>
            <w:rFonts w:ascii="Times New Roman" w:hAnsi="Times New Roman" w:cs="Times New Roman"/>
            <w:i w:val="0"/>
            <w:iCs/>
            <w:sz w:val="28"/>
            <w:szCs w:val="28"/>
            <w:rPrChange w:id="1419" w:author="Антон Смирнов" w:date="2023-05-24T11:21:00Z">
              <w:rPr/>
            </w:rPrChange>
          </w:rPr>
          <w:instrText>SEQ</w:instrText>
        </w:r>
        <w:r w:rsidRPr="00350A0C">
          <w:rPr>
            <w:rFonts w:ascii="Times New Roman" w:hAnsi="Times New Roman" w:cs="Times New Roman"/>
            <w:i w:val="0"/>
            <w:iCs/>
            <w:sz w:val="28"/>
            <w:szCs w:val="28"/>
            <w:lang w:val="ru-RU"/>
            <w:rPrChange w:id="1420" w:author="Антон Смирнов" w:date="2023-05-24T11:21:00Z">
              <w:rPr/>
            </w:rPrChange>
          </w:rPr>
          <w:instrText xml:space="preserve"> Рисунок \* </w:instrText>
        </w:r>
        <w:r w:rsidRPr="00350A0C">
          <w:rPr>
            <w:rFonts w:ascii="Times New Roman" w:hAnsi="Times New Roman" w:cs="Times New Roman"/>
            <w:i w:val="0"/>
            <w:iCs/>
            <w:sz w:val="28"/>
            <w:szCs w:val="28"/>
            <w:rPrChange w:id="1421" w:author="Антон Смирнов" w:date="2023-05-24T11:21:00Z">
              <w:rPr/>
            </w:rPrChange>
          </w:rPr>
          <w:instrText>ARABIC</w:instrText>
        </w:r>
        <w:r w:rsidRPr="00350A0C">
          <w:rPr>
            <w:rFonts w:ascii="Times New Roman" w:hAnsi="Times New Roman" w:cs="Times New Roman"/>
            <w:i w:val="0"/>
            <w:iCs/>
            <w:sz w:val="28"/>
            <w:szCs w:val="28"/>
            <w:lang w:val="ru-RU"/>
            <w:rPrChange w:id="1422" w:author="Антон Смирнов" w:date="2023-05-24T11:21:00Z">
              <w:rPr/>
            </w:rPrChange>
          </w:rPr>
          <w:instrText xml:space="preserve"> </w:instrText>
        </w:r>
      </w:ins>
      <w:r w:rsidRPr="00350A0C">
        <w:rPr>
          <w:rFonts w:ascii="Times New Roman" w:hAnsi="Times New Roman" w:cs="Times New Roman"/>
          <w:i w:val="0"/>
          <w:iCs/>
          <w:sz w:val="28"/>
          <w:szCs w:val="28"/>
          <w:rPrChange w:id="1423" w:author="Антон Смирнов" w:date="2023-05-24T11:21:00Z">
            <w:rPr/>
          </w:rPrChange>
        </w:rPr>
        <w:fldChar w:fldCharType="separate"/>
      </w:r>
      <w:ins w:id="1424" w:author="Антон Смирнов" w:date="2023-05-24T14:55:00Z">
        <w:r w:rsidR="001D58CF">
          <w:rPr>
            <w:rFonts w:ascii="Times New Roman" w:hAnsi="Times New Roman" w:cs="Times New Roman"/>
            <w:i w:val="0"/>
            <w:iCs/>
            <w:noProof/>
            <w:sz w:val="28"/>
            <w:szCs w:val="28"/>
          </w:rPr>
          <w:t>10</w:t>
        </w:r>
      </w:ins>
      <w:ins w:id="1425" w:author="Антон Смирнов" w:date="2023-05-24T11:21:00Z">
        <w:r w:rsidRPr="00350A0C">
          <w:rPr>
            <w:rFonts w:ascii="Times New Roman" w:hAnsi="Times New Roman" w:cs="Times New Roman"/>
            <w:i w:val="0"/>
            <w:iCs/>
            <w:sz w:val="28"/>
            <w:szCs w:val="28"/>
            <w:rPrChange w:id="1426" w:author="Антон Смирнов" w:date="2023-05-24T11:21:00Z">
              <w:rPr/>
            </w:rPrChange>
          </w:rPr>
          <w:fldChar w:fldCharType="end"/>
        </w:r>
        <w:r w:rsidRPr="00350A0C">
          <w:rPr>
            <w:rFonts w:ascii="Times New Roman" w:hAnsi="Times New Roman" w:cs="Times New Roman"/>
            <w:i w:val="0"/>
            <w:iCs/>
            <w:sz w:val="28"/>
            <w:szCs w:val="28"/>
            <w:lang w:val="ru-RU"/>
            <w:rPrChange w:id="1427" w:author="Антон Смирнов" w:date="2023-05-24T11:21:00Z">
              <w:rPr>
                <w:lang w:val="ru-RU"/>
              </w:rPr>
            </w:rPrChange>
          </w:rPr>
          <w:t xml:space="preserve">. Зависимость метрики внутренней оценки качества моделей на данных </w:t>
        </w:r>
        <w:proofErr w:type="spellStart"/>
        <w:r w:rsidRPr="00350A0C">
          <w:rPr>
            <w:rFonts w:ascii="Times New Roman" w:hAnsi="Times New Roman" w:cs="Times New Roman"/>
            <w:i w:val="0"/>
            <w:iCs/>
            <w:sz w:val="28"/>
            <w:szCs w:val="28"/>
            <w:lang w:val="ru-RU"/>
            <w:rPrChange w:id="1428" w:author="Антон Смирнов" w:date="2023-05-24T11:21:00Z">
              <w:rPr>
                <w:lang w:val="ru-RU"/>
              </w:rPr>
            </w:rPrChange>
          </w:rPr>
          <w:t>in</w:t>
        </w:r>
        <w:proofErr w:type="spellEnd"/>
        <w:r w:rsidRPr="00350A0C">
          <w:rPr>
            <w:rFonts w:ascii="Times New Roman" w:hAnsi="Times New Roman" w:cs="Times New Roman"/>
            <w:i w:val="0"/>
            <w:iCs/>
            <w:sz w:val="28"/>
            <w:szCs w:val="28"/>
            <w:lang w:val="ru-RU"/>
            <w:rPrChange w:id="1429" w:author="Антон Смирнов" w:date="2023-05-24T11:21:00Z">
              <w:rPr>
                <w:lang w:val="ru-RU"/>
              </w:rPr>
            </w:rPrChange>
          </w:rPr>
          <w:t xml:space="preserve"> </w:t>
        </w:r>
        <w:r w:rsidR="00CF0A6A">
          <w:rPr>
            <w:rFonts w:ascii="Times New Roman" w:hAnsi="Times New Roman" w:cs="Times New Roman"/>
            <w:i w:val="0"/>
            <w:iCs/>
            <w:sz w:val="28"/>
            <w:szCs w:val="28"/>
          </w:rPr>
          <w:t>vivo</w:t>
        </w:r>
        <w:r w:rsidR="00CF0A6A" w:rsidRPr="00CF0A6A">
          <w:rPr>
            <w:rFonts w:ascii="Times New Roman" w:hAnsi="Times New Roman" w:cs="Times New Roman"/>
            <w:i w:val="0"/>
            <w:iCs/>
            <w:sz w:val="28"/>
            <w:szCs w:val="28"/>
            <w:lang w:val="ru-RU"/>
            <w:rPrChange w:id="1430" w:author="Антон Смирнов" w:date="2023-05-24T11:21:00Z">
              <w:rPr>
                <w:rFonts w:ascii="Times New Roman" w:hAnsi="Times New Roman" w:cs="Times New Roman"/>
                <w:i w:val="0"/>
                <w:iCs/>
                <w:sz w:val="28"/>
                <w:szCs w:val="28"/>
              </w:rPr>
            </w:rPrChange>
          </w:rPr>
          <w:t xml:space="preserve"> </w:t>
        </w:r>
        <w:r w:rsidRPr="00350A0C">
          <w:rPr>
            <w:rFonts w:ascii="Times New Roman" w:hAnsi="Times New Roman" w:cs="Times New Roman"/>
            <w:i w:val="0"/>
            <w:iCs/>
            <w:sz w:val="28"/>
            <w:szCs w:val="28"/>
            <w:lang w:val="ru-RU"/>
            <w:rPrChange w:id="1431" w:author="Антон Смирнов" w:date="2023-05-24T11:21:00Z">
              <w:rPr>
                <w:lang w:val="ru-RU"/>
              </w:rPr>
            </w:rPrChange>
          </w:rPr>
          <w:t>от уровня MNA дескрипторов при радиусе окна</w:t>
        </w:r>
      </w:ins>
      <w:ins w:id="1432" w:author="Антон Смирнов" w:date="2023-05-24T11:24:00Z">
        <w:r w:rsidR="00CF0A6A">
          <w:rPr>
            <w:rFonts w:ascii="Times New Roman" w:hAnsi="Times New Roman" w:cs="Times New Roman"/>
            <w:i w:val="0"/>
            <w:iCs/>
            <w:sz w:val="28"/>
            <w:szCs w:val="28"/>
            <w:lang w:val="ru-RU"/>
          </w:rPr>
          <w:t xml:space="preserve"> в</w:t>
        </w:r>
      </w:ins>
      <w:ins w:id="1433" w:author="Антон Смирнов" w:date="2023-05-24T11:21:00Z">
        <w:r w:rsidRPr="00350A0C">
          <w:rPr>
            <w:rFonts w:ascii="Times New Roman" w:hAnsi="Times New Roman" w:cs="Times New Roman"/>
            <w:i w:val="0"/>
            <w:iCs/>
            <w:sz w:val="28"/>
            <w:szCs w:val="28"/>
            <w:lang w:val="ru-RU"/>
            <w:rPrChange w:id="1434" w:author="Антон Смирнов" w:date="2023-05-24T11:21:00Z">
              <w:rPr>
                <w:lang w:val="ru-RU"/>
              </w:rPr>
            </w:rPrChange>
          </w:rPr>
          <w:t xml:space="preserve"> </w:t>
        </w:r>
        <w:r w:rsidR="00CF0A6A">
          <w:rPr>
            <w:rFonts w:ascii="Times New Roman" w:hAnsi="Times New Roman" w:cs="Times New Roman"/>
            <w:i w:val="0"/>
            <w:iCs/>
            <w:sz w:val="28"/>
            <w:szCs w:val="28"/>
            <w:lang w:val="ru-RU"/>
          </w:rPr>
          <w:t>2</w:t>
        </w:r>
        <w:r w:rsidRPr="00350A0C">
          <w:rPr>
            <w:rFonts w:ascii="Times New Roman" w:hAnsi="Times New Roman" w:cs="Times New Roman"/>
            <w:i w:val="0"/>
            <w:iCs/>
            <w:sz w:val="28"/>
            <w:szCs w:val="28"/>
            <w:lang w:val="ru-RU"/>
            <w:rPrChange w:id="1435" w:author="Антон Смирнов" w:date="2023-05-24T11:21:00Z">
              <w:rPr>
                <w:lang w:val="ru-RU"/>
              </w:rPr>
            </w:rPrChange>
          </w:rPr>
          <w:t xml:space="preserve"> аминокислотных остатка для различных разбиений исходного набора данных.</w:t>
        </w:r>
      </w:ins>
      <w:ins w:id="1436" w:author="Антон Смирнов" w:date="2023-05-24T14:49:00Z">
        <w:r w:rsidR="00931689">
          <w:rPr>
            <w:rFonts w:ascii="Times New Roman" w:hAnsi="Times New Roman" w:cs="Times New Roman"/>
            <w:i w:val="0"/>
            <w:iCs/>
            <w:sz w:val="28"/>
            <w:szCs w:val="28"/>
            <w:lang w:val="ru-RU"/>
          </w:rPr>
          <w:t xml:space="preserve"> Кривые совпадают, так как </w:t>
        </w:r>
        <w:proofErr w:type="spellStart"/>
        <w:r w:rsidR="00931689">
          <w:rPr>
            <w:rFonts w:ascii="Times New Roman" w:hAnsi="Times New Roman" w:cs="Times New Roman"/>
            <w:i w:val="0"/>
            <w:iCs/>
            <w:sz w:val="28"/>
            <w:szCs w:val="28"/>
            <w:lang w:val="ru-RU"/>
          </w:rPr>
          <w:t>датасет</w:t>
        </w:r>
        <w:proofErr w:type="spellEnd"/>
        <w:r w:rsidR="00931689">
          <w:rPr>
            <w:rFonts w:ascii="Times New Roman" w:hAnsi="Times New Roman" w:cs="Times New Roman"/>
            <w:i w:val="0"/>
            <w:iCs/>
            <w:sz w:val="28"/>
            <w:szCs w:val="28"/>
            <w:lang w:val="ru-RU"/>
          </w:rPr>
          <w:t xml:space="preserve"> является практически идеально сбалансированным по количеству примеров в классах</w:t>
        </w:r>
      </w:ins>
      <w:ins w:id="1437" w:author="Антон Смирнов" w:date="2023-05-24T14:50:00Z">
        <w:r w:rsidR="001D58CF">
          <w:rPr>
            <w:rFonts w:ascii="Times New Roman" w:hAnsi="Times New Roman" w:cs="Times New Roman"/>
            <w:i w:val="0"/>
            <w:iCs/>
            <w:sz w:val="28"/>
            <w:szCs w:val="28"/>
            <w:lang w:val="ru-RU"/>
          </w:rPr>
          <w:t xml:space="preserve"> и этих примеров довольно большое </w:t>
        </w:r>
        <w:r w:rsidR="001D58CF">
          <w:rPr>
            <w:rFonts w:ascii="Times New Roman" w:hAnsi="Times New Roman" w:cs="Times New Roman"/>
            <w:i w:val="0"/>
            <w:iCs/>
            <w:sz w:val="28"/>
            <w:szCs w:val="28"/>
            <w:lang w:val="ru-RU"/>
          </w:rPr>
          <w:lastRenderedPageBreak/>
          <w:t>количество.</w:t>
        </w:r>
        <w:r w:rsidR="001D58CF">
          <w:rPr>
            <w:rFonts w:ascii="Times New Roman" w:hAnsi="Times New Roman" w:cs="Times New Roman"/>
            <w:i w:val="0"/>
            <w:iCs/>
            <w:noProof/>
            <w:sz w:val="28"/>
            <w:szCs w:val="28"/>
            <w:lang w:val="ru-RU"/>
          </w:rPr>
          <w:drawing>
            <wp:inline distT="0" distB="0" distL="0" distR="0" wp14:anchorId="67A5FCE3" wp14:editId="7CDB59E7">
              <wp:extent cx="5848350" cy="43910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ins>
    </w:p>
    <w:p w14:paraId="7E60F8F6" w14:textId="77777777" w:rsidR="00CF0A6A" w:rsidRDefault="00631E48">
      <w:pPr>
        <w:pStyle w:val="afa"/>
        <w:keepNext/>
        <w:spacing w:line="360" w:lineRule="auto"/>
        <w:jc w:val="both"/>
        <w:rPr>
          <w:ins w:id="1438" w:author="Антон Смирнов" w:date="2023-05-24T11:22:00Z"/>
        </w:rPr>
        <w:pPrChange w:id="1439" w:author="Антон Смирнов" w:date="2023-05-24T11:22:00Z">
          <w:pPr>
            <w:pStyle w:val="afa"/>
            <w:spacing w:line="360" w:lineRule="auto"/>
            <w:jc w:val="both"/>
          </w:pPr>
        </w:pPrChange>
      </w:pPr>
      <w:ins w:id="1440" w:author="Антон Смирнов" w:date="2023-05-24T11:02:00Z">
        <w:r>
          <w:rPr>
            <w:rFonts w:cs="Times New Roman"/>
            <w:iCs/>
            <w:noProof/>
            <w:szCs w:val="28"/>
            <w:lang w:val="ru-RU"/>
          </w:rPr>
          <w:lastRenderedPageBreak/>
          <w:drawing>
            <wp:inline distT="0" distB="0" distL="0" distR="0" wp14:anchorId="3AB19EC0" wp14:editId="751ECDDA">
              <wp:extent cx="5848350" cy="43910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ins>
    </w:p>
    <w:p w14:paraId="693C0275" w14:textId="50C9E6D1" w:rsidR="00CF0A6A" w:rsidRPr="00CF0A6A" w:rsidRDefault="00CF0A6A">
      <w:pPr>
        <w:pStyle w:val="afa"/>
        <w:spacing w:line="360" w:lineRule="auto"/>
        <w:jc w:val="both"/>
        <w:rPr>
          <w:ins w:id="1441" w:author="Антон Смирнов" w:date="2023-05-24T11:22:00Z"/>
          <w:rFonts w:ascii="Times New Roman" w:hAnsi="Times New Roman" w:cs="Times New Roman"/>
          <w:i w:val="0"/>
          <w:iCs/>
          <w:sz w:val="28"/>
          <w:szCs w:val="28"/>
          <w:lang w:val="ru-RU"/>
          <w:rPrChange w:id="1442" w:author="Антон Смирнов" w:date="2023-05-24T11:22:00Z">
            <w:rPr>
              <w:ins w:id="1443" w:author="Антон Смирнов" w:date="2023-05-24T11:22:00Z"/>
            </w:rPr>
          </w:rPrChange>
        </w:rPr>
        <w:pPrChange w:id="1444" w:author="Антон Смирнов" w:date="2023-05-24T11:22:00Z">
          <w:pPr>
            <w:pStyle w:val="afa"/>
          </w:pPr>
        </w:pPrChange>
      </w:pPr>
      <w:ins w:id="1445" w:author="Антон Смирнов" w:date="2023-05-24T11:22:00Z">
        <w:r w:rsidRPr="00CF0A6A">
          <w:rPr>
            <w:rFonts w:ascii="Times New Roman" w:hAnsi="Times New Roman" w:cs="Times New Roman"/>
            <w:b/>
            <w:bCs/>
            <w:i w:val="0"/>
            <w:iCs/>
            <w:sz w:val="28"/>
            <w:szCs w:val="28"/>
            <w:lang w:val="ru-RU"/>
            <w:rPrChange w:id="1446" w:author="Антон Смирнов" w:date="2023-05-24T11:22:00Z">
              <w:rPr/>
            </w:rPrChange>
          </w:rPr>
          <w:t xml:space="preserve">Рисунок </w:t>
        </w:r>
        <w:r w:rsidRPr="00CF0A6A">
          <w:rPr>
            <w:rFonts w:ascii="Times New Roman" w:hAnsi="Times New Roman" w:cs="Times New Roman"/>
            <w:b/>
            <w:bCs/>
            <w:i w:val="0"/>
            <w:iCs/>
            <w:sz w:val="28"/>
            <w:szCs w:val="28"/>
            <w:rPrChange w:id="1447" w:author="Антон Смирнов" w:date="2023-05-24T11:22:00Z">
              <w:rPr/>
            </w:rPrChange>
          </w:rPr>
          <w:fldChar w:fldCharType="begin"/>
        </w:r>
        <w:r w:rsidRPr="00CF0A6A">
          <w:rPr>
            <w:rFonts w:ascii="Times New Roman" w:hAnsi="Times New Roman" w:cs="Times New Roman"/>
            <w:b/>
            <w:bCs/>
            <w:i w:val="0"/>
            <w:iCs/>
            <w:sz w:val="28"/>
            <w:szCs w:val="28"/>
            <w:lang w:val="ru-RU"/>
            <w:rPrChange w:id="1448" w:author="Антон Смирнов" w:date="2023-05-24T11:22:00Z">
              <w:rPr/>
            </w:rPrChange>
          </w:rPr>
          <w:instrText xml:space="preserve"> </w:instrText>
        </w:r>
        <w:r w:rsidRPr="00CF0A6A">
          <w:rPr>
            <w:rFonts w:ascii="Times New Roman" w:hAnsi="Times New Roman" w:cs="Times New Roman"/>
            <w:b/>
            <w:bCs/>
            <w:i w:val="0"/>
            <w:iCs/>
            <w:sz w:val="28"/>
            <w:szCs w:val="28"/>
            <w:rPrChange w:id="1449" w:author="Антон Смирнов" w:date="2023-05-24T11:22:00Z">
              <w:rPr/>
            </w:rPrChange>
          </w:rPr>
          <w:instrText>SEQ</w:instrText>
        </w:r>
        <w:r w:rsidRPr="00CF0A6A">
          <w:rPr>
            <w:rFonts w:ascii="Times New Roman" w:hAnsi="Times New Roman" w:cs="Times New Roman"/>
            <w:b/>
            <w:bCs/>
            <w:i w:val="0"/>
            <w:iCs/>
            <w:sz w:val="28"/>
            <w:szCs w:val="28"/>
            <w:lang w:val="ru-RU"/>
            <w:rPrChange w:id="1450" w:author="Антон Смирнов" w:date="2023-05-24T11:22:00Z">
              <w:rPr/>
            </w:rPrChange>
          </w:rPr>
          <w:instrText xml:space="preserve"> Рисунок \* </w:instrText>
        </w:r>
        <w:r w:rsidRPr="00CF0A6A">
          <w:rPr>
            <w:rFonts w:ascii="Times New Roman" w:hAnsi="Times New Roman" w:cs="Times New Roman"/>
            <w:b/>
            <w:bCs/>
            <w:i w:val="0"/>
            <w:iCs/>
            <w:sz w:val="28"/>
            <w:szCs w:val="28"/>
            <w:rPrChange w:id="1451" w:author="Антон Смирнов" w:date="2023-05-24T11:22:00Z">
              <w:rPr/>
            </w:rPrChange>
          </w:rPr>
          <w:instrText>ARABIC</w:instrText>
        </w:r>
        <w:r w:rsidRPr="00CF0A6A">
          <w:rPr>
            <w:rFonts w:ascii="Times New Roman" w:hAnsi="Times New Roman" w:cs="Times New Roman"/>
            <w:b/>
            <w:bCs/>
            <w:i w:val="0"/>
            <w:iCs/>
            <w:sz w:val="28"/>
            <w:szCs w:val="28"/>
            <w:lang w:val="ru-RU"/>
            <w:rPrChange w:id="1452" w:author="Антон Смирнов" w:date="2023-05-24T11:22:00Z">
              <w:rPr/>
            </w:rPrChange>
          </w:rPr>
          <w:instrText xml:space="preserve"> </w:instrText>
        </w:r>
      </w:ins>
      <w:r w:rsidRPr="00CF0A6A">
        <w:rPr>
          <w:rFonts w:ascii="Times New Roman" w:hAnsi="Times New Roman" w:cs="Times New Roman"/>
          <w:b/>
          <w:bCs/>
          <w:i w:val="0"/>
          <w:iCs/>
          <w:sz w:val="28"/>
          <w:szCs w:val="28"/>
          <w:rPrChange w:id="1453" w:author="Антон Смирнов" w:date="2023-05-24T11:22:00Z">
            <w:rPr/>
          </w:rPrChange>
        </w:rPr>
        <w:fldChar w:fldCharType="separate"/>
      </w:r>
      <w:ins w:id="1454" w:author="Антон Смирнов" w:date="2023-05-24T14:55:00Z">
        <w:r w:rsidR="001D58CF">
          <w:rPr>
            <w:rFonts w:ascii="Times New Roman" w:hAnsi="Times New Roman" w:cs="Times New Roman"/>
            <w:b/>
            <w:bCs/>
            <w:i w:val="0"/>
            <w:iCs/>
            <w:noProof/>
            <w:sz w:val="28"/>
            <w:szCs w:val="28"/>
          </w:rPr>
          <w:t>11</w:t>
        </w:r>
      </w:ins>
      <w:ins w:id="1455" w:author="Антон Смирнов" w:date="2023-05-24T11:22:00Z">
        <w:r w:rsidRPr="00CF0A6A">
          <w:rPr>
            <w:rFonts w:ascii="Times New Roman" w:hAnsi="Times New Roman" w:cs="Times New Roman"/>
            <w:b/>
            <w:bCs/>
            <w:i w:val="0"/>
            <w:iCs/>
            <w:sz w:val="28"/>
            <w:szCs w:val="28"/>
            <w:rPrChange w:id="1456" w:author="Антон Смирнов" w:date="2023-05-24T11:22:00Z">
              <w:rPr/>
            </w:rPrChange>
          </w:rPr>
          <w:fldChar w:fldCharType="end"/>
        </w:r>
        <w:r w:rsidRPr="00CF0A6A">
          <w:rPr>
            <w:rFonts w:ascii="Times New Roman" w:hAnsi="Times New Roman" w:cs="Times New Roman"/>
            <w:i w:val="0"/>
            <w:iCs/>
            <w:sz w:val="28"/>
            <w:szCs w:val="28"/>
            <w:lang w:val="ru-RU"/>
            <w:rPrChange w:id="1457" w:author="Антон Смирнов" w:date="2023-05-24T11:22:00Z">
              <w:rPr/>
            </w:rPrChange>
          </w:rPr>
          <w:t xml:space="preserve">. Зависимость метрики внутренней оценки качества моделей на данных </w:t>
        </w:r>
        <w:r w:rsidRPr="00CF0A6A">
          <w:rPr>
            <w:rFonts w:ascii="Times New Roman" w:hAnsi="Times New Roman" w:cs="Times New Roman"/>
            <w:i w:val="0"/>
            <w:iCs/>
            <w:sz w:val="28"/>
            <w:szCs w:val="28"/>
            <w:rPrChange w:id="1458" w:author="Антон Смирнов" w:date="2023-05-24T11:22:00Z">
              <w:rPr/>
            </w:rPrChange>
          </w:rPr>
          <w:t>in</w:t>
        </w:r>
        <w:r w:rsidRPr="00CF0A6A">
          <w:rPr>
            <w:rFonts w:ascii="Times New Roman" w:hAnsi="Times New Roman" w:cs="Times New Roman"/>
            <w:i w:val="0"/>
            <w:iCs/>
            <w:sz w:val="28"/>
            <w:szCs w:val="28"/>
            <w:lang w:val="ru-RU"/>
            <w:rPrChange w:id="1459" w:author="Антон Смирнов" w:date="2023-05-24T11:22:00Z">
              <w:rPr/>
            </w:rPrChange>
          </w:rPr>
          <w:t xml:space="preserve"> </w:t>
        </w:r>
        <w:r w:rsidRPr="00CF0A6A">
          <w:rPr>
            <w:rFonts w:ascii="Times New Roman" w:hAnsi="Times New Roman" w:cs="Times New Roman"/>
            <w:i w:val="0"/>
            <w:iCs/>
            <w:sz w:val="28"/>
            <w:szCs w:val="28"/>
            <w:rPrChange w:id="1460" w:author="Антон Смирнов" w:date="2023-05-24T11:22:00Z">
              <w:rPr/>
            </w:rPrChange>
          </w:rPr>
          <w:t>vivo</w:t>
        </w:r>
        <w:r w:rsidRPr="00CF0A6A">
          <w:rPr>
            <w:rFonts w:ascii="Times New Roman" w:hAnsi="Times New Roman" w:cs="Times New Roman"/>
            <w:i w:val="0"/>
            <w:iCs/>
            <w:sz w:val="28"/>
            <w:szCs w:val="28"/>
            <w:lang w:val="ru-RU"/>
            <w:rPrChange w:id="1461" w:author="Антон Смирнов" w:date="2023-05-24T11:22:00Z">
              <w:rPr/>
            </w:rPrChange>
          </w:rPr>
          <w:t xml:space="preserve"> от уровня </w:t>
        </w:r>
        <w:r w:rsidRPr="00CF0A6A">
          <w:rPr>
            <w:rFonts w:ascii="Times New Roman" w:hAnsi="Times New Roman" w:cs="Times New Roman"/>
            <w:i w:val="0"/>
            <w:iCs/>
            <w:sz w:val="28"/>
            <w:szCs w:val="28"/>
            <w:rPrChange w:id="1462" w:author="Антон Смирнов" w:date="2023-05-24T11:22:00Z">
              <w:rPr/>
            </w:rPrChange>
          </w:rPr>
          <w:t>MNA</w:t>
        </w:r>
        <w:r w:rsidRPr="00CF0A6A">
          <w:rPr>
            <w:rFonts w:ascii="Times New Roman" w:hAnsi="Times New Roman" w:cs="Times New Roman"/>
            <w:i w:val="0"/>
            <w:iCs/>
            <w:sz w:val="28"/>
            <w:szCs w:val="28"/>
            <w:lang w:val="ru-RU"/>
            <w:rPrChange w:id="1463" w:author="Антон Смирнов" w:date="2023-05-24T11:22:00Z">
              <w:rPr/>
            </w:rPrChange>
          </w:rPr>
          <w:t xml:space="preserve"> дескрипторов при радиусе окна</w:t>
        </w:r>
      </w:ins>
      <w:ins w:id="1464" w:author="Антон Смирнов" w:date="2023-05-24T11:24:00Z">
        <w:r>
          <w:rPr>
            <w:rFonts w:ascii="Times New Roman" w:hAnsi="Times New Roman" w:cs="Times New Roman"/>
            <w:i w:val="0"/>
            <w:iCs/>
            <w:sz w:val="28"/>
            <w:szCs w:val="28"/>
            <w:lang w:val="ru-RU"/>
          </w:rPr>
          <w:t xml:space="preserve"> в</w:t>
        </w:r>
      </w:ins>
      <w:ins w:id="1465" w:author="Антон Смирнов" w:date="2023-05-24T11:22:00Z">
        <w:r w:rsidRPr="00CF0A6A">
          <w:rPr>
            <w:rFonts w:ascii="Times New Roman" w:hAnsi="Times New Roman" w:cs="Times New Roman"/>
            <w:i w:val="0"/>
            <w:iCs/>
            <w:sz w:val="28"/>
            <w:szCs w:val="28"/>
            <w:lang w:val="ru-RU"/>
            <w:rPrChange w:id="1466" w:author="Антон Смирнов" w:date="2023-05-24T11:22:00Z">
              <w:rPr/>
            </w:rPrChange>
          </w:rPr>
          <w:t xml:space="preserve"> 3 аминокислотных остатка для различных разбиений исходного набора данных.</w:t>
        </w:r>
      </w:ins>
    </w:p>
    <w:p w14:paraId="218AFC57" w14:textId="77777777" w:rsidR="00CF0A6A" w:rsidRDefault="00631E48">
      <w:pPr>
        <w:pStyle w:val="afa"/>
        <w:keepNext/>
        <w:spacing w:line="360" w:lineRule="auto"/>
        <w:jc w:val="both"/>
        <w:rPr>
          <w:ins w:id="1467" w:author="Антон Смирнов" w:date="2023-05-24T11:23:00Z"/>
        </w:rPr>
        <w:pPrChange w:id="1468" w:author="Антон Смирнов" w:date="2023-05-24T11:23:00Z">
          <w:pPr>
            <w:pStyle w:val="afa"/>
            <w:spacing w:line="360" w:lineRule="auto"/>
            <w:jc w:val="both"/>
          </w:pPr>
        </w:pPrChange>
      </w:pPr>
      <w:ins w:id="1469" w:author="Антон Смирнов" w:date="2023-05-24T11:02:00Z">
        <w:r>
          <w:rPr>
            <w:rFonts w:cs="Times New Roman"/>
            <w:iCs/>
            <w:noProof/>
            <w:szCs w:val="28"/>
            <w:lang w:val="ru-RU"/>
          </w:rPr>
          <w:lastRenderedPageBreak/>
          <w:drawing>
            <wp:inline distT="0" distB="0" distL="0" distR="0" wp14:anchorId="7CA22A18" wp14:editId="4CD36FF4">
              <wp:extent cx="5848350" cy="43910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ins>
    </w:p>
    <w:p w14:paraId="6BFF4D6D" w14:textId="49C292A8" w:rsidR="00CF0A6A" w:rsidRDefault="00CF0A6A" w:rsidP="00CF0A6A">
      <w:pPr>
        <w:pStyle w:val="afa"/>
        <w:spacing w:line="360" w:lineRule="auto"/>
        <w:jc w:val="both"/>
        <w:rPr>
          <w:ins w:id="1470" w:author="Антон Смирнов" w:date="2023-05-24T11:26:00Z"/>
          <w:lang w:val="ru-RU"/>
        </w:rPr>
      </w:pPr>
      <w:ins w:id="1471" w:author="Антон Смирнов" w:date="2023-05-24T11:23:00Z">
        <w:r w:rsidRPr="00CF0A6A">
          <w:rPr>
            <w:rFonts w:ascii="Times New Roman" w:hAnsi="Times New Roman" w:cs="Times New Roman"/>
            <w:b/>
            <w:bCs/>
            <w:i w:val="0"/>
            <w:iCs/>
            <w:sz w:val="28"/>
            <w:szCs w:val="28"/>
            <w:lang w:val="ru-RU"/>
            <w:rPrChange w:id="1472" w:author="Антон Смирнов" w:date="2023-05-24T11:26:00Z">
              <w:rPr/>
            </w:rPrChange>
          </w:rPr>
          <w:t xml:space="preserve">Рисунок </w:t>
        </w:r>
        <w:r w:rsidRPr="00CF0A6A">
          <w:rPr>
            <w:rFonts w:ascii="Times New Roman" w:hAnsi="Times New Roman" w:cs="Times New Roman"/>
            <w:b/>
            <w:bCs/>
            <w:i w:val="0"/>
            <w:iCs/>
            <w:sz w:val="28"/>
            <w:szCs w:val="28"/>
            <w:rPrChange w:id="1473" w:author="Антон Смирнов" w:date="2023-05-24T11:26:00Z">
              <w:rPr/>
            </w:rPrChange>
          </w:rPr>
          <w:fldChar w:fldCharType="begin"/>
        </w:r>
        <w:r w:rsidRPr="00CF0A6A">
          <w:rPr>
            <w:rFonts w:ascii="Times New Roman" w:hAnsi="Times New Roman" w:cs="Times New Roman"/>
            <w:b/>
            <w:bCs/>
            <w:i w:val="0"/>
            <w:iCs/>
            <w:sz w:val="28"/>
            <w:szCs w:val="28"/>
            <w:lang w:val="ru-RU"/>
            <w:rPrChange w:id="1474" w:author="Антон Смирнов" w:date="2023-05-24T11:26:00Z">
              <w:rPr/>
            </w:rPrChange>
          </w:rPr>
          <w:instrText xml:space="preserve"> </w:instrText>
        </w:r>
        <w:r w:rsidRPr="00CF0A6A">
          <w:rPr>
            <w:rFonts w:ascii="Times New Roman" w:hAnsi="Times New Roman" w:cs="Times New Roman"/>
            <w:b/>
            <w:bCs/>
            <w:i w:val="0"/>
            <w:iCs/>
            <w:sz w:val="28"/>
            <w:szCs w:val="28"/>
            <w:rPrChange w:id="1475" w:author="Антон Смирнов" w:date="2023-05-24T11:26:00Z">
              <w:rPr/>
            </w:rPrChange>
          </w:rPr>
          <w:instrText>SEQ</w:instrText>
        </w:r>
        <w:r w:rsidRPr="00CF0A6A">
          <w:rPr>
            <w:rFonts w:ascii="Times New Roman" w:hAnsi="Times New Roman" w:cs="Times New Roman"/>
            <w:b/>
            <w:bCs/>
            <w:i w:val="0"/>
            <w:iCs/>
            <w:sz w:val="28"/>
            <w:szCs w:val="28"/>
            <w:lang w:val="ru-RU"/>
            <w:rPrChange w:id="1476" w:author="Антон Смирнов" w:date="2023-05-24T11:26:00Z">
              <w:rPr/>
            </w:rPrChange>
          </w:rPr>
          <w:instrText xml:space="preserve"> Рисунок \* </w:instrText>
        </w:r>
        <w:r w:rsidRPr="00CF0A6A">
          <w:rPr>
            <w:rFonts w:ascii="Times New Roman" w:hAnsi="Times New Roman" w:cs="Times New Roman"/>
            <w:b/>
            <w:bCs/>
            <w:i w:val="0"/>
            <w:iCs/>
            <w:sz w:val="28"/>
            <w:szCs w:val="28"/>
            <w:rPrChange w:id="1477" w:author="Антон Смирнов" w:date="2023-05-24T11:26:00Z">
              <w:rPr/>
            </w:rPrChange>
          </w:rPr>
          <w:instrText>ARABIC</w:instrText>
        </w:r>
        <w:r w:rsidRPr="00CF0A6A">
          <w:rPr>
            <w:rFonts w:ascii="Times New Roman" w:hAnsi="Times New Roman" w:cs="Times New Roman"/>
            <w:b/>
            <w:bCs/>
            <w:i w:val="0"/>
            <w:iCs/>
            <w:sz w:val="28"/>
            <w:szCs w:val="28"/>
            <w:lang w:val="ru-RU"/>
            <w:rPrChange w:id="1478" w:author="Антон Смирнов" w:date="2023-05-24T11:26:00Z">
              <w:rPr/>
            </w:rPrChange>
          </w:rPr>
          <w:instrText xml:space="preserve"> </w:instrText>
        </w:r>
      </w:ins>
      <w:r w:rsidRPr="00CF0A6A">
        <w:rPr>
          <w:rFonts w:ascii="Times New Roman" w:hAnsi="Times New Roman" w:cs="Times New Roman"/>
          <w:b/>
          <w:bCs/>
          <w:i w:val="0"/>
          <w:iCs/>
          <w:sz w:val="28"/>
          <w:szCs w:val="28"/>
          <w:rPrChange w:id="1479" w:author="Антон Смирнов" w:date="2023-05-24T11:26:00Z">
            <w:rPr/>
          </w:rPrChange>
        </w:rPr>
        <w:fldChar w:fldCharType="separate"/>
      </w:r>
      <w:ins w:id="1480" w:author="Антон Смирнов" w:date="2023-05-24T14:55:00Z">
        <w:r w:rsidR="001D58CF">
          <w:rPr>
            <w:rFonts w:ascii="Times New Roman" w:hAnsi="Times New Roman" w:cs="Times New Roman"/>
            <w:b/>
            <w:bCs/>
            <w:i w:val="0"/>
            <w:iCs/>
            <w:noProof/>
            <w:sz w:val="28"/>
            <w:szCs w:val="28"/>
          </w:rPr>
          <w:t>12</w:t>
        </w:r>
      </w:ins>
      <w:ins w:id="1481" w:author="Антон Смирнов" w:date="2023-05-24T11:23:00Z">
        <w:r w:rsidRPr="00CF0A6A">
          <w:rPr>
            <w:rFonts w:ascii="Times New Roman" w:hAnsi="Times New Roman" w:cs="Times New Roman"/>
            <w:b/>
            <w:bCs/>
            <w:i w:val="0"/>
            <w:iCs/>
            <w:sz w:val="28"/>
            <w:szCs w:val="28"/>
            <w:rPrChange w:id="1482" w:author="Антон Смирнов" w:date="2023-05-24T11:26:00Z">
              <w:rPr/>
            </w:rPrChange>
          </w:rPr>
          <w:fldChar w:fldCharType="end"/>
        </w:r>
        <w:r w:rsidRPr="00CF0A6A">
          <w:rPr>
            <w:rFonts w:ascii="Times New Roman" w:hAnsi="Times New Roman" w:cs="Times New Roman"/>
            <w:i w:val="0"/>
            <w:iCs/>
            <w:sz w:val="28"/>
            <w:szCs w:val="28"/>
            <w:lang w:val="ru-RU"/>
            <w:rPrChange w:id="1483" w:author="Антон Смирнов" w:date="2023-05-24T11:23:00Z">
              <w:rPr/>
            </w:rPrChange>
          </w:rPr>
          <w:t xml:space="preserve">. Зависимость метрики внутренней оценки качества моделей на данных </w:t>
        </w:r>
        <w:r w:rsidRPr="00CF0A6A">
          <w:rPr>
            <w:rFonts w:ascii="Times New Roman" w:hAnsi="Times New Roman" w:cs="Times New Roman"/>
            <w:i w:val="0"/>
            <w:iCs/>
            <w:sz w:val="28"/>
            <w:szCs w:val="28"/>
            <w:rPrChange w:id="1484" w:author="Антон Смирнов" w:date="2023-05-24T11:23:00Z">
              <w:rPr/>
            </w:rPrChange>
          </w:rPr>
          <w:t>in</w:t>
        </w:r>
        <w:r w:rsidRPr="00CF0A6A">
          <w:rPr>
            <w:rFonts w:ascii="Times New Roman" w:hAnsi="Times New Roman" w:cs="Times New Roman"/>
            <w:i w:val="0"/>
            <w:iCs/>
            <w:sz w:val="28"/>
            <w:szCs w:val="28"/>
            <w:lang w:val="ru-RU"/>
            <w:rPrChange w:id="1485" w:author="Антон Смирнов" w:date="2023-05-24T11:23:00Z">
              <w:rPr/>
            </w:rPrChange>
          </w:rPr>
          <w:t xml:space="preserve"> </w:t>
        </w:r>
        <w:r w:rsidRPr="00CF0A6A">
          <w:rPr>
            <w:rFonts w:ascii="Times New Roman" w:hAnsi="Times New Roman" w:cs="Times New Roman"/>
            <w:i w:val="0"/>
            <w:iCs/>
            <w:sz w:val="28"/>
            <w:szCs w:val="28"/>
            <w:rPrChange w:id="1486" w:author="Антон Смирнов" w:date="2023-05-24T11:23:00Z">
              <w:rPr/>
            </w:rPrChange>
          </w:rPr>
          <w:t>vivo</w:t>
        </w:r>
        <w:r w:rsidRPr="00CF0A6A">
          <w:rPr>
            <w:rFonts w:ascii="Times New Roman" w:hAnsi="Times New Roman" w:cs="Times New Roman"/>
            <w:i w:val="0"/>
            <w:iCs/>
            <w:sz w:val="28"/>
            <w:szCs w:val="28"/>
            <w:lang w:val="ru-RU"/>
            <w:rPrChange w:id="1487" w:author="Антон Смирнов" w:date="2023-05-24T11:23:00Z">
              <w:rPr/>
            </w:rPrChange>
          </w:rPr>
          <w:t xml:space="preserve"> от уровня </w:t>
        </w:r>
        <w:r w:rsidRPr="00CF0A6A">
          <w:rPr>
            <w:rFonts w:ascii="Times New Roman" w:hAnsi="Times New Roman" w:cs="Times New Roman"/>
            <w:i w:val="0"/>
            <w:iCs/>
            <w:sz w:val="28"/>
            <w:szCs w:val="28"/>
            <w:rPrChange w:id="1488" w:author="Антон Смирнов" w:date="2023-05-24T11:23:00Z">
              <w:rPr/>
            </w:rPrChange>
          </w:rPr>
          <w:t>MNA</w:t>
        </w:r>
        <w:r w:rsidRPr="00CF0A6A">
          <w:rPr>
            <w:rFonts w:ascii="Times New Roman" w:hAnsi="Times New Roman" w:cs="Times New Roman"/>
            <w:i w:val="0"/>
            <w:iCs/>
            <w:sz w:val="28"/>
            <w:szCs w:val="28"/>
            <w:lang w:val="ru-RU"/>
            <w:rPrChange w:id="1489" w:author="Антон Смирнов" w:date="2023-05-24T11:23:00Z">
              <w:rPr/>
            </w:rPrChange>
          </w:rPr>
          <w:t xml:space="preserve"> дескрипторов при радиусе окна</w:t>
        </w:r>
      </w:ins>
      <w:ins w:id="1490" w:author="Антон Смирнов" w:date="2023-05-24T11:24:00Z">
        <w:r>
          <w:rPr>
            <w:rFonts w:ascii="Times New Roman" w:hAnsi="Times New Roman" w:cs="Times New Roman"/>
            <w:i w:val="0"/>
            <w:iCs/>
            <w:sz w:val="28"/>
            <w:szCs w:val="28"/>
            <w:lang w:val="ru-RU"/>
          </w:rPr>
          <w:t xml:space="preserve"> в</w:t>
        </w:r>
      </w:ins>
      <w:ins w:id="1491" w:author="Антон Смирнов" w:date="2023-05-24T11:23:00Z">
        <w:r w:rsidRPr="00CF0A6A">
          <w:rPr>
            <w:rFonts w:ascii="Times New Roman" w:hAnsi="Times New Roman" w:cs="Times New Roman"/>
            <w:i w:val="0"/>
            <w:iCs/>
            <w:sz w:val="28"/>
            <w:szCs w:val="28"/>
            <w:lang w:val="ru-RU"/>
            <w:rPrChange w:id="1492" w:author="Антон Смирнов" w:date="2023-05-24T11:23:00Z">
              <w:rPr/>
            </w:rPrChange>
          </w:rPr>
          <w:t xml:space="preserve"> 4 аминокислотных остатка для различных разбиений исходного набора данных</w:t>
        </w:r>
        <w:r w:rsidRPr="00CF0A6A">
          <w:rPr>
            <w:lang w:val="ru-RU"/>
            <w:rPrChange w:id="1493" w:author="Антон Смирнов" w:date="2023-05-24T11:23:00Z">
              <w:rPr/>
            </w:rPrChange>
          </w:rPr>
          <w:t>.</w:t>
        </w:r>
      </w:ins>
    </w:p>
    <w:p w14:paraId="77163D23" w14:textId="3B884620" w:rsidR="00CF0A6A" w:rsidRPr="00CF0A6A" w:rsidRDefault="00CF0A6A">
      <w:pPr>
        <w:pStyle w:val="afa"/>
        <w:spacing w:line="360" w:lineRule="auto"/>
        <w:ind w:firstLine="720"/>
        <w:jc w:val="both"/>
        <w:rPr>
          <w:ins w:id="1494" w:author="Антон Смирнов" w:date="2023-05-24T11:23:00Z"/>
          <w:rFonts w:ascii="Times New Roman" w:hAnsi="Times New Roman" w:cs="Times New Roman"/>
          <w:i w:val="0"/>
          <w:iCs/>
          <w:sz w:val="28"/>
          <w:szCs w:val="28"/>
          <w:lang w:val="ru-RU"/>
          <w:rPrChange w:id="1495" w:author="Антон Смирнов" w:date="2023-05-24T11:26:00Z">
            <w:rPr>
              <w:ins w:id="1496" w:author="Антон Смирнов" w:date="2023-05-24T11:23:00Z"/>
            </w:rPr>
          </w:rPrChange>
        </w:rPr>
        <w:pPrChange w:id="1497" w:author="Антон Смирнов" w:date="2023-05-24T11:26:00Z">
          <w:pPr>
            <w:pStyle w:val="afa"/>
          </w:pPr>
        </w:pPrChange>
      </w:pPr>
      <w:ins w:id="1498" w:author="Антон Смирнов" w:date="2023-05-24T11:26:00Z">
        <w:r w:rsidRPr="00CF0A6A">
          <w:rPr>
            <w:rFonts w:ascii="Times New Roman" w:hAnsi="Times New Roman" w:cs="Times New Roman"/>
            <w:i w:val="0"/>
            <w:iCs/>
            <w:sz w:val="28"/>
            <w:szCs w:val="28"/>
            <w:lang w:val="ru-RU"/>
            <w:rPrChange w:id="1499" w:author="Антон Смирнов" w:date="2023-05-24T11:26:00Z">
              <w:rPr>
                <w:lang w:val="ru-RU"/>
              </w:rPr>
            </w:rPrChange>
          </w:rPr>
          <w:t xml:space="preserve">Внешняя оценка для моделей, построенных на данных </w:t>
        </w:r>
        <w:proofErr w:type="spellStart"/>
        <w:r w:rsidRPr="00CF0A6A">
          <w:rPr>
            <w:rFonts w:ascii="Times New Roman" w:hAnsi="Times New Roman" w:cs="Times New Roman"/>
            <w:i w:val="0"/>
            <w:iCs/>
            <w:sz w:val="28"/>
            <w:szCs w:val="28"/>
            <w:lang w:val="ru-RU"/>
            <w:rPrChange w:id="1500" w:author="Антон Смирнов" w:date="2023-05-24T11:26:00Z">
              <w:rPr>
                <w:lang w:val="ru-RU"/>
              </w:rPr>
            </w:rPrChange>
          </w:rPr>
          <w:t>in</w:t>
        </w:r>
        <w:proofErr w:type="spellEnd"/>
        <w:r w:rsidRPr="00CF0A6A">
          <w:rPr>
            <w:rFonts w:ascii="Times New Roman" w:hAnsi="Times New Roman" w:cs="Times New Roman"/>
            <w:i w:val="0"/>
            <w:iCs/>
            <w:sz w:val="28"/>
            <w:szCs w:val="28"/>
            <w:lang w:val="ru-RU"/>
            <w:rPrChange w:id="1501" w:author="Антон Смирнов" w:date="2023-05-24T11:26:00Z">
              <w:rPr>
                <w:lang w:val="ru-RU"/>
              </w:rPr>
            </w:rPrChange>
          </w:rPr>
          <w:t xml:space="preserve"> </w:t>
        </w:r>
        <w:proofErr w:type="spellStart"/>
        <w:r w:rsidRPr="00CF0A6A">
          <w:rPr>
            <w:rFonts w:ascii="Times New Roman" w:hAnsi="Times New Roman" w:cs="Times New Roman"/>
            <w:i w:val="0"/>
            <w:iCs/>
            <w:sz w:val="28"/>
            <w:szCs w:val="28"/>
            <w:lang w:val="ru-RU"/>
            <w:rPrChange w:id="1502" w:author="Антон Смирнов" w:date="2023-05-24T11:26:00Z">
              <w:rPr>
                <w:lang w:val="ru-RU"/>
              </w:rPr>
            </w:rPrChange>
          </w:rPr>
          <w:t>vi</w:t>
        </w:r>
        <w:r>
          <w:rPr>
            <w:rFonts w:ascii="Times New Roman" w:hAnsi="Times New Roman" w:cs="Times New Roman"/>
            <w:i w:val="0"/>
            <w:iCs/>
            <w:sz w:val="28"/>
            <w:szCs w:val="28"/>
          </w:rPr>
          <w:t>vo</w:t>
        </w:r>
        <w:proofErr w:type="spellEnd"/>
        <w:r w:rsidRPr="00CF0A6A">
          <w:rPr>
            <w:rFonts w:ascii="Times New Roman" w:hAnsi="Times New Roman" w:cs="Times New Roman"/>
            <w:i w:val="0"/>
            <w:iCs/>
            <w:sz w:val="28"/>
            <w:szCs w:val="28"/>
            <w:lang w:val="ru-RU"/>
            <w:rPrChange w:id="1503" w:author="Антон Смирнов" w:date="2023-05-24T11:26:00Z">
              <w:rPr>
                <w:rFonts w:ascii="Times New Roman" w:hAnsi="Times New Roman" w:cs="Times New Roman"/>
                <w:i w:val="0"/>
                <w:iCs/>
                <w:sz w:val="28"/>
                <w:szCs w:val="28"/>
              </w:rPr>
            </w:rPrChange>
          </w:rPr>
          <w:t xml:space="preserve"> </w:t>
        </w:r>
        <w:r w:rsidRPr="00CF0A6A">
          <w:rPr>
            <w:rFonts w:ascii="Times New Roman" w:hAnsi="Times New Roman" w:cs="Times New Roman"/>
            <w:i w:val="0"/>
            <w:iCs/>
            <w:sz w:val="28"/>
            <w:szCs w:val="28"/>
            <w:lang w:val="ru-RU"/>
            <w:rPrChange w:id="1504" w:author="Антон Смирнов" w:date="2023-05-24T11:26:00Z">
              <w:rPr>
                <w:lang w:val="ru-RU"/>
              </w:rPr>
            </w:rPrChange>
          </w:rPr>
          <w:t>представлена на рисунке</w:t>
        </w:r>
        <w:r>
          <w:rPr>
            <w:rFonts w:ascii="Times New Roman" w:hAnsi="Times New Roman" w:cs="Times New Roman"/>
            <w:i w:val="0"/>
            <w:iCs/>
            <w:sz w:val="28"/>
            <w:szCs w:val="28"/>
            <w:lang w:val="ru-RU"/>
          </w:rPr>
          <w:t xml:space="preserve"> 13</w:t>
        </w:r>
        <w:r w:rsidRPr="00CF0A6A">
          <w:rPr>
            <w:rFonts w:ascii="Times New Roman" w:hAnsi="Times New Roman" w:cs="Times New Roman"/>
            <w:i w:val="0"/>
            <w:iCs/>
            <w:sz w:val="28"/>
            <w:szCs w:val="28"/>
            <w:lang w:val="ru-RU"/>
            <w:rPrChange w:id="1505" w:author="Антон Смирнов" w:date="2023-05-24T11:26:00Z">
              <w:rPr>
                <w:lang w:val="ru-RU"/>
              </w:rPr>
            </w:rPrChange>
          </w:rPr>
          <w:t>.</w:t>
        </w:r>
      </w:ins>
    </w:p>
    <w:p w14:paraId="1353910A" w14:textId="75F704C6" w:rsidR="001D5427" w:rsidRDefault="00631E48" w:rsidP="001D5427">
      <w:pPr>
        <w:pStyle w:val="afa"/>
        <w:keepNext/>
        <w:spacing w:line="360" w:lineRule="auto"/>
        <w:jc w:val="both"/>
        <w:rPr>
          <w:ins w:id="1506" w:author="Антон Смирнов" w:date="2023-05-24T12:28:00Z"/>
        </w:rPr>
      </w:pPr>
      <w:ins w:id="1507" w:author="Антон Смирнов" w:date="2023-05-24T11:02:00Z">
        <w:r>
          <w:rPr>
            <w:rFonts w:cs="Times New Roman"/>
            <w:iCs/>
            <w:noProof/>
            <w:szCs w:val="28"/>
            <w:lang w:val="ru-RU"/>
          </w:rPr>
          <w:lastRenderedPageBreak/>
          <w:drawing>
            <wp:inline distT="0" distB="0" distL="0" distR="0" wp14:anchorId="3F674BC4" wp14:editId="6F72F0F9">
              <wp:extent cx="5848350" cy="43910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ins>
    </w:p>
    <w:p w14:paraId="654C9802" w14:textId="44969C45" w:rsidR="00631E48" w:rsidRDefault="001D5427" w:rsidP="001D5427">
      <w:pPr>
        <w:pStyle w:val="afa"/>
        <w:spacing w:line="360" w:lineRule="auto"/>
        <w:jc w:val="both"/>
        <w:rPr>
          <w:ins w:id="1508" w:author="Антон Смирнов" w:date="2023-05-24T12:32:00Z"/>
          <w:rFonts w:ascii="Times New Roman" w:hAnsi="Times New Roman" w:cs="Times New Roman"/>
          <w:i w:val="0"/>
          <w:iCs/>
          <w:sz w:val="28"/>
          <w:szCs w:val="28"/>
          <w:lang w:val="ru-RU"/>
        </w:rPr>
      </w:pPr>
      <w:ins w:id="1509" w:author="Антон Смирнов" w:date="2023-05-24T12:09:00Z">
        <w:r w:rsidRPr="001D5427">
          <w:rPr>
            <w:rFonts w:ascii="Times New Roman" w:hAnsi="Times New Roman" w:cs="Times New Roman"/>
            <w:b/>
            <w:bCs/>
            <w:i w:val="0"/>
            <w:iCs/>
            <w:sz w:val="28"/>
            <w:szCs w:val="28"/>
            <w:lang w:val="ru-RU"/>
            <w:rPrChange w:id="1510" w:author="Антон Смирнов" w:date="2023-05-24T12:10:00Z">
              <w:rPr/>
            </w:rPrChange>
          </w:rPr>
          <w:t xml:space="preserve">Рисунок </w:t>
        </w:r>
        <w:r w:rsidRPr="001D5427">
          <w:rPr>
            <w:rFonts w:ascii="Times New Roman" w:hAnsi="Times New Roman" w:cs="Times New Roman"/>
            <w:b/>
            <w:bCs/>
            <w:i w:val="0"/>
            <w:iCs/>
            <w:sz w:val="28"/>
            <w:szCs w:val="28"/>
            <w:rPrChange w:id="1511" w:author="Антон Смирнов" w:date="2023-05-24T12:10:00Z">
              <w:rPr/>
            </w:rPrChange>
          </w:rPr>
          <w:fldChar w:fldCharType="begin"/>
        </w:r>
        <w:r w:rsidRPr="001D5427">
          <w:rPr>
            <w:rFonts w:ascii="Times New Roman" w:hAnsi="Times New Roman" w:cs="Times New Roman"/>
            <w:b/>
            <w:bCs/>
            <w:i w:val="0"/>
            <w:iCs/>
            <w:sz w:val="28"/>
            <w:szCs w:val="28"/>
            <w:lang w:val="ru-RU"/>
            <w:rPrChange w:id="1512" w:author="Антон Смирнов" w:date="2023-05-24T12:10:00Z">
              <w:rPr/>
            </w:rPrChange>
          </w:rPr>
          <w:instrText xml:space="preserve"> </w:instrText>
        </w:r>
        <w:r w:rsidRPr="001D5427">
          <w:rPr>
            <w:rFonts w:ascii="Times New Roman" w:hAnsi="Times New Roman" w:cs="Times New Roman"/>
            <w:b/>
            <w:bCs/>
            <w:i w:val="0"/>
            <w:iCs/>
            <w:sz w:val="28"/>
            <w:szCs w:val="28"/>
            <w:rPrChange w:id="1513" w:author="Антон Смирнов" w:date="2023-05-24T12:10:00Z">
              <w:rPr/>
            </w:rPrChange>
          </w:rPr>
          <w:instrText>SEQ</w:instrText>
        </w:r>
        <w:r w:rsidRPr="001D5427">
          <w:rPr>
            <w:rFonts w:ascii="Times New Roman" w:hAnsi="Times New Roman" w:cs="Times New Roman"/>
            <w:b/>
            <w:bCs/>
            <w:i w:val="0"/>
            <w:iCs/>
            <w:sz w:val="28"/>
            <w:szCs w:val="28"/>
            <w:lang w:val="ru-RU"/>
            <w:rPrChange w:id="1514" w:author="Антон Смирнов" w:date="2023-05-24T12:10:00Z">
              <w:rPr/>
            </w:rPrChange>
          </w:rPr>
          <w:instrText xml:space="preserve"> Рисунок \* </w:instrText>
        </w:r>
        <w:r w:rsidRPr="001D5427">
          <w:rPr>
            <w:rFonts w:ascii="Times New Roman" w:hAnsi="Times New Roman" w:cs="Times New Roman"/>
            <w:b/>
            <w:bCs/>
            <w:i w:val="0"/>
            <w:iCs/>
            <w:sz w:val="28"/>
            <w:szCs w:val="28"/>
            <w:rPrChange w:id="1515" w:author="Антон Смирнов" w:date="2023-05-24T12:10:00Z">
              <w:rPr/>
            </w:rPrChange>
          </w:rPr>
          <w:instrText>ARABIC</w:instrText>
        </w:r>
        <w:r w:rsidRPr="001D5427">
          <w:rPr>
            <w:rFonts w:ascii="Times New Roman" w:hAnsi="Times New Roman" w:cs="Times New Roman"/>
            <w:b/>
            <w:bCs/>
            <w:i w:val="0"/>
            <w:iCs/>
            <w:sz w:val="28"/>
            <w:szCs w:val="28"/>
            <w:lang w:val="ru-RU"/>
            <w:rPrChange w:id="1516" w:author="Антон Смирнов" w:date="2023-05-24T12:10:00Z">
              <w:rPr/>
            </w:rPrChange>
          </w:rPr>
          <w:instrText xml:space="preserve"> </w:instrText>
        </w:r>
      </w:ins>
      <w:r w:rsidRPr="001D5427">
        <w:rPr>
          <w:rFonts w:ascii="Times New Roman" w:hAnsi="Times New Roman" w:cs="Times New Roman"/>
          <w:b/>
          <w:bCs/>
          <w:i w:val="0"/>
          <w:iCs/>
          <w:sz w:val="28"/>
          <w:szCs w:val="28"/>
          <w:rPrChange w:id="1517" w:author="Антон Смирнов" w:date="2023-05-24T12:10:00Z">
            <w:rPr/>
          </w:rPrChange>
        </w:rPr>
        <w:fldChar w:fldCharType="separate"/>
      </w:r>
      <w:ins w:id="1518" w:author="Антон Смирнов" w:date="2023-05-24T14:55:00Z">
        <w:r w:rsidR="001D58CF">
          <w:rPr>
            <w:rFonts w:ascii="Times New Roman" w:hAnsi="Times New Roman" w:cs="Times New Roman"/>
            <w:b/>
            <w:bCs/>
            <w:i w:val="0"/>
            <w:iCs/>
            <w:noProof/>
            <w:sz w:val="28"/>
            <w:szCs w:val="28"/>
          </w:rPr>
          <w:t>13</w:t>
        </w:r>
      </w:ins>
      <w:ins w:id="1519" w:author="Антон Смирнов" w:date="2023-05-24T12:09:00Z">
        <w:r w:rsidRPr="001D5427">
          <w:rPr>
            <w:rFonts w:ascii="Times New Roman" w:hAnsi="Times New Roman" w:cs="Times New Roman"/>
            <w:b/>
            <w:bCs/>
            <w:i w:val="0"/>
            <w:iCs/>
            <w:sz w:val="28"/>
            <w:szCs w:val="28"/>
            <w:rPrChange w:id="1520" w:author="Антон Смирнов" w:date="2023-05-24T12:10:00Z">
              <w:rPr/>
            </w:rPrChange>
          </w:rPr>
          <w:fldChar w:fldCharType="end"/>
        </w:r>
        <w:r w:rsidRPr="001D5427">
          <w:rPr>
            <w:rFonts w:ascii="Times New Roman" w:hAnsi="Times New Roman" w:cs="Times New Roman"/>
            <w:i w:val="0"/>
            <w:iCs/>
            <w:sz w:val="28"/>
            <w:szCs w:val="28"/>
            <w:lang w:val="ru-RU"/>
            <w:rPrChange w:id="1521" w:author="Антон Смирнов" w:date="2023-05-24T12:10:00Z">
              <w:rPr>
                <w:lang w:val="ru-RU"/>
              </w:rPr>
            </w:rPrChange>
          </w:rPr>
          <w:t>. Зависимость внешней метрики качества моделей от уровня MNA дескрипторов.</w:t>
        </w:r>
      </w:ins>
    </w:p>
    <w:p w14:paraId="0F9212EF" w14:textId="3372C00A" w:rsidR="00FB004F" w:rsidRPr="00F0155F" w:rsidRDefault="00FB004F">
      <w:pPr>
        <w:pStyle w:val="afa"/>
        <w:keepNext/>
        <w:spacing w:line="360" w:lineRule="auto"/>
        <w:jc w:val="both"/>
        <w:rPr>
          <w:ins w:id="1522" w:author="Антон Смирнов" w:date="2023-05-24T11:02:00Z"/>
          <w:rFonts w:ascii="Times New Roman" w:hAnsi="Times New Roman" w:cs="Times New Roman"/>
          <w:i w:val="0"/>
          <w:iCs/>
          <w:sz w:val="28"/>
          <w:szCs w:val="28"/>
          <w:lang w:val="ru-RU"/>
          <w:rPrChange w:id="1523" w:author="Антон Смирнов" w:date="2023-05-24T12:36:00Z">
            <w:rPr>
              <w:ins w:id="1524" w:author="Антон Смирнов" w:date="2023-05-24T11:02:00Z"/>
              <w:rFonts w:cs="Times New Roman"/>
              <w:iCs/>
              <w:szCs w:val="28"/>
              <w:lang w:val="ru-RU"/>
            </w:rPr>
          </w:rPrChange>
        </w:rPr>
        <w:pPrChange w:id="1525" w:author="Антон Смирнов" w:date="2023-05-24T12:36:00Z">
          <w:pPr>
            <w:pStyle w:val="afa"/>
            <w:spacing w:line="360" w:lineRule="auto"/>
            <w:jc w:val="both"/>
          </w:pPr>
        </w:pPrChange>
      </w:pPr>
      <w:ins w:id="1526" w:author="Антон Смирнов" w:date="2023-05-24T12:32:00Z">
        <w:r w:rsidRPr="000D0CED">
          <w:rPr>
            <w:lang w:val="ru-RU"/>
            <w:rPrChange w:id="1527" w:author="Антон Смирнов" w:date="2023-05-24T14:07:00Z">
              <w:rPr/>
            </w:rPrChange>
          </w:rPr>
          <w:tab/>
        </w:r>
        <w:r>
          <w:rPr>
            <w:rFonts w:ascii="Times New Roman" w:hAnsi="Times New Roman" w:cs="Times New Roman"/>
            <w:i w:val="0"/>
            <w:iCs/>
            <w:sz w:val="28"/>
            <w:szCs w:val="28"/>
            <w:lang w:val="ru-RU"/>
          </w:rPr>
          <w:t xml:space="preserve">Внешняя оценка более объективна, чем внутренняя, так как сделана на независимом от обучающей выборки наборе данных. Поэтому при выборе </w:t>
        </w:r>
        <w:proofErr w:type="spellStart"/>
        <w:r>
          <w:rPr>
            <w:rFonts w:ascii="Times New Roman" w:hAnsi="Times New Roman" w:cs="Times New Roman"/>
            <w:i w:val="0"/>
            <w:iCs/>
            <w:sz w:val="28"/>
            <w:szCs w:val="28"/>
            <w:lang w:val="ru-RU"/>
          </w:rPr>
          <w:t>гиперпараметров</w:t>
        </w:r>
        <w:proofErr w:type="spellEnd"/>
        <w:r>
          <w:rPr>
            <w:rFonts w:ascii="Times New Roman" w:hAnsi="Times New Roman" w:cs="Times New Roman"/>
            <w:i w:val="0"/>
            <w:iCs/>
            <w:sz w:val="28"/>
            <w:szCs w:val="28"/>
            <w:lang w:val="ru-RU"/>
          </w:rPr>
          <w:t xml:space="preserve"> приоритет отдавался результатам, полученных при 5-кратной кросс-валидации. Выбранные </w:t>
        </w:r>
        <w:proofErr w:type="spellStart"/>
        <w:r>
          <w:rPr>
            <w:rFonts w:ascii="Times New Roman" w:hAnsi="Times New Roman" w:cs="Times New Roman"/>
            <w:i w:val="0"/>
            <w:iCs/>
            <w:sz w:val="28"/>
            <w:szCs w:val="28"/>
            <w:lang w:val="ru-RU"/>
          </w:rPr>
          <w:t>гиперпараметры</w:t>
        </w:r>
        <w:proofErr w:type="spellEnd"/>
        <w:r>
          <w:rPr>
            <w:rFonts w:ascii="Times New Roman" w:hAnsi="Times New Roman" w:cs="Times New Roman"/>
            <w:i w:val="0"/>
            <w:iCs/>
            <w:sz w:val="28"/>
            <w:szCs w:val="28"/>
            <w:lang w:val="ru-RU"/>
          </w:rPr>
          <w:t xml:space="preserve"> представл</w:t>
        </w:r>
      </w:ins>
      <w:ins w:id="1528" w:author="Антон Смирнов" w:date="2023-05-24T12:33:00Z">
        <w:r>
          <w:rPr>
            <w:rFonts w:ascii="Times New Roman" w:hAnsi="Times New Roman" w:cs="Times New Roman"/>
            <w:i w:val="0"/>
            <w:iCs/>
            <w:sz w:val="28"/>
            <w:szCs w:val="28"/>
            <w:lang w:val="ru-RU"/>
          </w:rPr>
          <w:t>ены в таблице 4.</w:t>
        </w:r>
      </w:ins>
    </w:p>
    <w:p w14:paraId="2968C922" w14:textId="12165406" w:rsidR="00FB004F" w:rsidRPr="00FB004F" w:rsidRDefault="00FB004F">
      <w:pPr>
        <w:pStyle w:val="afa"/>
        <w:keepNext/>
        <w:spacing w:line="360" w:lineRule="auto"/>
        <w:rPr>
          <w:ins w:id="1529" w:author="Антон Смирнов" w:date="2023-05-24T12:33:00Z"/>
          <w:rFonts w:ascii="Times New Roman" w:hAnsi="Times New Roman" w:cs="Times New Roman"/>
          <w:iCs/>
          <w:sz w:val="28"/>
          <w:szCs w:val="28"/>
          <w:lang w:val="ru-RU"/>
          <w:rPrChange w:id="1530" w:author="Антон Смирнов" w:date="2023-05-24T12:33:00Z">
            <w:rPr>
              <w:ins w:id="1531" w:author="Антон Смирнов" w:date="2023-05-24T12:33:00Z"/>
            </w:rPr>
          </w:rPrChange>
        </w:rPr>
        <w:pPrChange w:id="1532" w:author="Антон Смирнов" w:date="2023-05-24T12:33:00Z">
          <w:pPr/>
        </w:pPrChange>
      </w:pPr>
      <w:ins w:id="1533" w:author="Антон Смирнов" w:date="2023-05-24T12:33:00Z">
        <w:r w:rsidRPr="00F0155F">
          <w:rPr>
            <w:rFonts w:ascii="Times New Roman" w:hAnsi="Times New Roman" w:cs="Times New Roman"/>
            <w:b/>
            <w:bCs/>
            <w:i w:val="0"/>
            <w:iCs/>
            <w:sz w:val="28"/>
            <w:szCs w:val="28"/>
            <w:lang w:val="ru-RU"/>
            <w:rPrChange w:id="1534" w:author="Антон Смирнов" w:date="2023-05-24T12:36:00Z">
              <w:rPr>
                <w:i/>
              </w:rPr>
            </w:rPrChange>
          </w:rPr>
          <w:t xml:space="preserve">Таблица </w:t>
        </w:r>
        <w:r w:rsidRPr="00FB004F">
          <w:rPr>
            <w:rFonts w:ascii="Times New Roman" w:hAnsi="Times New Roman" w:cs="Times New Roman"/>
            <w:b/>
            <w:bCs/>
            <w:i w:val="0"/>
            <w:iCs/>
            <w:sz w:val="28"/>
            <w:szCs w:val="28"/>
            <w:rPrChange w:id="1535" w:author="Антон Смирнов" w:date="2023-05-24T12:33:00Z">
              <w:rPr>
                <w:i/>
              </w:rPr>
            </w:rPrChange>
          </w:rPr>
          <w:fldChar w:fldCharType="begin"/>
        </w:r>
        <w:r w:rsidRPr="00F0155F">
          <w:rPr>
            <w:rFonts w:ascii="Times New Roman" w:hAnsi="Times New Roman" w:cs="Times New Roman"/>
            <w:b/>
            <w:bCs/>
            <w:i w:val="0"/>
            <w:iCs/>
            <w:sz w:val="28"/>
            <w:szCs w:val="28"/>
            <w:lang w:val="ru-RU"/>
            <w:rPrChange w:id="1536" w:author="Антон Смирнов" w:date="2023-05-24T12:36:00Z">
              <w:rPr>
                <w:i/>
              </w:rPr>
            </w:rPrChange>
          </w:rPr>
          <w:instrText xml:space="preserve"> </w:instrText>
        </w:r>
        <w:r w:rsidRPr="00FB004F">
          <w:rPr>
            <w:rFonts w:ascii="Times New Roman" w:hAnsi="Times New Roman" w:cs="Times New Roman"/>
            <w:b/>
            <w:bCs/>
            <w:i w:val="0"/>
            <w:iCs/>
            <w:sz w:val="28"/>
            <w:szCs w:val="28"/>
            <w:rPrChange w:id="1537" w:author="Антон Смирнов" w:date="2023-05-24T12:33:00Z">
              <w:rPr>
                <w:i/>
              </w:rPr>
            </w:rPrChange>
          </w:rPr>
          <w:instrText>SEQ</w:instrText>
        </w:r>
        <w:r w:rsidRPr="00F0155F">
          <w:rPr>
            <w:rFonts w:ascii="Times New Roman" w:hAnsi="Times New Roman" w:cs="Times New Roman"/>
            <w:b/>
            <w:bCs/>
            <w:i w:val="0"/>
            <w:iCs/>
            <w:sz w:val="28"/>
            <w:szCs w:val="28"/>
            <w:lang w:val="ru-RU"/>
            <w:rPrChange w:id="1538" w:author="Антон Смирнов" w:date="2023-05-24T12:36:00Z">
              <w:rPr>
                <w:i/>
              </w:rPr>
            </w:rPrChange>
          </w:rPr>
          <w:instrText xml:space="preserve"> Таблица \* </w:instrText>
        </w:r>
        <w:r w:rsidRPr="00FB004F">
          <w:rPr>
            <w:rFonts w:ascii="Times New Roman" w:hAnsi="Times New Roman" w:cs="Times New Roman"/>
            <w:b/>
            <w:bCs/>
            <w:i w:val="0"/>
            <w:iCs/>
            <w:sz w:val="28"/>
            <w:szCs w:val="28"/>
            <w:rPrChange w:id="1539" w:author="Антон Смирнов" w:date="2023-05-24T12:33:00Z">
              <w:rPr>
                <w:i/>
              </w:rPr>
            </w:rPrChange>
          </w:rPr>
          <w:instrText>ARABIC</w:instrText>
        </w:r>
        <w:r w:rsidRPr="00F0155F">
          <w:rPr>
            <w:rFonts w:ascii="Times New Roman" w:hAnsi="Times New Roman" w:cs="Times New Roman"/>
            <w:b/>
            <w:bCs/>
            <w:i w:val="0"/>
            <w:iCs/>
            <w:sz w:val="28"/>
            <w:szCs w:val="28"/>
            <w:lang w:val="ru-RU"/>
            <w:rPrChange w:id="1540" w:author="Антон Смирнов" w:date="2023-05-24T12:36:00Z">
              <w:rPr>
                <w:i/>
              </w:rPr>
            </w:rPrChange>
          </w:rPr>
          <w:instrText xml:space="preserve"> </w:instrText>
        </w:r>
      </w:ins>
      <w:r w:rsidRPr="00FB004F">
        <w:rPr>
          <w:rFonts w:ascii="Times New Roman" w:hAnsi="Times New Roman" w:cs="Times New Roman"/>
          <w:b/>
          <w:bCs/>
          <w:i w:val="0"/>
          <w:iCs/>
          <w:sz w:val="28"/>
          <w:szCs w:val="28"/>
          <w:rPrChange w:id="1541" w:author="Антон Смирнов" w:date="2023-05-24T12:33:00Z">
            <w:rPr>
              <w:i/>
            </w:rPr>
          </w:rPrChange>
        </w:rPr>
        <w:fldChar w:fldCharType="separate"/>
      </w:r>
      <w:ins w:id="1542" w:author="Антон Смирнов" w:date="2023-05-24T15:04:00Z">
        <w:r w:rsidR="007E001C">
          <w:rPr>
            <w:rFonts w:ascii="Times New Roman" w:hAnsi="Times New Roman" w:cs="Times New Roman"/>
            <w:b/>
            <w:bCs/>
            <w:i w:val="0"/>
            <w:iCs/>
            <w:noProof/>
            <w:sz w:val="28"/>
            <w:szCs w:val="28"/>
          </w:rPr>
          <w:t>4</w:t>
        </w:r>
      </w:ins>
      <w:ins w:id="1543" w:author="Антон Смирнов" w:date="2023-05-24T12:33:00Z">
        <w:r w:rsidRPr="00FB004F">
          <w:rPr>
            <w:rFonts w:ascii="Times New Roman" w:hAnsi="Times New Roman" w:cs="Times New Roman"/>
            <w:b/>
            <w:bCs/>
            <w:i w:val="0"/>
            <w:iCs/>
            <w:sz w:val="28"/>
            <w:szCs w:val="28"/>
            <w:rPrChange w:id="1544" w:author="Антон Смирнов" w:date="2023-05-24T12:33:00Z">
              <w:rPr>
                <w:i/>
              </w:rPr>
            </w:rPrChange>
          </w:rPr>
          <w:fldChar w:fldCharType="end"/>
        </w:r>
        <w:r>
          <w:rPr>
            <w:rFonts w:ascii="Times New Roman" w:hAnsi="Times New Roman" w:cs="Times New Roman"/>
            <w:b/>
            <w:bCs/>
            <w:i w:val="0"/>
            <w:iCs/>
            <w:sz w:val="28"/>
            <w:szCs w:val="28"/>
            <w:lang w:val="ru-RU"/>
          </w:rPr>
          <w:t>.</w:t>
        </w:r>
        <w:r>
          <w:rPr>
            <w:rFonts w:ascii="Times New Roman" w:hAnsi="Times New Roman" w:cs="Times New Roman"/>
            <w:i w:val="0"/>
            <w:iCs/>
            <w:sz w:val="28"/>
            <w:szCs w:val="28"/>
            <w:lang w:val="ru-RU"/>
          </w:rPr>
          <w:t xml:space="preserve"> </w:t>
        </w:r>
      </w:ins>
      <w:ins w:id="1545" w:author="Антон Смирнов" w:date="2023-05-24T12:34:00Z">
        <w:r>
          <w:rPr>
            <w:rFonts w:ascii="Times New Roman" w:hAnsi="Times New Roman" w:cs="Times New Roman"/>
            <w:i w:val="0"/>
            <w:iCs/>
            <w:sz w:val="28"/>
            <w:szCs w:val="28"/>
            <w:lang w:val="ru-RU"/>
          </w:rPr>
          <w:t xml:space="preserve">Выбранные значения </w:t>
        </w:r>
        <w:proofErr w:type="spellStart"/>
        <w:r>
          <w:rPr>
            <w:rFonts w:ascii="Times New Roman" w:hAnsi="Times New Roman" w:cs="Times New Roman"/>
            <w:i w:val="0"/>
            <w:iCs/>
            <w:sz w:val="28"/>
            <w:szCs w:val="28"/>
            <w:lang w:val="ru-RU"/>
          </w:rPr>
          <w:t>гиперпараметров</w:t>
        </w:r>
      </w:ins>
      <w:proofErr w:type="spellEnd"/>
      <w:ins w:id="1546" w:author="Антон Смирнов" w:date="2023-05-24T12:36:00Z">
        <w:r w:rsidR="00F0155F">
          <w:rPr>
            <w:rFonts w:ascii="Times New Roman" w:hAnsi="Times New Roman" w:cs="Times New Roman"/>
            <w:i w:val="0"/>
            <w:iCs/>
            <w:sz w:val="28"/>
            <w:szCs w:val="28"/>
            <w:lang w:val="ru-RU"/>
          </w:rPr>
          <w:t xml:space="preserve"> для моделей, построенных на разных наборах данных</w:t>
        </w:r>
      </w:ins>
      <w:ins w:id="1547" w:author="Антон Смирнов" w:date="2023-05-24T12:37:00Z">
        <w:r w:rsidR="00F0155F">
          <w:rPr>
            <w:rFonts w:ascii="Times New Roman" w:hAnsi="Times New Roman" w:cs="Times New Roman"/>
            <w:i w:val="0"/>
            <w:iCs/>
            <w:sz w:val="28"/>
            <w:szCs w:val="28"/>
            <w:lang w:val="ru-RU"/>
          </w:rPr>
          <w:t xml:space="preserve"> для прогноза сайтов расщепления белков протеасомой</w:t>
        </w:r>
      </w:ins>
      <w:ins w:id="1548" w:author="Антон Смирнов" w:date="2023-05-24T12:36:00Z">
        <w:r w:rsidR="00F0155F">
          <w:rPr>
            <w:rFonts w:ascii="Times New Roman" w:hAnsi="Times New Roman" w:cs="Times New Roman"/>
            <w:i w:val="0"/>
            <w:iCs/>
            <w:sz w:val="28"/>
            <w:szCs w:val="28"/>
            <w:lang w:val="ru-RU"/>
          </w:rPr>
          <w:t>.</w:t>
        </w:r>
      </w:ins>
    </w:p>
    <w:tbl>
      <w:tblPr>
        <w:tblStyle w:val="af0"/>
        <w:tblW w:w="0" w:type="auto"/>
        <w:tblLook w:val="04A0" w:firstRow="1" w:lastRow="0" w:firstColumn="1" w:lastColumn="0" w:noHBand="0" w:noVBand="1"/>
        <w:tblPrChange w:id="1549" w:author="Антон Смирнов" w:date="2023-05-24T12:36:00Z">
          <w:tblPr>
            <w:tblStyle w:val="af0"/>
            <w:tblW w:w="0" w:type="auto"/>
            <w:tblLook w:val="04A0" w:firstRow="1" w:lastRow="0" w:firstColumn="1" w:lastColumn="0" w:noHBand="0" w:noVBand="1"/>
          </w:tblPr>
        </w:tblPrChange>
      </w:tblPr>
      <w:tblGrid>
        <w:gridCol w:w="3190"/>
        <w:gridCol w:w="3190"/>
        <w:gridCol w:w="3191"/>
        <w:tblGridChange w:id="1550">
          <w:tblGrid>
            <w:gridCol w:w="3190"/>
            <w:gridCol w:w="3190"/>
            <w:gridCol w:w="3191"/>
          </w:tblGrid>
        </w:tblGridChange>
      </w:tblGrid>
      <w:tr w:rsidR="00631E48" w:rsidRPr="00631E48" w14:paraId="7634D87C" w14:textId="77777777" w:rsidTr="00F0155F">
        <w:trPr>
          <w:tblHeader/>
          <w:ins w:id="1551" w:author="Антон Смирнов" w:date="2023-05-24T11:02:00Z"/>
        </w:trPr>
        <w:tc>
          <w:tcPr>
            <w:tcW w:w="3190" w:type="dxa"/>
            <w:vAlign w:val="center"/>
            <w:tcPrChange w:id="1552" w:author="Антон Смирнов" w:date="2023-05-24T12:36:00Z">
              <w:tcPr>
                <w:tcW w:w="3190" w:type="dxa"/>
              </w:tcPr>
            </w:tcPrChange>
          </w:tcPr>
          <w:p w14:paraId="3D9BA231" w14:textId="7B36B040" w:rsidR="00631E48" w:rsidRPr="00F0155F" w:rsidRDefault="00631E48">
            <w:pPr>
              <w:pStyle w:val="afa"/>
              <w:spacing w:line="360" w:lineRule="auto"/>
              <w:jc w:val="center"/>
              <w:rPr>
                <w:ins w:id="1553" w:author="Антон Смирнов" w:date="2023-05-24T11:02:00Z"/>
                <w:rFonts w:ascii="Times New Roman" w:hAnsi="Times New Roman" w:cs="Times New Roman"/>
                <w:b/>
                <w:bCs/>
                <w:i w:val="0"/>
                <w:sz w:val="28"/>
                <w:szCs w:val="28"/>
                <w:lang w:val="ru-RU"/>
                <w:rPrChange w:id="1554" w:author="Антон Смирнов" w:date="2023-05-24T12:37:00Z">
                  <w:rPr>
                    <w:ins w:id="1555" w:author="Антон Смирнов" w:date="2023-05-24T11:02:00Z"/>
                    <w:rFonts w:cs="Times New Roman"/>
                    <w:iCs/>
                    <w:szCs w:val="28"/>
                    <w:lang w:val="ru-RU"/>
                  </w:rPr>
                </w:rPrChange>
              </w:rPr>
              <w:pPrChange w:id="1556" w:author="Антон Смирнов" w:date="2023-05-24T12:31:00Z">
                <w:pPr>
                  <w:pStyle w:val="afa"/>
                  <w:spacing w:line="360" w:lineRule="auto"/>
                  <w:jc w:val="both"/>
                </w:pPr>
              </w:pPrChange>
            </w:pPr>
            <w:ins w:id="1557" w:author="Антон Смирнов" w:date="2023-05-24T11:03:00Z">
              <w:r w:rsidRPr="00F0155F">
                <w:rPr>
                  <w:rFonts w:ascii="Times New Roman" w:hAnsi="Times New Roman" w:cs="Times New Roman"/>
                  <w:b/>
                  <w:bCs/>
                  <w:i w:val="0"/>
                  <w:sz w:val="28"/>
                  <w:szCs w:val="28"/>
                  <w:lang w:val="ru-RU"/>
                  <w:rPrChange w:id="1558" w:author="Антон Смирнов" w:date="2023-05-24T12:37:00Z">
                    <w:rPr>
                      <w:rFonts w:ascii="Times New Roman" w:hAnsi="Times New Roman" w:cs="Times New Roman"/>
                      <w:i w:val="0"/>
                      <w:sz w:val="28"/>
                      <w:szCs w:val="32"/>
                      <w:lang w:val="ru-RU"/>
                    </w:rPr>
                  </w:rPrChange>
                </w:rPr>
                <w:t>Набор данных</w:t>
              </w:r>
            </w:ins>
          </w:p>
        </w:tc>
        <w:tc>
          <w:tcPr>
            <w:tcW w:w="3190" w:type="dxa"/>
            <w:vAlign w:val="center"/>
            <w:tcPrChange w:id="1559" w:author="Антон Смирнов" w:date="2023-05-24T12:36:00Z">
              <w:tcPr>
                <w:tcW w:w="3190" w:type="dxa"/>
              </w:tcPr>
            </w:tcPrChange>
          </w:tcPr>
          <w:p w14:paraId="16A9F730" w14:textId="36EF2202" w:rsidR="00631E48" w:rsidRPr="00F0155F" w:rsidRDefault="00631E48">
            <w:pPr>
              <w:pStyle w:val="afa"/>
              <w:spacing w:line="360" w:lineRule="auto"/>
              <w:jc w:val="center"/>
              <w:rPr>
                <w:ins w:id="1560" w:author="Антон Смирнов" w:date="2023-05-24T11:02:00Z"/>
                <w:rFonts w:ascii="Times New Roman" w:hAnsi="Times New Roman" w:cs="Times New Roman"/>
                <w:b/>
                <w:bCs/>
                <w:i w:val="0"/>
                <w:sz w:val="28"/>
                <w:szCs w:val="28"/>
                <w:lang w:val="ru-RU"/>
                <w:rPrChange w:id="1561" w:author="Антон Смирнов" w:date="2023-05-24T12:37:00Z">
                  <w:rPr>
                    <w:ins w:id="1562" w:author="Антон Смирнов" w:date="2023-05-24T11:02:00Z"/>
                    <w:rFonts w:cs="Times New Roman"/>
                    <w:iCs/>
                    <w:szCs w:val="28"/>
                    <w:lang w:val="ru-RU"/>
                  </w:rPr>
                </w:rPrChange>
              </w:rPr>
              <w:pPrChange w:id="1563" w:author="Антон Смирнов" w:date="2023-05-24T12:31:00Z">
                <w:pPr>
                  <w:pStyle w:val="afa"/>
                  <w:spacing w:line="360" w:lineRule="auto"/>
                  <w:jc w:val="both"/>
                </w:pPr>
              </w:pPrChange>
            </w:pPr>
            <w:ins w:id="1564" w:author="Антон Смирнов" w:date="2023-05-24T11:04:00Z">
              <w:r w:rsidRPr="00F0155F">
                <w:rPr>
                  <w:rFonts w:ascii="Times New Roman" w:hAnsi="Times New Roman" w:cs="Times New Roman"/>
                  <w:b/>
                  <w:bCs/>
                  <w:i w:val="0"/>
                  <w:sz w:val="28"/>
                  <w:szCs w:val="28"/>
                  <w:lang w:val="ru-RU"/>
                  <w:rPrChange w:id="1565" w:author="Антон Смирнов" w:date="2023-05-24T12:37:00Z">
                    <w:rPr>
                      <w:rFonts w:ascii="Times New Roman" w:hAnsi="Times New Roman" w:cs="Times New Roman"/>
                      <w:i w:val="0"/>
                      <w:sz w:val="28"/>
                      <w:szCs w:val="28"/>
                      <w:lang w:val="ru-RU"/>
                    </w:rPr>
                  </w:rPrChange>
                </w:rPr>
                <w:t>Оптимальный радиус окна</w:t>
              </w:r>
            </w:ins>
          </w:p>
        </w:tc>
        <w:tc>
          <w:tcPr>
            <w:tcW w:w="3191" w:type="dxa"/>
            <w:vAlign w:val="center"/>
            <w:tcPrChange w:id="1566" w:author="Антон Смирнов" w:date="2023-05-24T12:36:00Z">
              <w:tcPr>
                <w:tcW w:w="3191" w:type="dxa"/>
              </w:tcPr>
            </w:tcPrChange>
          </w:tcPr>
          <w:p w14:paraId="117CA78F" w14:textId="460F3FEF" w:rsidR="00631E48" w:rsidRPr="00F0155F" w:rsidRDefault="00631E48">
            <w:pPr>
              <w:pStyle w:val="afa"/>
              <w:spacing w:line="360" w:lineRule="auto"/>
              <w:jc w:val="center"/>
              <w:rPr>
                <w:ins w:id="1567" w:author="Антон Смирнов" w:date="2023-05-24T11:02:00Z"/>
                <w:rFonts w:ascii="Times New Roman" w:hAnsi="Times New Roman" w:cs="Times New Roman"/>
                <w:b/>
                <w:bCs/>
                <w:i w:val="0"/>
                <w:sz w:val="28"/>
                <w:szCs w:val="28"/>
                <w:lang w:val="ru-RU"/>
                <w:rPrChange w:id="1568" w:author="Антон Смирнов" w:date="2023-05-24T12:37:00Z">
                  <w:rPr>
                    <w:ins w:id="1569" w:author="Антон Смирнов" w:date="2023-05-24T11:02:00Z"/>
                    <w:rFonts w:cs="Times New Roman"/>
                    <w:iCs/>
                    <w:szCs w:val="28"/>
                    <w:lang w:val="ru-RU"/>
                  </w:rPr>
                </w:rPrChange>
              </w:rPr>
              <w:pPrChange w:id="1570" w:author="Антон Смирнов" w:date="2023-05-24T12:31:00Z">
                <w:pPr>
                  <w:pStyle w:val="afa"/>
                  <w:spacing w:line="360" w:lineRule="auto"/>
                  <w:jc w:val="both"/>
                </w:pPr>
              </w:pPrChange>
            </w:pPr>
            <w:ins w:id="1571" w:author="Антон Смирнов" w:date="2023-05-24T11:04:00Z">
              <w:r w:rsidRPr="00F0155F">
                <w:rPr>
                  <w:rFonts w:ascii="Times New Roman" w:hAnsi="Times New Roman" w:cs="Times New Roman"/>
                  <w:b/>
                  <w:bCs/>
                  <w:i w:val="0"/>
                  <w:sz w:val="28"/>
                  <w:szCs w:val="28"/>
                  <w:lang w:val="ru-RU"/>
                  <w:rPrChange w:id="1572" w:author="Антон Смирнов" w:date="2023-05-24T12:37:00Z">
                    <w:rPr>
                      <w:rFonts w:ascii="Times New Roman" w:hAnsi="Times New Roman" w:cs="Times New Roman"/>
                      <w:i w:val="0"/>
                      <w:sz w:val="28"/>
                      <w:szCs w:val="28"/>
                      <w:lang w:val="ru-RU"/>
                    </w:rPr>
                  </w:rPrChange>
                </w:rPr>
                <w:t xml:space="preserve">Оптимальный уровень </w:t>
              </w:r>
              <w:r w:rsidRPr="00F0155F">
                <w:rPr>
                  <w:rFonts w:ascii="Times New Roman" w:hAnsi="Times New Roman" w:cs="Times New Roman"/>
                  <w:b/>
                  <w:bCs/>
                  <w:i w:val="0"/>
                  <w:sz w:val="28"/>
                  <w:szCs w:val="28"/>
                  <w:rPrChange w:id="1573" w:author="Антон Смирнов" w:date="2023-05-24T12:37:00Z">
                    <w:rPr>
                      <w:rFonts w:ascii="Times New Roman" w:hAnsi="Times New Roman" w:cs="Times New Roman"/>
                      <w:i w:val="0"/>
                      <w:sz w:val="28"/>
                      <w:szCs w:val="28"/>
                    </w:rPr>
                  </w:rPrChange>
                </w:rPr>
                <w:t xml:space="preserve">MNA </w:t>
              </w:r>
            </w:ins>
            <w:ins w:id="1574" w:author="Антон Смирнов" w:date="2023-05-24T11:05:00Z">
              <w:r w:rsidRPr="00F0155F">
                <w:rPr>
                  <w:rFonts w:ascii="Times New Roman" w:hAnsi="Times New Roman" w:cs="Times New Roman"/>
                  <w:b/>
                  <w:bCs/>
                  <w:i w:val="0"/>
                  <w:sz w:val="28"/>
                  <w:szCs w:val="28"/>
                  <w:lang w:val="ru-RU"/>
                  <w:rPrChange w:id="1575" w:author="Антон Смирнов" w:date="2023-05-24T12:37:00Z">
                    <w:rPr>
                      <w:rFonts w:ascii="Times New Roman" w:hAnsi="Times New Roman" w:cs="Times New Roman"/>
                      <w:i w:val="0"/>
                      <w:sz w:val="28"/>
                      <w:szCs w:val="28"/>
                      <w:lang w:val="ru-RU"/>
                    </w:rPr>
                  </w:rPrChange>
                </w:rPr>
                <w:t>дескрипторов</w:t>
              </w:r>
            </w:ins>
          </w:p>
        </w:tc>
      </w:tr>
      <w:tr w:rsidR="00631E48" w:rsidRPr="00631E48" w14:paraId="753CEAFB" w14:textId="77777777" w:rsidTr="00FB004F">
        <w:trPr>
          <w:ins w:id="1576" w:author="Антон Смирнов" w:date="2023-05-24T11:02:00Z"/>
        </w:trPr>
        <w:tc>
          <w:tcPr>
            <w:tcW w:w="3190" w:type="dxa"/>
            <w:vAlign w:val="center"/>
            <w:tcPrChange w:id="1577" w:author="Антон Смирнов" w:date="2023-05-24T12:31:00Z">
              <w:tcPr>
                <w:tcW w:w="3190" w:type="dxa"/>
              </w:tcPr>
            </w:tcPrChange>
          </w:tcPr>
          <w:p w14:paraId="64620E72" w14:textId="10F76131" w:rsidR="00631E48" w:rsidRPr="00631E48" w:rsidRDefault="00631E48">
            <w:pPr>
              <w:pStyle w:val="afa"/>
              <w:spacing w:line="360" w:lineRule="auto"/>
              <w:jc w:val="center"/>
              <w:rPr>
                <w:ins w:id="1578" w:author="Антон Смирнов" w:date="2023-05-24T11:02:00Z"/>
                <w:rFonts w:ascii="Times New Roman" w:hAnsi="Times New Roman" w:cs="Times New Roman"/>
                <w:i w:val="0"/>
                <w:iCs/>
                <w:sz w:val="28"/>
                <w:szCs w:val="28"/>
                <w:lang w:val="ru-RU"/>
                <w:rPrChange w:id="1579" w:author="Антон Смирнов" w:date="2023-05-24T11:05:00Z">
                  <w:rPr>
                    <w:ins w:id="1580" w:author="Антон Смирнов" w:date="2023-05-24T11:02:00Z"/>
                    <w:rFonts w:cs="Times New Roman"/>
                    <w:iCs/>
                    <w:szCs w:val="28"/>
                    <w:lang w:val="ru-RU"/>
                  </w:rPr>
                </w:rPrChange>
              </w:rPr>
              <w:pPrChange w:id="1581" w:author="Антон Смирнов" w:date="2023-05-24T12:31:00Z">
                <w:pPr>
                  <w:pStyle w:val="afa"/>
                  <w:spacing w:line="360" w:lineRule="auto"/>
                  <w:jc w:val="both"/>
                </w:pPr>
              </w:pPrChange>
            </w:pPr>
            <w:ins w:id="1582" w:author="Антон Смирнов" w:date="2023-05-24T11:05:00Z">
              <w:r w:rsidRPr="00631E48">
                <w:rPr>
                  <w:rFonts w:ascii="Times New Roman" w:hAnsi="Times New Roman" w:cs="Times New Roman"/>
                  <w:i w:val="0"/>
                  <w:iCs/>
                  <w:sz w:val="28"/>
                  <w:szCs w:val="28"/>
                  <w:rPrChange w:id="1583" w:author="Антон Смирнов" w:date="2023-05-24T11:05:00Z">
                    <w:rPr/>
                  </w:rPrChange>
                </w:rPr>
                <w:t>In</w:t>
              </w:r>
              <w:r w:rsidRPr="00631E48">
                <w:rPr>
                  <w:rFonts w:ascii="Times New Roman" w:hAnsi="Times New Roman" w:cs="Times New Roman"/>
                  <w:i w:val="0"/>
                  <w:iCs/>
                  <w:sz w:val="28"/>
                  <w:szCs w:val="28"/>
                  <w:lang w:val="ru-RU"/>
                  <w:rPrChange w:id="1584" w:author="Антон Смирнов" w:date="2023-05-24T11:05:00Z">
                    <w:rPr>
                      <w:lang w:val="ru-RU"/>
                    </w:rPr>
                  </w:rPrChange>
                </w:rPr>
                <w:t xml:space="preserve"> </w:t>
              </w:r>
              <w:r w:rsidRPr="00631E48">
                <w:rPr>
                  <w:rFonts w:ascii="Times New Roman" w:hAnsi="Times New Roman" w:cs="Times New Roman"/>
                  <w:i w:val="0"/>
                  <w:iCs/>
                  <w:sz w:val="28"/>
                  <w:szCs w:val="28"/>
                  <w:rPrChange w:id="1585" w:author="Антон Смирнов" w:date="2023-05-24T11:05:00Z">
                    <w:rPr/>
                  </w:rPrChange>
                </w:rPr>
                <w:t>vitro</w:t>
              </w:r>
              <w:r w:rsidRPr="00631E48">
                <w:rPr>
                  <w:rFonts w:ascii="Times New Roman" w:hAnsi="Times New Roman" w:cs="Times New Roman"/>
                  <w:i w:val="0"/>
                  <w:iCs/>
                  <w:sz w:val="28"/>
                  <w:szCs w:val="28"/>
                  <w:lang w:val="ru-RU"/>
                  <w:rPrChange w:id="1586" w:author="Антон Смирнов" w:date="2023-05-24T11:05:00Z">
                    <w:rPr>
                      <w:lang w:val="ru-RU"/>
                    </w:rPr>
                  </w:rPrChange>
                </w:rPr>
                <w:t>, 20</w:t>
              </w:r>
              <w:r w:rsidRPr="00631E48">
                <w:rPr>
                  <w:rFonts w:ascii="Times New Roman" w:hAnsi="Times New Roman" w:cs="Times New Roman"/>
                  <w:i w:val="0"/>
                  <w:iCs/>
                  <w:sz w:val="28"/>
                  <w:szCs w:val="28"/>
                  <w:rPrChange w:id="1587" w:author="Антон Смирнов" w:date="2023-05-24T11:05:00Z">
                    <w:rPr/>
                  </w:rPrChange>
                </w:rPr>
                <w:t>S</w:t>
              </w:r>
              <w:r w:rsidRPr="00631E48">
                <w:rPr>
                  <w:rFonts w:ascii="Times New Roman" w:hAnsi="Times New Roman" w:cs="Times New Roman"/>
                  <w:i w:val="0"/>
                  <w:iCs/>
                  <w:sz w:val="28"/>
                  <w:szCs w:val="28"/>
                  <w:lang w:val="ru-RU"/>
                  <w:rPrChange w:id="1588" w:author="Антон Смирнов" w:date="2023-05-24T11:05:00Z">
                    <w:rPr>
                      <w:lang w:val="ru-RU"/>
                    </w:rPr>
                  </w:rPrChange>
                </w:rPr>
                <w:t xml:space="preserve"> конститу</w:t>
              </w:r>
              <w:r w:rsidRPr="00631E48">
                <w:rPr>
                  <w:rFonts w:ascii="Times New Roman" w:hAnsi="Times New Roman" w:cs="Times New Roman"/>
                  <w:i w:val="0"/>
                  <w:iCs/>
                  <w:sz w:val="28"/>
                  <w:szCs w:val="28"/>
                  <w:lang w:val="ru-RU"/>
                  <w:rPrChange w:id="1589" w:author="Антон Смирнов" w:date="2023-05-24T11:05:00Z">
                    <w:rPr>
                      <w:lang w:val="ru-RU"/>
                    </w:rPr>
                  </w:rPrChange>
                </w:rPr>
                <w:lastRenderedPageBreak/>
                <w:t>тивная протеасома</w:t>
              </w:r>
            </w:ins>
          </w:p>
        </w:tc>
        <w:tc>
          <w:tcPr>
            <w:tcW w:w="3190" w:type="dxa"/>
            <w:vAlign w:val="center"/>
            <w:tcPrChange w:id="1590" w:author="Антон Смирнов" w:date="2023-05-24T12:31:00Z">
              <w:tcPr>
                <w:tcW w:w="3190" w:type="dxa"/>
              </w:tcPr>
            </w:tcPrChange>
          </w:tcPr>
          <w:p w14:paraId="20D11FEE" w14:textId="7D5849EC" w:rsidR="00631E48" w:rsidRPr="00631E48" w:rsidRDefault="00FB004F">
            <w:pPr>
              <w:pStyle w:val="afa"/>
              <w:spacing w:line="360" w:lineRule="auto"/>
              <w:jc w:val="center"/>
              <w:rPr>
                <w:ins w:id="1591" w:author="Антон Смирнов" w:date="2023-05-24T11:02:00Z"/>
                <w:rFonts w:ascii="Times New Roman" w:hAnsi="Times New Roman" w:cs="Times New Roman"/>
                <w:i w:val="0"/>
                <w:iCs/>
                <w:sz w:val="28"/>
                <w:szCs w:val="28"/>
                <w:lang w:val="ru-RU"/>
                <w:rPrChange w:id="1592" w:author="Антон Смирнов" w:date="2023-05-24T11:05:00Z">
                  <w:rPr>
                    <w:ins w:id="1593" w:author="Антон Смирнов" w:date="2023-05-24T11:02:00Z"/>
                    <w:rFonts w:cs="Times New Roman"/>
                    <w:iCs/>
                    <w:szCs w:val="28"/>
                    <w:lang w:val="ru-RU"/>
                  </w:rPr>
                </w:rPrChange>
              </w:rPr>
              <w:pPrChange w:id="1594" w:author="Антон Смирнов" w:date="2023-05-24T12:31:00Z">
                <w:pPr>
                  <w:pStyle w:val="afa"/>
                  <w:spacing w:line="360" w:lineRule="auto"/>
                  <w:jc w:val="both"/>
                </w:pPr>
              </w:pPrChange>
            </w:pPr>
            <w:ins w:id="1595" w:author="Антон Смирнов" w:date="2023-05-24T12:31:00Z">
              <w:r>
                <w:rPr>
                  <w:rFonts w:ascii="Times New Roman" w:hAnsi="Times New Roman" w:cs="Times New Roman"/>
                  <w:i w:val="0"/>
                  <w:iCs/>
                  <w:sz w:val="28"/>
                  <w:szCs w:val="28"/>
                  <w:lang w:val="ru-RU"/>
                </w:rPr>
                <w:lastRenderedPageBreak/>
                <w:t>2</w:t>
              </w:r>
            </w:ins>
          </w:p>
        </w:tc>
        <w:tc>
          <w:tcPr>
            <w:tcW w:w="3191" w:type="dxa"/>
            <w:vAlign w:val="center"/>
            <w:tcPrChange w:id="1596" w:author="Антон Смирнов" w:date="2023-05-24T12:31:00Z">
              <w:tcPr>
                <w:tcW w:w="3191" w:type="dxa"/>
              </w:tcPr>
            </w:tcPrChange>
          </w:tcPr>
          <w:p w14:paraId="11C2B240" w14:textId="70720172" w:rsidR="00631E48" w:rsidRPr="00631E48" w:rsidRDefault="00FB004F">
            <w:pPr>
              <w:pStyle w:val="afa"/>
              <w:spacing w:line="360" w:lineRule="auto"/>
              <w:jc w:val="center"/>
              <w:rPr>
                <w:ins w:id="1597" w:author="Антон Смирнов" w:date="2023-05-24T11:02:00Z"/>
                <w:rFonts w:ascii="Times New Roman" w:hAnsi="Times New Roman" w:cs="Times New Roman"/>
                <w:i w:val="0"/>
                <w:iCs/>
                <w:sz w:val="28"/>
                <w:szCs w:val="28"/>
                <w:lang w:val="ru-RU"/>
                <w:rPrChange w:id="1598" w:author="Антон Смирнов" w:date="2023-05-24T11:05:00Z">
                  <w:rPr>
                    <w:ins w:id="1599" w:author="Антон Смирнов" w:date="2023-05-24T11:02:00Z"/>
                    <w:rFonts w:cs="Times New Roman"/>
                    <w:iCs/>
                    <w:szCs w:val="28"/>
                    <w:lang w:val="ru-RU"/>
                  </w:rPr>
                </w:rPrChange>
              </w:rPr>
              <w:pPrChange w:id="1600" w:author="Антон Смирнов" w:date="2023-05-24T12:31:00Z">
                <w:pPr>
                  <w:pStyle w:val="afa"/>
                  <w:spacing w:line="360" w:lineRule="auto"/>
                  <w:jc w:val="both"/>
                </w:pPr>
              </w:pPrChange>
            </w:pPr>
            <w:ins w:id="1601" w:author="Антон Смирнов" w:date="2023-05-24T12:31:00Z">
              <w:r>
                <w:rPr>
                  <w:rFonts w:ascii="Times New Roman" w:hAnsi="Times New Roman" w:cs="Times New Roman"/>
                  <w:i w:val="0"/>
                  <w:iCs/>
                  <w:sz w:val="28"/>
                  <w:szCs w:val="28"/>
                  <w:lang w:val="ru-RU"/>
                </w:rPr>
                <w:t>7</w:t>
              </w:r>
            </w:ins>
          </w:p>
        </w:tc>
      </w:tr>
      <w:tr w:rsidR="00631E48" w:rsidRPr="00631E48" w14:paraId="64219294" w14:textId="77777777" w:rsidTr="00FB004F">
        <w:trPr>
          <w:ins w:id="1602" w:author="Антон Смирнов" w:date="2023-05-24T11:02:00Z"/>
        </w:trPr>
        <w:tc>
          <w:tcPr>
            <w:tcW w:w="3190" w:type="dxa"/>
            <w:vAlign w:val="center"/>
            <w:tcPrChange w:id="1603" w:author="Антон Смирнов" w:date="2023-05-24T12:31:00Z">
              <w:tcPr>
                <w:tcW w:w="3190" w:type="dxa"/>
              </w:tcPr>
            </w:tcPrChange>
          </w:tcPr>
          <w:p w14:paraId="3D0FA60E" w14:textId="026930FA" w:rsidR="00631E48" w:rsidRPr="00631E48" w:rsidRDefault="00631E48">
            <w:pPr>
              <w:pStyle w:val="afa"/>
              <w:spacing w:line="360" w:lineRule="auto"/>
              <w:jc w:val="center"/>
              <w:rPr>
                <w:ins w:id="1604" w:author="Антон Смирнов" w:date="2023-05-24T11:02:00Z"/>
                <w:rFonts w:ascii="Times New Roman" w:hAnsi="Times New Roman" w:cs="Times New Roman"/>
                <w:i w:val="0"/>
                <w:iCs/>
                <w:sz w:val="28"/>
                <w:szCs w:val="28"/>
                <w:lang w:val="ru-RU"/>
                <w:rPrChange w:id="1605" w:author="Антон Смирнов" w:date="2023-05-24T11:05:00Z">
                  <w:rPr>
                    <w:ins w:id="1606" w:author="Антон Смирнов" w:date="2023-05-24T11:02:00Z"/>
                    <w:rFonts w:cs="Times New Roman"/>
                    <w:iCs/>
                    <w:szCs w:val="28"/>
                    <w:lang w:val="ru-RU"/>
                  </w:rPr>
                </w:rPrChange>
              </w:rPr>
              <w:pPrChange w:id="1607" w:author="Антон Смирнов" w:date="2023-05-24T12:31:00Z">
                <w:pPr>
                  <w:pStyle w:val="afa"/>
                  <w:spacing w:line="360" w:lineRule="auto"/>
                  <w:jc w:val="both"/>
                </w:pPr>
              </w:pPrChange>
            </w:pPr>
            <w:ins w:id="1608" w:author="Антон Смирнов" w:date="2023-05-24T11:05:00Z">
              <w:r w:rsidRPr="00631E48">
                <w:rPr>
                  <w:rFonts w:ascii="Times New Roman" w:hAnsi="Times New Roman" w:cs="Times New Roman"/>
                  <w:i w:val="0"/>
                  <w:iCs/>
                  <w:sz w:val="28"/>
                  <w:szCs w:val="28"/>
                  <w:rPrChange w:id="1609" w:author="Антон Смирнов" w:date="2023-05-24T11:05:00Z">
                    <w:rPr/>
                  </w:rPrChange>
                </w:rPr>
                <w:t>In vitro, 20S</w:t>
              </w:r>
              <w:r w:rsidRPr="00631E48">
                <w:rPr>
                  <w:rFonts w:ascii="Times New Roman" w:hAnsi="Times New Roman" w:cs="Times New Roman"/>
                  <w:i w:val="0"/>
                  <w:iCs/>
                  <w:sz w:val="28"/>
                  <w:szCs w:val="28"/>
                  <w:lang w:val="ru-RU"/>
                  <w:rPrChange w:id="1610" w:author="Антон Смирнов" w:date="2023-05-24T11:05:00Z">
                    <w:rPr>
                      <w:lang w:val="ru-RU"/>
                    </w:rPr>
                  </w:rPrChange>
                </w:rPr>
                <w:t xml:space="preserve">, </w:t>
              </w:r>
              <w:proofErr w:type="spellStart"/>
              <w:r w:rsidRPr="00631E48">
                <w:rPr>
                  <w:rFonts w:ascii="Times New Roman" w:hAnsi="Times New Roman" w:cs="Times New Roman"/>
                  <w:i w:val="0"/>
                  <w:iCs/>
                  <w:sz w:val="28"/>
                  <w:szCs w:val="28"/>
                  <w:lang w:val="ru-RU"/>
                  <w:rPrChange w:id="1611" w:author="Антон Смирнов" w:date="2023-05-24T11:05:00Z">
                    <w:rPr>
                      <w:lang w:val="ru-RU"/>
                    </w:rPr>
                  </w:rPrChange>
                </w:rPr>
                <w:t>иммунопротеасома</w:t>
              </w:r>
            </w:ins>
            <w:proofErr w:type="spellEnd"/>
          </w:p>
        </w:tc>
        <w:tc>
          <w:tcPr>
            <w:tcW w:w="3190" w:type="dxa"/>
            <w:vAlign w:val="center"/>
            <w:tcPrChange w:id="1612" w:author="Антон Смирнов" w:date="2023-05-24T12:31:00Z">
              <w:tcPr>
                <w:tcW w:w="3190" w:type="dxa"/>
              </w:tcPr>
            </w:tcPrChange>
          </w:tcPr>
          <w:p w14:paraId="1C623F21" w14:textId="3F18DA9F" w:rsidR="00631E48" w:rsidRPr="00631E48" w:rsidRDefault="00FB004F">
            <w:pPr>
              <w:pStyle w:val="afa"/>
              <w:spacing w:line="360" w:lineRule="auto"/>
              <w:jc w:val="center"/>
              <w:rPr>
                <w:ins w:id="1613" w:author="Антон Смирнов" w:date="2023-05-24T11:02:00Z"/>
                <w:rFonts w:ascii="Times New Roman" w:hAnsi="Times New Roman" w:cs="Times New Roman"/>
                <w:i w:val="0"/>
                <w:iCs/>
                <w:sz w:val="28"/>
                <w:szCs w:val="28"/>
                <w:lang w:val="ru-RU"/>
                <w:rPrChange w:id="1614" w:author="Антон Смирнов" w:date="2023-05-24T11:05:00Z">
                  <w:rPr>
                    <w:ins w:id="1615" w:author="Антон Смирнов" w:date="2023-05-24T11:02:00Z"/>
                    <w:rFonts w:cs="Times New Roman"/>
                    <w:iCs/>
                    <w:szCs w:val="28"/>
                    <w:lang w:val="ru-RU"/>
                  </w:rPr>
                </w:rPrChange>
              </w:rPr>
              <w:pPrChange w:id="1616" w:author="Антон Смирнов" w:date="2023-05-24T12:31:00Z">
                <w:pPr>
                  <w:pStyle w:val="afa"/>
                  <w:spacing w:line="360" w:lineRule="auto"/>
                  <w:jc w:val="both"/>
                </w:pPr>
              </w:pPrChange>
            </w:pPr>
            <w:ins w:id="1617" w:author="Антон Смирнов" w:date="2023-05-24T12:31:00Z">
              <w:r>
                <w:rPr>
                  <w:rFonts w:ascii="Times New Roman" w:hAnsi="Times New Roman" w:cs="Times New Roman"/>
                  <w:i w:val="0"/>
                  <w:iCs/>
                  <w:sz w:val="28"/>
                  <w:szCs w:val="28"/>
                  <w:lang w:val="ru-RU"/>
                </w:rPr>
                <w:t>2</w:t>
              </w:r>
            </w:ins>
          </w:p>
        </w:tc>
        <w:tc>
          <w:tcPr>
            <w:tcW w:w="3191" w:type="dxa"/>
            <w:vAlign w:val="center"/>
            <w:tcPrChange w:id="1618" w:author="Антон Смирнов" w:date="2023-05-24T12:31:00Z">
              <w:tcPr>
                <w:tcW w:w="3191" w:type="dxa"/>
              </w:tcPr>
            </w:tcPrChange>
          </w:tcPr>
          <w:p w14:paraId="001C98E1" w14:textId="60AE63C7" w:rsidR="00631E48" w:rsidRPr="00631E48" w:rsidRDefault="00FB004F">
            <w:pPr>
              <w:pStyle w:val="afa"/>
              <w:spacing w:line="360" w:lineRule="auto"/>
              <w:jc w:val="center"/>
              <w:rPr>
                <w:ins w:id="1619" w:author="Антон Смирнов" w:date="2023-05-24T11:02:00Z"/>
                <w:rFonts w:ascii="Times New Roman" w:hAnsi="Times New Roman" w:cs="Times New Roman"/>
                <w:i w:val="0"/>
                <w:iCs/>
                <w:sz w:val="28"/>
                <w:szCs w:val="28"/>
                <w:lang w:val="ru-RU"/>
                <w:rPrChange w:id="1620" w:author="Антон Смирнов" w:date="2023-05-24T11:05:00Z">
                  <w:rPr>
                    <w:ins w:id="1621" w:author="Антон Смирнов" w:date="2023-05-24T11:02:00Z"/>
                    <w:rFonts w:cs="Times New Roman"/>
                    <w:iCs/>
                    <w:szCs w:val="28"/>
                    <w:lang w:val="ru-RU"/>
                  </w:rPr>
                </w:rPrChange>
              </w:rPr>
              <w:pPrChange w:id="1622" w:author="Антон Смирнов" w:date="2023-05-24T12:31:00Z">
                <w:pPr>
                  <w:pStyle w:val="afa"/>
                  <w:spacing w:line="360" w:lineRule="auto"/>
                  <w:jc w:val="both"/>
                </w:pPr>
              </w:pPrChange>
            </w:pPr>
            <w:ins w:id="1623" w:author="Антон Смирнов" w:date="2023-05-24T12:31:00Z">
              <w:r>
                <w:rPr>
                  <w:rFonts w:ascii="Times New Roman" w:hAnsi="Times New Roman" w:cs="Times New Roman"/>
                  <w:i w:val="0"/>
                  <w:iCs/>
                  <w:sz w:val="28"/>
                  <w:szCs w:val="28"/>
                  <w:lang w:val="ru-RU"/>
                </w:rPr>
                <w:t>7</w:t>
              </w:r>
            </w:ins>
          </w:p>
        </w:tc>
      </w:tr>
      <w:tr w:rsidR="00631E48" w:rsidRPr="00631E48" w14:paraId="082D3691" w14:textId="77777777" w:rsidTr="00FB004F">
        <w:trPr>
          <w:ins w:id="1624" w:author="Антон Смирнов" w:date="2023-05-24T11:02:00Z"/>
        </w:trPr>
        <w:tc>
          <w:tcPr>
            <w:tcW w:w="3190" w:type="dxa"/>
            <w:vAlign w:val="center"/>
            <w:tcPrChange w:id="1625" w:author="Антон Смирнов" w:date="2023-05-24T12:31:00Z">
              <w:tcPr>
                <w:tcW w:w="3190" w:type="dxa"/>
              </w:tcPr>
            </w:tcPrChange>
          </w:tcPr>
          <w:p w14:paraId="7701235C" w14:textId="1888943B" w:rsidR="00631E48" w:rsidRPr="00631E48" w:rsidRDefault="00631E48">
            <w:pPr>
              <w:pStyle w:val="afa"/>
              <w:spacing w:line="360" w:lineRule="auto"/>
              <w:jc w:val="center"/>
              <w:rPr>
                <w:ins w:id="1626" w:author="Антон Смирнов" w:date="2023-05-24T11:02:00Z"/>
                <w:rFonts w:ascii="Times New Roman" w:hAnsi="Times New Roman" w:cs="Times New Roman"/>
                <w:i w:val="0"/>
                <w:iCs/>
                <w:sz w:val="28"/>
                <w:szCs w:val="28"/>
                <w:lang w:val="ru-RU"/>
                <w:rPrChange w:id="1627" w:author="Антон Смирнов" w:date="2023-05-24T11:05:00Z">
                  <w:rPr>
                    <w:ins w:id="1628" w:author="Антон Смирнов" w:date="2023-05-24T11:02:00Z"/>
                    <w:rFonts w:cs="Times New Roman"/>
                    <w:iCs/>
                    <w:szCs w:val="28"/>
                    <w:lang w:val="ru-RU"/>
                  </w:rPr>
                </w:rPrChange>
              </w:rPr>
              <w:pPrChange w:id="1629" w:author="Антон Смирнов" w:date="2023-05-24T12:31:00Z">
                <w:pPr>
                  <w:pStyle w:val="afa"/>
                  <w:spacing w:line="360" w:lineRule="auto"/>
                  <w:jc w:val="both"/>
                </w:pPr>
              </w:pPrChange>
            </w:pPr>
            <w:ins w:id="1630" w:author="Антон Смирнов" w:date="2023-05-24T11:05:00Z">
              <w:r w:rsidRPr="00631E48">
                <w:rPr>
                  <w:rFonts w:ascii="Times New Roman" w:hAnsi="Times New Roman" w:cs="Times New Roman"/>
                  <w:i w:val="0"/>
                  <w:iCs/>
                  <w:sz w:val="28"/>
                  <w:szCs w:val="28"/>
                  <w:rPrChange w:id="1631" w:author="Антон Смирнов" w:date="2023-05-24T11:05:00Z">
                    <w:rPr/>
                  </w:rPrChange>
                </w:rPr>
                <w:t>In vivo</w:t>
              </w:r>
            </w:ins>
          </w:p>
        </w:tc>
        <w:tc>
          <w:tcPr>
            <w:tcW w:w="3190" w:type="dxa"/>
            <w:vAlign w:val="center"/>
            <w:tcPrChange w:id="1632" w:author="Антон Смирнов" w:date="2023-05-24T12:31:00Z">
              <w:tcPr>
                <w:tcW w:w="3190" w:type="dxa"/>
              </w:tcPr>
            </w:tcPrChange>
          </w:tcPr>
          <w:p w14:paraId="01B688B8" w14:textId="3787D137" w:rsidR="00631E48" w:rsidRPr="00631E48" w:rsidRDefault="00FB004F">
            <w:pPr>
              <w:pStyle w:val="afa"/>
              <w:spacing w:line="360" w:lineRule="auto"/>
              <w:jc w:val="center"/>
              <w:rPr>
                <w:ins w:id="1633" w:author="Антон Смирнов" w:date="2023-05-24T11:02:00Z"/>
                <w:rFonts w:ascii="Times New Roman" w:hAnsi="Times New Roman" w:cs="Times New Roman"/>
                <w:i w:val="0"/>
                <w:iCs/>
                <w:sz w:val="28"/>
                <w:szCs w:val="28"/>
                <w:lang w:val="ru-RU"/>
                <w:rPrChange w:id="1634" w:author="Антон Смирнов" w:date="2023-05-24T11:05:00Z">
                  <w:rPr>
                    <w:ins w:id="1635" w:author="Антон Смирнов" w:date="2023-05-24T11:02:00Z"/>
                    <w:rFonts w:cs="Times New Roman"/>
                    <w:iCs/>
                    <w:szCs w:val="28"/>
                    <w:lang w:val="ru-RU"/>
                  </w:rPr>
                </w:rPrChange>
              </w:rPr>
              <w:pPrChange w:id="1636" w:author="Антон Смирнов" w:date="2023-05-24T12:31:00Z">
                <w:pPr>
                  <w:pStyle w:val="afa"/>
                  <w:spacing w:line="360" w:lineRule="auto"/>
                  <w:jc w:val="both"/>
                </w:pPr>
              </w:pPrChange>
            </w:pPr>
            <w:ins w:id="1637" w:author="Антон Смирнов" w:date="2023-05-24T12:31:00Z">
              <w:r>
                <w:rPr>
                  <w:rFonts w:ascii="Times New Roman" w:hAnsi="Times New Roman" w:cs="Times New Roman"/>
                  <w:i w:val="0"/>
                  <w:iCs/>
                  <w:sz w:val="28"/>
                  <w:szCs w:val="28"/>
                  <w:lang w:val="ru-RU"/>
                </w:rPr>
                <w:t>3</w:t>
              </w:r>
            </w:ins>
          </w:p>
        </w:tc>
        <w:tc>
          <w:tcPr>
            <w:tcW w:w="3191" w:type="dxa"/>
            <w:vAlign w:val="center"/>
            <w:tcPrChange w:id="1638" w:author="Антон Смирнов" w:date="2023-05-24T12:31:00Z">
              <w:tcPr>
                <w:tcW w:w="3191" w:type="dxa"/>
              </w:tcPr>
            </w:tcPrChange>
          </w:tcPr>
          <w:p w14:paraId="52A7BDE7" w14:textId="1D36C2C1" w:rsidR="00631E48" w:rsidRPr="00631E48" w:rsidRDefault="00FB004F">
            <w:pPr>
              <w:pStyle w:val="afa"/>
              <w:spacing w:line="360" w:lineRule="auto"/>
              <w:jc w:val="center"/>
              <w:rPr>
                <w:ins w:id="1639" w:author="Антон Смирнов" w:date="2023-05-24T11:02:00Z"/>
                <w:rFonts w:ascii="Times New Roman" w:hAnsi="Times New Roman" w:cs="Times New Roman"/>
                <w:i w:val="0"/>
                <w:iCs/>
                <w:sz w:val="28"/>
                <w:szCs w:val="28"/>
                <w:lang w:val="ru-RU"/>
                <w:rPrChange w:id="1640" w:author="Антон Смирнов" w:date="2023-05-24T11:05:00Z">
                  <w:rPr>
                    <w:ins w:id="1641" w:author="Антон Смирнов" w:date="2023-05-24T11:02:00Z"/>
                    <w:rFonts w:cs="Times New Roman"/>
                    <w:iCs/>
                    <w:szCs w:val="28"/>
                    <w:lang w:val="ru-RU"/>
                  </w:rPr>
                </w:rPrChange>
              </w:rPr>
              <w:pPrChange w:id="1642" w:author="Антон Смирнов" w:date="2023-05-24T12:31:00Z">
                <w:pPr>
                  <w:pStyle w:val="afa"/>
                  <w:spacing w:line="360" w:lineRule="auto"/>
                  <w:jc w:val="both"/>
                </w:pPr>
              </w:pPrChange>
            </w:pPr>
            <w:ins w:id="1643" w:author="Антон Смирнов" w:date="2023-05-24T12:31:00Z">
              <w:r>
                <w:rPr>
                  <w:rFonts w:ascii="Times New Roman" w:hAnsi="Times New Roman" w:cs="Times New Roman"/>
                  <w:i w:val="0"/>
                  <w:iCs/>
                  <w:sz w:val="28"/>
                  <w:szCs w:val="28"/>
                  <w:lang w:val="ru-RU"/>
                </w:rPr>
                <w:t>9</w:t>
              </w:r>
            </w:ins>
          </w:p>
        </w:tc>
      </w:tr>
    </w:tbl>
    <w:p w14:paraId="1DC738C8" w14:textId="41E45AC9" w:rsidR="00631E48" w:rsidRDefault="00631E48">
      <w:pPr>
        <w:pStyle w:val="afa"/>
        <w:spacing w:line="360" w:lineRule="auto"/>
        <w:jc w:val="both"/>
        <w:rPr>
          <w:ins w:id="1644" w:author="Антон Смирнов" w:date="2023-05-24T14:13:00Z"/>
          <w:rFonts w:ascii="Times New Roman" w:hAnsi="Times New Roman" w:cs="Times New Roman"/>
          <w:i w:val="0"/>
          <w:sz w:val="28"/>
          <w:szCs w:val="28"/>
        </w:rPr>
      </w:pPr>
    </w:p>
    <w:p w14:paraId="707BBBDD" w14:textId="314566CD" w:rsidR="006904D6" w:rsidRPr="006904D6" w:rsidRDefault="006904D6">
      <w:pPr>
        <w:pStyle w:val="afa"/>
        <w:spacing w:line="360" w:lineRule="auto"/>
        <w:jc w:val="both"/>
        <w:rPr>
          <w:ins w:id="1645" w:author="Антон Смирнов" w:date="2023-05-24T11:02:00Z"/>
          <w:rFonts w:ascii="Times New Roman" w:hAnsi="Times New Roman" w:cs="Times New Roman"/>
          <w:i w:val="0"/>
          <w:sz w:val="28"/>
          <w:szCs w:val="28"/>
          <w:lang w:val="ru-RU"/>
          <w:rPrChange w:id="1646" w:author="Антон Смирнов" w:date="2023-05-24T14:14:00Z">
            <w:rPr>
              <w:ins w:id="1647" w:author="Антон Смирнов" w:date="2023-05-24T11:02:00Z"/>
              <w:rFonts w:cs="Times New Roman"/>
              <w:iCs/>
              <w:szCs w:val="28"/>
            </w:rPr>
          </w:rPrChange>
        </w:rPr>
      </w:pPr>
      <w:ins w:id="1648" w:author="Антон Смирнов" w:date="2023-05-24T14:14:00Z">
        <w:r>
          <w:rPr>
            <w:rFonts w:ascii="Times New Roman" w:hAnsi="Times New Roman" w:cs="Times New Roman"/>
            <w:i w:val="0"/>
            <w:sz w:val="28"/>
            <w:szCs w:val="28"/>
            <w:lang w:val="ru-RU"/>
          </w:rPr>
          <w:t xml:space="preserve">В таблице 5 представлен рассчитанные метрики по результатам 5-кратной кросс-валидации для моделей с оптимальными </w:t>
        </w:r>
        <w:proofErr w:type="spellStart"/>
        <w:r>
          <w:rPr>
            <w:rFonts w:ascii="Times New Roman" w:hAnsi="Times New Roman" w:cs="Times New Roman"/>
            <w:i w:val="0"/>
            <w:sz w:val="28"/>
            <w:szCs w:val="28"/>
            <w:lang w:val="ru-RU"/>
          </w:rPr>
          <w:t>гиперпараметрами</w:t>
        </w:r>
      </w:ins>
      <w:proofErr w:type="spellEnd"/>
      <w:ins w:id="1649" w:author="Антон Смирнов" w:date="2023-05-24T14:15:00Z">
        <w:r>
          <w:rPr>
            <w:rFonts w:ascii="Times New Roman" w:hAnsi="Times New Roman" w:cs="Times New Roman"/>
            <w:i w:val="0"/>
            <w:sz w:val="28"/>
            <w:szCs w:val="28"/>
            <w:lang w:val="ru-RU"/>
          </w:rPr>
          <w:t>.</w:t>
        </w:r>
      </w:ins>
    </w:p>
    <w:p w14:paraId="66B0BCBE" w14:textId="6009A9CC" w:rsidR="006904D6" w:rsidRPr="006904D6" w:rsidRDefault="006904D6" w:rsidP="006904D6">
      <w:pPr>
        <w:pStyle w:val="afa"/>
        <w:keepNext/>
        <w:spacing w:line="360" w:lineRule="auto"/>
        <w:rPr>
          <w:ins w:id="1650" w:author="Антон Смирнов" w:date="2023-05-24T14:15:00Z"/>
          <w:rFonts w:ascii="Times New Roman" w:hAnsi="Times New Roman" w:cs="Times New Roman"/>
          <w:i w:val="0"/>
          <w:iCs/>
          <w:sz w:val="28"/>
          <w:szCs w:val="28"/>
          <w:lang w:val="ru-RU"/>
          <w:rPrChange w:id="1651" w:author="Антон Смирнов" w:date="2023-05-24T14:15:00Z">
            <w:rPr>
              <w:ins w:id="1652" w:author="Антон Смирнов" w:date="2023-05-24T14:15:00Z"/>
            </w:rPr>
          </w:rPrChange>
        </w:rPr>
        <w:pPrChange w:id="1653" w:author="Антон Смирнов" w:date="2023-05-24T14:15:00Z">
          <w:pPr/>
        </w:pPrChange>
      </w:pPr>
      <w:ins w:id="1654" w:author="Антон Смирнов" w:date="2023-05-24T14:15:00Z">
        <w:r w:rsidRPr="006904D6">
          <w:rPr>
            <w:rFonts w:ascii="Times New Roman" w:hAnsi="Times New Roman" w:cs="Times New Roman"/>
            <w:b/>
            <w:bCs/>
            <w:i w:val="0"/>
            <w:iCs/>
            <w:sz w:val="28"/>
            <w:szCs w:val="28"/>
            <w:lang w:val="ru-RU"/>
            <w:rPrChange w:id="1655" w:author="Антон Смирнов" w:date="2023-05-24T14:16:00Z">
              <w:rPr/>
            </w:rPrChange>
          </w:rPr>
          <w:t xml:space="preserve">Таблица </w:t>
        </w:r>
        <w:r w:rsidRPr="006904D6">
          <w:rPr>
            <w:rFonts w:ascii="Times New Roman" w:hAnsi="Times New Roman" w:cs="Times New Roman"/>
            <w:b/>
            <w:bCs/>
            <w:i w:val="0"/>
            <w:iCs/>
            <w:sz w:val="28"/>
            <w:szCs w:val="28"/>
            <w:rPrChange w:id="1656" w:author="Антон Смирнов" w:date="2023-05-24T14:15:00Z">
              <w:rPr/>
            </w:rPrChange>
          </w:rPr>
          <w:fldChar w:fldCharType="begin"/>
        </w:r>
        <w:r w:rsidRPr="006904D6">
          <w:rPr>
            <w:rFonts w:ascii="Times New Roman" w:hAnsi="Times New Roman" w:cs="Times New Roman"/>
            <w:b/>
            <w:bCs/>
            <w:i w:val="0"/>
            <w:iCs/>
            <w:sz w:val="28"/>
            <w:szCs w:val="28"/>
            <w:lang w:val="ru-RU"/>
            <w:rPrChange w:id="1657" w:author="Антон Смирнов" w:date="2023-05-24T14:16:00Z">
              <w:rPr/>
            </w:rPrChange>
          </w:rPr>
          <w:instrText xml:space="preserve"> </w:instrText>
        </w:r>
        <w:r w:rsidRPr="006904D6">
          <w:rPr>
            <w:rFonts w:ascii="Times New Roman" w:hAnsi="Times New Roman" w:cs="Times New Roman"/>
            <w:b/>
            <w:bCs/>
            <w:i w:val="0"/>
            <w:iCs/>
            <w:sz w:val="28"/>
            <w:szCs w:val="28"/>
            <w:rPrChange w:id="1658" w:author="Антон Смирнов" w:date="2023-05-24T14:15:00Z">
              <w:rPr/>
            </w:rPrChange>
          </w:rPr>
          <w:instrText>SEQ</w:instrText>
        </w:r>
        <w:r w:rsidRPr="006904D6">
          <w:rPr>
            <w:rFonts w:ascii="Times New Roman" w:hAnsi="Times New Roman" w:cs="Times New Roman"/>
            <w:b/>
            <w:bCs/>
            <w:i w:val="0"/>
            <w:iCs/>
            <w:sz w:val="28"/>
            <w:szCs w:val="28"/>
            <w:lang w:val="ru-RU"/>
            <w:rPrChange w:id="1659" w:author="Антон Смирнов" w:date="2023-05-24T14:16:00Z">
              <w:rPr/>
            </w:rPrChange>
          </w:rPr>
          <w:instrText xml:space="preserve"> Таблица \* </w:instrText>
        </w:r>
        <w:r w:rsidRPr="006904D6">
          <w:rPr>
            <w:rFonts w:ascii="Times New Roman" w:hAnsi="Times New Roman" w:cs="Times New Roman"/>
            <w:b/>
            <w:bCs/>
            <w:i w:val="0"/>
            <w:iCs/>
            <w:sz w:val="28"/>
            <w:szCs w:val="28"/>
            <w:rPrChange w:id="1660" w:author="Антон Смирнов" w:date="2023-05-24T14:15:00Z">
              <w:rPr/>
            </w:rPrChange>
          </w:rPr>
          <w:instrText>ARABIC</w:instrText>
        </w:r>
        <w:r w:rsidRPr="006904D6">
          <w:rPr>
            <w:rFonts w:ascii="Times New Roman" w:hAnsi="Times New Roman" w:cs="Times New Roman"/>
            <w:b/>
            <w:bCs/>
            <w:i w:val="0"/>
            <w:iCs/>
            <w:sz w:val="28"/>
            <w:szCs w:val="28"/>
            <w:lang w:val="ru-RU"/>
            <w:rPrChange w:id="1661" w:author="Антон Смирнов" w:date="2023-05-24T14:16:00Z">
              <w:rPr/>
            </w:rPrChange>
          </w:rPr>
          <w:instrText xml:space="preserve"> </w:instrText>
        </w:r>
      </w:ins>
      <w:r w:rsidRPr="006904D6">
        <w:rPr>
          <w:rFonts w:ascii="Times New Roman" w:hAnsi="Times New Roman" w:cs="Times New Roman"/>
          <w:b/>
          <w:bCs/>
          <w:i w:val="0"/>
          <w:iCs/>
          <w:sz w:val="28"/>
          <w:szCs w:val="28"/>
          <w:rPrChange w:id="1662" w:author="Антон Смирнов" w:date="2023-05-24T14:15:00Z">
            <w:rPr/>
          </w:rPrChange>
        </w:rPr>
        <w:fldChar w:fldCharType="separate"/>
      </w:r>
      <w:ins w:id="1663" w:author="Антон Смирнов" w:date="2023-05-24T15:04:00Z">
        <w:r w:rsidR="007E001C">
          <w:rPr>
            <w:rFonts w:ascii="Times New Roman" w:hAnsi="Times New Roman" w:cs="Times New Roman"/>
            <w:b/>
            <w:bCs/>
            <w:i w:val="0"/>
            <w:iCs/>
            <w:noProof/>
            <w:sz w:val="28"/>
            <w:szCs w:val="28"/>
          </w:rPr>
          <w:t>5</w:t>
        </w:r>
      </w:ins>
      <w:ins w:id="1664" w:author="Антон Смирнов" w:date="2023-05-24T14:15:00Z">
        <w:r w:rsidRPr="006904D6">
          <w:rPr>
            <w:rFonts w:ascii="Times New Roman" w:hAnsi="Times New Roman" w:cs="Times New Roman"/>
            <w:b/>
            <w:bCs/>
            <w:i w:val="0"/>
            <w:iCs/>
            <w:sz w:val="28"/>
            <w:szCs w:val="28"/>
            <w:rPrChange w:id="1665" w:author="Антон Смирнов" w:date="2023-05-24T14:15:00Z">
              <w:rPr/>
            </w:rPrChange>
          </w:rPr>
          <w:fldChar w:fldCharType="end"/>
        </w:r>
        <w:r>
          <w:rPr>
            <w:rFonts w:ascii="Times New Roman" w:hAnsi="Times New Roman" w:cs="Times New Roman"/>
            <w:i w:val="0"/>
            <w:iCs/>
            <w:sz w:val="28"/>
            <w:szCs w:val="28"/>
            <w:lang w:val="ru-RU"/>
          </w:rPr>
          <w:t xml:space="preserve">. </w:t>
        </w:r>
      </w:ins>
      <w:ins w:id="1666" w:author="Антон Смирнов" w:date="2023-05-24T14:16:00Z">
        <w:r>
          <w:rPr>
            <w:rFonts w:ascii="Times New Roman" w:hAnsi="Times New Roman" w:cs="Times New Roman"/>
            <w:i w:val="0"/>
            <w:iCs/>
            <w:sz w:val="28"/>
            <w:szCs w:val="28"/>
            <w:lang w:val="ru-RU"/>
          </w:rPr>
          <w:t>Статистические характеристики моделей</w:t>
        </w:r>
      </w:ins>
      <w:ins w:id="1667" w:author="Антон Смирнов" w:date="2023-05-24T14:17:00Z">
        <w:r w:rsidR="00AA3239">
          <w:rPr>
            <w:rFonts w:ascii="Times New Roman" w:hAnsi="Times New Roman" w:cs="Times New Roman"/>
            <w:i w:val="0"/>
            <w:iCs/>
            <w:sz w:val="28"/>
            <w:szCs w:val="28"/>
            <w:lang w:val="ru-RU"/>
          </w:rPr>
          <w:t>, построенных на разных наборах данных для прогноза сайтов расщепления белков протеасомой</w:t>
        </w:r>
      </w:ins>
      <w:ins w:id="1668" w:author="Антон Смирнов" w:date="2023-05-24T14:16:00Z">
        <w:r>
          <w:rPr>
            <w:rFonts w:ascii="Times New Roman" w:hAnsi="Times New Roman" w:cs="Times New Roman"/>
            <w:i w:val="0"/>
            <w:iCs/>
            <w:sz w:val="28"/>
            <w:szCs w:val="28"/>
            <w:lang w:val="ru-RU"/>
          </w:rPr>
          <w:t xml:space="preserve"> с оптимальными </w:t>
        </w:r>
        <w:proofErr w:type="spellStart"/>
        <w:r>
          <w:rPr>
            <w:rFonts w:ascii="Times New Roman" w:hAnsi="Times New Roman" w:cs="Times New Roman"/>
            <w:i w:val="0"/>
            <w:iCs/>
            <w:sz w:val="28"/>
            <w:szCs w:val="28"/>
            <w:lang w:val="ru-RU"/>
          </w:rPr>
          <w:t>гиперпараметрами</w:t>
        </w:r>
      </w:ins>
      <w:proofErr w:type="spellEnd"/>
    </w:p>
    <w:tbl>
      <w:tblPr>
        <w:tblStyle w:val="af0"/>
        <w:tblW w:w="0" w:type="auto"/>
        <w:tblLook w:val="04A0" w:firstRow="1" w:lastRow="0" w:firstColumn="1" w:lastColumn="0" w:noHBand="0" w:noVBand="1"/>
      </w:tblPr>
      <w:tblGrid>
        <w:gridCol w:w="2447"/>
        <w:gridCol w:w="2367"/>
        <w:gridCol w:w="2517"/>
        <w:gridCol w:w="2240"/>
      </w:tblGrid>
      <w:tr w:rsidR="00631E48" w:rsidRPr="00631E48" w14:paraId="617D1D57" w14:textId="77777777" w:rsidTr="00631E48">
        <w:trPr>
          <w:ins w:id="1669" w:author="Антон Смирнов" w:date="2023-05-24T11:03:00Z"/>
        </w:trPr>
        <w:tc>
          <w:tcPr>
            <w:tcW w:w="2447" w:type="dxa"/>
          </w:tcPr>
          <w:p w14:paraId="6C82EB7D" w14:textId="69922BAB" w:rsidR="00631E48" w:rsidRPr="00631E48" w:rsidRDefault="00631E48">
            <w:pPr>
              <w:pStyle w:val="afa"/>
              <w:spacing w:line="360" w:lineRule="auto"/>
              <w:jc w:val="both"/>
              <w:rPr>
                <w:ins w:id="1670" w:author="Антон Смирнов" w:date="2023-05-24T11:03:00Z"/>
                <w:rFonts w:ascii="Times New Roman" w:hAnsi="Times New Roman" w:cs="Times New Roman"/>
                <w:i w:val="0"/>
                <w:sz w:val="28"/>
                <w:szCs w:val="28"/>
                <w:lang w:val="ru-RU"/>
                <w:rPrChange w:id="1671" w:author="Антон Смирнов" w:date="2023-05-24T11:05:00Z">
                  <w:rPr>
                    <w:ins w:id="1672" w:author="Антон Смирнов" w:date="2023-05-24T11:03:00Z"/>
                    <w:rFonts w:cs="Times New Roman"/>
                    <w:iCs/>
                    <w:szCs w:val="28"/>
                  </w:rPr>
                </w:rPrChange>
              </w:rPr>
            </w:pPr>
            <w:ins w:id="1673" w:author="Антон Смирнов" w:date="2023-05-24T11:05:00Z">
              <w:r>
                <w:rPr>
                  <w:rFonts w:ascii="Times New Roman" w:hAnsi="Times New Roman" w:cs="Times New Roman"/>
                  <w:i w:val="0"/>
                  <w:sz w:val="28"/>
                  <w:szCs w:val="28"/>
                  <w:lang w:val="ru-RU"/>
                </w:rPr>
                <w:t>Метрика</w:t>
              </w:r>
            </w:ins>
          </w:p>
        </w:tc>
        <w:tc>
          <w:tcPr>
            <w:tcW w:w="2367" w:type="dxa"/>
          </w:tcPr>
          <w:p w14:paraId="759112D1" w14:textId="110BE263" w:rsidR="00631E48" w:rsidRPr="00631E48" w:rsidRDefault="00631E48">
            <w:pPr>
              <w:pStyle w:val="afa"/>
              <w:spacing w:line="360" w:lineRule="auto"/>
              <w:jc w:val="both"/>
              <w:rPr>
                <w:ins w:id="1674" w:author="Антон Смирнов" w:date="2023-05-24T11:03:00Z"/>
                <w:rFonts w:ascii="Times New Roman" w:hAnsi="Times New Roman" w:cs="Times New Roman"/>
                <w:i w:val="0"/>
                <w:sz w:val="28"/>
                <w:szCs w:val="28"/>
                <w:lang w:val="ru-RU"/>
                <w:rPrChange w:id="1675" w:author="Антон Смирнов" w:date="2023-05-24T11:05:00Z">
                  <w:rPr>
                    <w:ins w:id="1676" w:author="Антон Смирнов" w:date="2023-05-24T11:03:00Z"/>
                    <w:rFonts w:cs="Times New Roman"/>
                    <w:iCs/>
                    <w:szCs w:val="28"/>
                  </w:rPr>
                </w:rPrChange>
              </w:rPr>
            </w:pPr>
            <w:ins w:id="1677" w:author="Антон Смирнов" w:date="2023-05-24T11:05:00Z">
              <w:r w:rsidRPr="00E03C36">
                <w:rPr>
                  <w:rFonts w:ascii="Times New Roman" w:hAnsi="Times New Roman" w:cs="Times New Roman"/>
                  <w:i w:val="0"/>
                  <w:iCs/>
                  <w:sz w:val="28"/>
                  <w:szCs w:val="28"/>
                </w:rPr>
                <w:t>In</w:t>
              </w:r>
              <w:r w:rsidRPr="00E03C36">
                <w:rPr>
                  <w:rFonts w:ascii="Times New Roman" w:hAnsi="Times New Roman" w:cs="Times New Roman"/>
                  <w:i w:val="0"/>
                  <w:iCs/>
                  <w:sz w:val="28"/>
                  <w:szCs w:val="28"/>
                  <w:lang w:val="ru-RU"/>
                </w:rPr>
                <w:t xml:space="preserve"> </w:t>
              </w:r>
              <w:r w:rsidRPr="00E03C36">
                <w:rPr>
                  <w:rFonts w:ascii="Times New Roman" w:hAnsi="Times New Roman" w:cs="Times New Roman"/>
                  <w:i w:val="0"/>
                  <w:iCs/>
                  <w:sz w:val="28"/>
                  <w:szCs w:val="28"/>
                </w:rPr>
                <w:t>vitro</w:t>
              </w:r>
              <w:r w:rsidRPr="00E03C36">
                <w:rPr>
                  <w:rFonts w:ascii="Times New Roman" w:hAnsi="Times New Roman" w:cs="Times New Roman"/>
                  <w:i w:val="0"/>
                  <w:iCs/>
                  <w:sz w:val="28"/>
                  <w:szCs w:val="28"/>
                  <w:lang w:val="ru-RU"/>
                </w:rPr>
                <w:t>, 20</w:t>
              </w:r>
              <w:r w:rsidRPr="00E03C36">
                <w:rPr>
                  <w:rFonts w:ascii="Times New Roman" w:hAnsi="Times New Roman" w:cs="Times New Roman"/>
                  <w:i w:val="0"/>
                  <w:iCs/>
                  <w:sz w:val="28"/>
                  <w:szCs w:val="28"/>
                </w:rPr>
                <w:t>S</w:t>
              </w:r>
              <w:r w:rsidRPr="00E03C36">
                <w:rPr>
                  <w:rFonts w:ascii="Times New Roman" w:hAnsi="Times New Roman" w:cs="Times New Roman"/>
                  <w:i w:val="0"/>
                  <w:iCs/>
                  <w:sz w:val="28"/>
                  <w:szCs w:val="28"/>
                  <w:lang w:val="ru-RU"/>
                </w:rPr>
                <w:t xml:space="preserve"> конститутивная протеасома</w:t>
              </w:r>
            </w:ins>
          </w:p>
        </w:tc>
        <w:tc>
          <w:tcPr>
            <w:tcW w:w="2517" w:type="dxa"/>
          </w:tcPr>
          <w:p w14:paraId="598BD83B" w14:textId="4C13F2D1" w:rsidR="00631E48" w:rsidRPr="00631E48" w:rsidRDefault="00631E48">
            <w:pPr>
              <w:pStyle w:val="afa"/>
              <w:spacing w:line="360" w:lineRule="auto"/>
              <w:jc w:val="both"/>
              <w:rPr>
                <w:ins w:id="1678" w:author="Антон Смирнов" w:date="2023-05-24T11:03:00Z"/>
                <w:rFonts w:ascii="Times New Roman" w:hAnsi="Times New Roman" w:cs="Times New Roman"/>
                <w:i w:val="0"/>
                <w:sz w:val="28"/>
                <w:szCs w:val="28"/>
                <w:lang w:val="ru-RU"/>
                <w:rPrChange w:id="1679" w:author="Антон Смирнов" w:date="2023-05-24T11:05:00Z">
                  <w:rPr>
                    <w:ins w:id="1680" w:author="Антон Смирнов" w:date="2023-05-24T11:03:00Z"/>
                    <w:rFonts w:cs="Times New Roman"/>
                    <w:iCs/>
                    <w:szCs w:val="28"/>
                  </w:rPr>
                </w:rPrChange>
              </w:rPr>
            </w:pPr>
            <w:ins w:id="1681" w:author="Антон Смирнов" w:date="2023-05-24T11:05:00Z">
              <w:r w:rsidRPr="00E03C36">
                <w:rPr>
                  <w:rFonts w:ascii="Times New Roman" w:hAnsi="Times New Roman" w:cs="Times New Roman"/>
                  <w:i w:val="0"/>
                  <w:iCs/>
                  <w:sz w:val="28"/>
                  <w:szCs w:val="28"/>
                </w:rPr>
                <w:t>In vitro, 20S</w:t>
              </w:r>
              <w:r w:rsidRPr="00E03C36">
                <w:rPr>
                  <w:rFonts w:ascii="Times New Roman" w:hAnsi="Times New Roman" w:cs="Times New Roman"/>
                  <w:i w:val="0"/>
                  <w:iCs/>
                  <w:sz w:val="28"/>
                  <w:szCs w:val="28"/>
                  <w:lang w:val="ru-RU"/>
                </w:rPr>
                <w:t xml:space="preserve">, </w:t>
              </w:r>
              <w:proofErr w:type="spellStart"/>
              <w:r w:rsidRPr="00E03C36">
                <w:rPr>
                  <w:rFonts w:ascii="Times New Roman" w:hAnsi="Times New Roman" w:cs="Times New Roman"/>
                  <w:i w:val="0"/>
                  <w:iCs/>
                  <w:sz w:val="28"/>
                  <w:szCs w:val="28"/>
                  <w:lang w:val="ru-RU"/>
                </w:rPr>
                <w:t>иммунопротеасома</w:t>
              </w:r>
            </w:ins>
            <w:proofErr w:type="spellEnd"/>
          </w:p>
        </w:tc>
        <w:tc>
          <w:tcPr>
            <w:tcW w:w="2240" w:type="dxa"/>
          </w:tcPr>
          <w:p w14:paraId="64F33675" w14:textId="0F2474D2" w:rsidR="00631E48" w:rsidRPr="00631E48" w:rsidRDefault="00631E48">
            <w:pPr>
              <w:pStyle w:val="afa"/>
              <w:spacing w:line="360" w:lineRule="auto"/>
              <w:jc w:val="both"/>
              <w:rPr>
                <w:ins w:id="1682" w:author="Антон Смирнов" w:date="2023-05-24T11:03:00Z"/>
                <w:rFonts w:ascii="Times New Roman" w:hAnsi="Times New Roman" w:cs="Times New Roman"/>
                <w:i w:val="0"/>
                <w:sz w:val="28"/>
                <w:szCs w:val="28"/>
                <w:lang w:val="ru-RU"/>
                <w:rPrChange w:id="1683" w:author="Антон Смирнов" w:date="2023-05-24T11:05:00Z">
                  <w:rPr>
                    <w:ins w:id="1684" w:author="Антон Смирнов" w:date="2023-05-24T11:03:00Z"/>
                    <w:rFonts w:cs="Times New Roman"/>
                    <w:iCs/>
                    <w:szCs w:val="28"/>
                  </w:rPr>
                </w:rPrChange>
              </w:rPr>
            </w:pPr>
            <w:ins w:id="1685" w:author="Антон Смирнов" w:date="2023-05-24T11:06:00Z">
              <w:r w:rsidRPr="00E03C36">
                <w:rPr>
                  <w:rFonts w:ascii="Times New Roman" w:hAnsi="Times New Roman" w:cs="Times New Roman"/>
                  <w:i w:val="0"/>
                  <w:iCs/>
                  <w:sz w:val="28"/>
                  <w:szCs w:val="28"/>
                </w:rPr>
                <w:t>In vivo</w:t>
              </w:r>
            </w:ins>
          </w:p>
        </w:tc>
      </w:tr>
      <w:tr w:rsidR="006904D6" w:rsidRPr="00631E48" w14:paraId="479B5F4E" w14:textId="77777777" w:rsidTr="00631E48">
        <w:trPr>
          <w:ins w:id="1686" w:author="Антон Смирнов" w:date="2023-05-24T14:11:00Z"/>
        </w:trPr>
        <w:tc>
          <w:tcPr>
            <w:tcW w:w="2447" w:type="dxa"/>
          </w:tcPr>
          <w:p w14:paraId="2C3C0FB4" w14:textId="620DF8C2" w:rsidR="006904D6" w:rsidRPr="006904D6" w:rsidRDefault="006904D6">
            <w:pPr>
              <w:pStyle w:val="afa"/>
              <w:spacing w:line="360" w:lineRule="auto"/>
              <w:jc w:val="both"/>
              <w:rPr>
                <w:ins w:id="1687" w:author="Антон Смирнов" w:date="2023-05-24T14:11:00Z"/>
                <w:rFonts w:ascii="Times New Roman" w:hAnsi="Times New Roman" w:cs="Times New Roman"/>
                <w:i w:val="0"/>
                <w:sz w:val="28"/>
                <w:szCs w:val="28"/>
                <w:lang w:val="ru-RU"/>
                <w:rPrChange w:id="1688" w:author="Антон Смирнов" w:date="2023-05-24T14:11:00Z">
                  <w:rPr>
                    <w:ins w:id="1689" w:author="Антон Смирнов" w:date="2023-05-24T14:11:00Z"/>
                    <w:rFonts w:ascii="Times New Roman" w:hAnsi="Times New Roman" w:cs="Times New Roman"/>
                    <w:i w:val="0"/>
                    <w:sz w:val="28"/>
                    <w:szCs w:val="28"/>
                  </w:rPr>
                </w:rPrChange>
              </w:rPr>
            </w:pPr>
            <w:ins w:id="1690" w:author="Антон Смирнов" w:date="2023-05-24T14:11:00Z">
              <w:r>
                <w:rPr>
                  <w:rFonts w:ascii="Times New Roman" w:hAnsi="Times New Roman" w:cs="Times New Roman"/>
                  <w:i w:val="0"/>
                  <w:sz w:val="28"/>
                  <w:szCs w:val="28"/>
                  <w:lang w:val="ru-RU"/>
                </w:rPr>
                <w:t>Оптимальный порог</w:t>
              </w:r>
            </w:ins>
          </w:p>
        </w:tc>
        <w:tc>
          <w:tcPr>
            <w:tcW w:w="2367" w:type="dxa"/>
          </w:tcPr>
          <w:p w14:paraId="173344F5" w14:textId="28CA5123" w:rsidR="006904D6" w:rsidRDefault="006904D6">
            <w:pPr>
              <w:pStyle w:val="afa"/>
              <w:spacing w:line="360" w:lineRule="auto"/>
              <w:jc w:val="both"/>
              <w:rPr>
                <w:ins w:id="1691" w:author="Антон Смирнов" w:date="2023-05-24T14:11:00Z"/>
                <w:rFonts w:ascii="Times New Roman" w:hAnsi="Times New Roman" w:cs="Times New Roman"/>
                <w:i w:val="0"/>
                <w:sz w:val="28"/>
                <w:szCs w:val="28"/>
                <w:lang w:val="ru-RU"/>
              </w:rPr>
            </w:pPr>
            <w:ins w:id="1692" w:author="Антон Смирнов" w:date="2023-05-24T14:11:00Z">
              <w:r>
                <w:rPr>
                  <w:rFonts w:ascii="Times New Roman" w:hAnsi="Times New Roman" w:cs="Times New Roman"/>
                  <w:i w:val="0"/>
                  <w:sz w:val="28"/>
                  <w:szCs w:val="28"/>
                  <w:lang w:val="ru-RU"/>
                </w:rPr>
                <w:t>-0,08</w:t>
              </w:r>
            </w:ins>
          </w:p>
        </w:tc>
        <w:tc>
          <w:tcPr>
            <w:tcW w:w="2517" w:type="dxa"/>
          </w:tcPr>
          <w:p w14:paraId="24E9394E" w14:textId="0E09C8CB" w:rsidR="006904D6" w:rsidRPr="00631E48" w:rsidRDefault="006904D6">
            <w:pPr>
              <w:pStyle w:val="afa"/>
              <w:spacing w:line="360" w:lineRule="auto"/>
              <w:jc w:val="both"/>
              <w:rPr>
                <w:ins w:id="1693" w:author="Антон Смирнов" w:date="2023-05-24T14:11:00Z"/>
                <w:rFonts w:ascii="Times New Roman" w:hAnsi="Times New Roman" w:cs="Times New Roman"/>
                <w:i w:val="0"/>
                <w:sz w:val="28"/>
                <w:szCs w:val="28"/>
                <w:lang w:val="ru-RU"/>
              </w:rPr>
            </w:pPr>
            <w:ins w:id="1694" w:author="Антон Смирнов" w:date="2023-05-24T14:11:00Z">
              <w:r>
                <w:rPr>
                  <w:rFonts w:ascii="Times New Roman" w:hAnsi="Times New Roman" w:cs="Times New Roman"/>
                  <w:i w:val="0"/>
                  <w:sz w:val="28"/>
                  <w:szCs w:val="28"/>
                  <w:lang w:val="ru-RU"/>
                </w:rPr>
                <w:t>0,48</w:t>
              </w:r>
            </w:ins>
          </w:p>
        </w:tc>
        <w:tc>
          <w:tcPr>
            <w:tcW w:w="2240" w:type="dxa"/>
          </w:tcPr>
          <w:p w14:paraId="2248380F" w14:textId="12F30AF2" w:rsidR="006904D6" w:rsidRPr="00631E48" w:rsidRDefault="006904D6">
            <w:pPr>
              <w:pStyle w:val="afa"/>
              <w:spacing w:line="360" w:lineRule="auto"/>
              <w:jc w:val="both"/>
              <w:rPr>
                <w:ins w:id="1695" w:author="Антон Смирнов" w:date="2023-05-24T14:11:00Z"/>
                <w:rFonts w:ascii="Times New Roman" w:hAnsi="Times New Roman" w:cs="Times New Roman"/>
                <w:i w:val="0"/>
                <w:sz w:val="28"/>
                <w:szCs w:val="28"/>
                <w:lang w:val="ru-RU"/>
              </w:rPr>
            </w:pPr>
            <w:ins w:id="1696" w:author="Антон Смирнов" w:date="2023-05-24T14:12:00Z">
              <w:r>
                <w:rPr>
                  <w:rFonts w:ascii="Times New Roman" w:hAnsi="Times New Roman" w:cs="Times New Roman"/>
                  <w:i w:val="0"/>
                  <w:sz w:val="28"/>
                  <w:szCs w:val="28"/>
                  <w:lang w:val="ru-RU"/>
                </w:rPr>
                <w:t>-0,03</w:t>
              </w:r>
            </w:ins>
          </w:p>
        </w:tc>
      </w:tr>
      <w:tr w:rsidR="00F0155F" w:rsidRPr="00631E48" w14:paraId="20B36E4E" w14:textId="77777777" w:rsidTr="00631E48">
        <w:trPr>
          <w:ins w:id="1697" w:author="Антон Смирнов" w:date="2023-05-24T12:38:00Z"/>
        </w:trPr>
        <w:tc>
          <w:tcPr>
            <w:tcW w:w="2447" w:type="dxa"/>
          </w:tcPr>
          <w:p w14:paraId="4D54D32A" w14:textId="27D7F806" w:rsidR="00F0155F" w:rsidRPr="00F0155F" w:rsidRDefault="00F0155F">
            <w:pPr>
              <w:pStyle w:val="afa"/>
              <w:spacing w:line="360" w:lineRule="auto"/>
              <w:jc w:val="both"/>
              <w:rPr>
                <w:ins w:id="1698" w:author="Антон Смирнов" w:date="2023-05-24T12:38:00Z"/>
                <w:rFonts w:ascii="Times New Roman" w:hAnsi="Times New Roman" w:cs="Times New Roman"/>
                <w:i w:val="0"/>
                <w:sz w:val="28"/>
                <w:szCs w:val="28"/>
                <w:rPrChange w:id="1699" w:author="Антон Смирнов" w:date="2023-05-24T12:38:00Z">
                  <w:rPr>
                    <w:ins w:id="1700" w:author="Антон Смирнов" w:date="2023-05-24T12:38:00Z"/>
                    <w:rFonts w:ascii="Times New Roman" w:hAnsi="Times New Roman" w:cs="Times New Roman"/>
                    <w:i w:val="0"/>
                    <w:sz w:val="28"/>
                    <w:szCs w:val="28"/>
                    <w:lang w:val="ru-RU"/>
                  </w:rPr>
                </w:rPrChange>
              </w:rPr>
            </w:pPr>
            <w:ins w:id="1701" w:author="Антон Смирнов" w:date="2023-05-24T12:38:00Z">
              <w:r>
                <w:rPr>
                  <w:rFonts w:ascii="Times New Roman" w:hAnsi="Times New Roman" w:cs="Times New Roman"/>
                  <w:i w:val="0"/>
                  <w:sz w:val="28"/>
                  <w:szCs w:val="28"/>
                </w:rPr>
                <w:t>AUROC</w:t>
              </w:r>
            </w:ins>
          </w:p>
        </w:tc>
        <w:tc>
          <w:tcPr>
            <w:tcW w:w="2367" w:type="dxa"/>
          </w:tcPr>
          <w:p w14:paraId="4A35D743" w14:textId="62B27274" w:rsidR="00F0155F" w:rsidRPr="00631E48" w:rsidRDefault="006904D6">
            <w:pPr>
              <w:pStyle w:val="afa"/>
              <w:spacing w:line="360" w:lineRule="auto"/>
              <w:jc w:val="both"/>
              <w:rPr>
                <w:ins w:id="1702" w:author="Антон Смирнов" w:date="2023-05-24T12:38:00Z"/>
                <w:rFonts w:ascii="Times New Roman" w:hAnsi="Times New Roman" w:cs="Times New Roman"/>
                <w:i w:val="0"/>
                <w:sz w:val="28"/>
                <w:szCs w:val="28"/>
                <w:lang w:val="ru-RU"/>
              </w:rPr>
            </w:pPr>
            <w:ins w:id="1703" w:author="Антон Смирнов" w:date="2023-05-24T14:10:00Z">
              <w:r>
                <w:rPr>
                  <w:rFonts w:ascii="Times New Roman" w:hAnsi="Times New Roman" w:cs="Times New Roman"/>
                  <w:i w:val="0"/>
                  <w:sz w:val="28"/>
                  <w:szCs w:val="28"/>
                  <w:lang w:val="ru-RU"/>
                </w:rPr>
                <w:t>0,68</w:t>
              </w:r>
            </w:ins>
          </w:p>
        </w:tc>
        <w:tc>
          <w:tcPr>
            <w:tcW w:w="2517" w:type="dxa"/>
          </w:tcPr>
          <w:p w14:paraId="0E8FF97D" w14:textId="56F5765E" w:rsidR="00F0155F" w:rsidRPr="00631E48" w:rsidRDefault="006904D6">
            <w:pPr>
              <w:pStyle w:val="afa"/>
              <w:spacing w:line="360" w:lineRule="auto"/>
              <w:jc w:val="both"/>
              <w:rPr>
                <w:ins w:id="1704" w:author="Антон Смирнов" w:date="2023-05-24T12:38:00Z"/>
                <w:rFonts w:ascii="Times New Roman" w:hAnsi="Times New Roman" w:cs="Times New Roman"/>
                <w:i w:val="0"/>
                <w:sz w:val="28"/>
                <w:szCs w:val="28"/>
                <w:lang w:val="ru-RU"/>
              </w:rPr>
            </w:pPr>
            <w:ins w:id="1705" w:author="Антон Смирнов" w:date="2023-05-24T14:12:00Z">
              <w:r>
                <w:rPr>
                  <w:rFonts w:ascii="Times New Roman" w:hAnsi="Times New Roman" w:cs="Times New Roman"/>
                  <w:i w:val="0"/>
                  <w:sz w:val="28"/>
                  <w:szCs w:val="28"/>
                  <w:lang w:val="ru-RU"/>
                </w:rPr>
                <w:t>0,63</w:t>
              </w:r>
            </w:ins>
          </w:p>
        </w:tc>
        <w:tc>
          <w:tcPr>
            <w:tcW w:w="2240" w:type="dxa"/>
          </w:tcPr>
          <w:p w14:paraId="4462E336" w14:textId="47574316" w:rsidR="00F0155F" w:rsidRPr="00631E48" w:rsidRDefault="006904D6">
            <w:pPr>
              <w:pStyle w:val="afa"/>
              <w:spacing w:line="360" w:lineRule="auto"/>
              <w:jc w:val="both"/>
              <w:rPr>
                <w:ins w:id="1706" w:author="Антон Смирнов" w:date="2023-05-24T12:38:00Z"/>
                <w:rFonts w:ascii="Times New Roman" w:hAnsi="Times New Roman" w:cs="Times New Roman"/>
                <w:i w:val="0"/>
                <w:sz w:val="28"/>
                <w:szCs w:val="28"/>
                <w:lang w:val="ru-RU"/>
              </w:rPr>
            </w:pPr>
            <w:ins w:id="1707" w:author="Антон Смирнов" w:date="2023-05-24T14:12:00Z">
              <w:r>
                <w:rPr>
                  <w:rFonts w:ascii="Times New Roman" w:hAnsi="Times New Roman" w:cs="Times New Roman"/>
                  <w:i w:val="0"/>
                  <w:sz w:val="28"/>
                  <w:szCs w:val="28"/>
                  <w:lang w:val="ru-RU"/>
                </w:rPr>
                <w:t>0,87</w:t>
              </w:r>
            </w:ins>
          </w:p>
        </w:tc>
      </w:tr>
      <w:tr w:rsidR="00631E48" w:rsidRPr="00631E48" w14:paraId="70BD0B43" w14:textId="77777777" w:rsidTr="00631E48">
        <w:trPr>
          <w:ins w:id="1708" w:author="Антон Смирнов" w:date="2023-05-24T11:03:00Z"/>
        </w:trPr>
        <w:tc>
          <w:tcPr>
            <w:tcW w:w="2447" w:type="dxa"/>
          </w:tcPr>
          <w:p w14:paraId="17DB6F98" w14:textId="5E6923D1" w:rsidR="00631E48" w:rsidRPr="00631E48" w:rsidRDefault="00631E48">
            <w:pPr>
              <w:pStyle w:val="afa"/>
              <w:spacing w:line="360" w:lineRule="auto"/>
              <w:jc w:val="both"/>
              <w:rPr>
                <w:ins w:id="1709" w:author="Антон Смирнов" w:date="2023-05-24T11:03:00Z"/>
                <w:rFonts w:ascii="Times New Roman" w:hAnsi="Times New Roman" w:cs="Times New Roman"/>
                <w:i w:val="0"/>
                <w:sz w:val="28"/>
                <w:szCs w:val="28"/>
                <w:lang w:val="ru-RU"/>
                <w:rPrChange w:id="1710" w:author="Антон Смирнов" w:date="2023-05-24T11:05:00Z">
                  <w:rPr>
                    <w:ins w:id="1711" w:author="Антон Смирнов" w:date="2023-05-24T11:03:00Z"/>
                    <w:rFonts w:cs="Times New Roman"/>
                    <w:iCs/>
                    <w:szCs w:val="28"/>
                  </w:rPr>
                </w:rPrChange>
              </w:rPr>
            </w:pPr>
            <w:ins w:id="1712" w:author="Антон Смирнов" w:date="2023-05-24T11:06:00Z">
              <w:r>
                <w:rPr>
                  <w:rFonts w:ascii="Times New Roman" w:hAnsi="Times New Roman" w:cs="Times New Roman"/>
                  <w:i w:val="0"/>
                  <w:sz w:val="28"/>
                  <w:szCs w:val="28"/>
                  <w:lang w:val="ru-RU"/>
                </w:rPr>
                <w:t>Чувствительность</w:t>
              </w:r>
            </w:ins>
          </w:p>
        </w:tc>
        <w:tc>
          <w:tcPr>
            <w:tcW w:w="2367" w:type="dxa"/>
          </w:tcPr>
          <w:p w14:paraId="5854DDA7" w14:textId="3A3BAFC5" w:rsidR="00631E48" w:rsidRPr="00631E48" w:rsidRDefault="006904D6">
            <w:pPr>
              <w:pStyle w:val="afa"/>
              <w:spacing w:line="360" w:lineRule="auto"/>
              <w:jc w:val="both"/>
              <w:rPr>
                <w:ins w:id="1713" w:author="Антон Смирнов" w:date="2023-05-24T11:03:00Z"/>
                <w:rFonts w:ascii="Times New Roman" w:hAnsi="Times New Roman" w:cs="Times New Roman"/>
                <w:i w:val="0"/>
                <w:sz w:val="28"/>
                <w:szCs w:val="28"/>
                <w:lang w:val="ru-RU"/>
                <w:rPrChange w:id="1714" w:author="Антон Смирнов" w:date="2023-05-24T11:05:00Z">
                  <w:rPr>
                    <w:ins w:id="1715" w:author="Антон Смирнов" w:date="2023-05-24T11:03:00Z"/>
                    <w:rFonts w:cs="Times New Roman"/>
                    <w:iCs/>
                    <w:szCs w:val="28"/>
                  </w:rPr>
                </w:rPrChange>
              </w:rPr>
            </w:pPr>
            <w:ins w:id="1716" w:author="Антон Смирнов" w:date="2023-05-24T14:10:00Z">
              <w:r>
                <w:rPr>
                  <w:rFonts w:ascii="Times New Roman" w:hAnsi="Times New Roman" w:cs="Times New Roman"/>
                  <w:i w:val="0"/>
                  <w:sz w:val="28"/>
                  <w:szCs w:val="28"/>
                  <w:lang w:val="ru-RU"/>
                </w:rPr>
                <w:t>0,69</w:t>
              </w:r>
            </w:ins>
          </w:p>
        </w:tc>
        <w:tc>
          <w:tcPr>
            <w:tcW w:w="2517" w:type="dxa"/>
          </w:tcPr>
          <w:p w14:paraId="4AC83BCA" w14:textId="576ED578" w:rsidR="00631E48" w:rsidRPr="00631E48" w:rsidRDefault="006904D6">
            <w:pPr>
              <w:pStyle w:val="afa"/>
              <w:spacing w:line="360" w:lineRule="auto"/>
              <w:jc w:val="both"/>
              <w:rPr>
                <w:ins w:id="1717" w:author="Антон Смирнов" w:date="2023-05-24T11:03:00Z"/>
                <w:rFonts w:ascii="Times New Roman" w:hAnsi="Times New Roman" w:cs="Times New Roman"/>
                <w:i w:val="0"/>
                <w:sz w:val="28"/>
                <w:szCs w:val="28"/>
                <w:lang w:val="ru-RU"/>
                <w:rPrChange w:id="1718" w:author="Антон Смирнов" w:date="2023-05-24T11:05:00Z">
                  <w:rPr>
                    <w:ins w:id="1719" w:author="Антон Смирнов" w:date="2023-05-24T11:03:00Z"/>
                    <w:rFonts w:cs="Times New Roman"/>
                    <w:iCs/>
                    <w:szCs w:val="28"/>
                  </w:rPr>
                </w:rPrChange>
              </w:rPr>
            </w:pPr>
            <w:ins w:id="1720" w:author="Антон Смирнов" w:date="2023-05-24T14:12:00Z">
              <w:r>
                <w:rPr>
                  <w:rFonts w:ascii="Times New Roman" w:hAnsi="Times New Roman" w:cs="Times New Roman"/>
                  <w:i w:val="0"/>
                  <w:sz w:val="28"/>
                  <w:szCs w:val="28"/>
                  <w:lang w:val="ru-RU"/>
                </w:rPr>
                <w:t>0,43</w:t>
              </w:r>
            </w:ins>
          </w:p>
        </w:tc>
        <w:tc>
          <w:tcPr>
            <w:tcW w:w="2240" w:type="dxa"/>
          </w:tcPr>
          <w:p w14:paraId="7EAA9257" w14:textId="5A4AAA82" w:rsidR="00631E48" w:rsidRPr="00631E48" w:rsidRDefault="006904D6">
            <w:pPr>
              <w:pStyle w:val="afa"/>
              <w:spacing w:line="360" w:lineRule="auto"/>
              <w:jc w:val="both"/>
              <w:rPr>
                <w:ins w:id="1721" w:author="Антон Смирнов" w:date="2023-05-24T11:03:00Z"/>
                <w:rFonts w:ascii="Times New Roman" w:hAnsi="Times New Roman" w:cs="Times New Roman"/>
                <w:i w:val="0"/>
                <w:sz w:val="28"/>
                <w:szCs w:val="28"/>
                <w:lang w:val="ru-RU"/>
                <w:rPrChange w:id="1722" w:author="Антон Смирнов" w:date="2023-05-24T11:05:00Z">
                  <w:rPr>
                    <w:ins w:id="1723" w:author="Антон Смирнов" w:date="2023-05-24T11:03:00Z"/>
                    <w:rFonts w:cs="Times New Roman"/>
                    <w:iCs/>
                    <w:szCs w:val="28"/>
                  </w:rPr>
                </w:rPrChange>
              </w:rPr>
            </w:pPr>
            <w:ins w:id="1724" w:author="Антон Смирнов" w:date="2023-05-24T14:12:00Z">
              <w:r>
                <w:rPr>
                  <w:rFonts w:ascii="Times New Roman" w:hAnsi="Times New Roman" w:cs="Times New Roman"/>
                  <w:i w:val="0"/>
                  <w:sz w:val="28"/>
                  <w:szCs w:val="28"/>
                  <w:lang w:val="ru-RU"/>
                </w:rPr>
                <w:t>0,81</w:t>
              </w:r>
            </w:ins>
          </w:p>
        </w:tc>
      </w:tr>
      <w:tr w:rsidR="00631E48" w:rsidRPr="00631E48" w14:paraId="6908ABE0" w14:textId="77777777" w:rsidTr="00631E48">
        <w:trPr>
          <w:ins w:id="1725" w:author="Антон Смирнов" w:date="2023-05-24T11:03:00Z"/>
        </w:trPr>
        <w:tc>
          <w:tcPr>
            <w:tcW w:w="2447" w:type="dxa"/>
          </w:tcPr>
          <w:p w14:paraId="1F660CB1" w14:textId="0DB351A2" w:rsidR="00631E48" w:rsidRPr="00631E48" w:rsidRDefault="00631E48">
            <w:pPr>
              <w:pStyle w:val="afa"/>
              <w:spacing w:line="360" w:lineRule="auto"/>
              <w:jc w:val="both"/>
              <w:rPr>
                <w:ins w:id="1726" w:author="Антон Смирнов" w:date="2023-05-24T11:03:00Z"/>
                <w:rFonts w:ascii="Times New Roman" w:hAnsi="Times New Roman" w:cs="Times New Roman"/>
                <w:i w:val="0"/>
                <w:sz w:val="28"/>
                <w:szCs w:val="28"/>
                <w:lang w:val="ru-RU"/>
                <w:rPrChange w:id="1727" w:author="Антон Смирнов" w:date="2023-05-24T11:05:00Z">
                  <w:rPr>
                    <w:ins w:id="1728" w:author="Антон Смирнов" w:date="2023-05-24T11:03:00Z"/>
                    <w:rFonts w:cs="Times New Roman"/>
                    <w:iCs/>
                    <w:szCs w:val="28"/>
                  </w:rPr>
                </w:rPrChange>
              </w:rPr>
            </w:pPr>
            <w:ins w:id="1729" w:author="Антон Смирнов" w:date="2023-05-24T11:06:00Z">
              <w:r>
                <w:rPr>
                  <w:rFonts w:ascii="Times New Roman" w:hAnsi="Times New Roman" w:cs="Times New Roman"/>
                  <w:i w:val="0"/>
                  <w:sz w:val="28"/>
                  <w:szCs w:val="28"/>
                  <w:lang w:val="ru-RU"/>
                </w:rPr>
                <w:t>Специфичность</w:t>
              </w:r>
            </w:ins>
          </w:p>
        </w:tc>
        <w:tc>
          <w:tcPr>
            <w:tcW w:w="2367" w:type="dxa"/>
          </w:tcPr>
          <w:p w14:paraId="2901A5D0" w14:textId="76967870" w:rsidR="00631E48" w:rsidRPr="00631E48" w:rsidRDefault="006904D6">
            <w:pPr>
              <w:pStyle w:val="afa"/>
              <w:spacing w:line="360" w:lineRule="auto"/>
              <w:jc w:val="both"/>
              <w:rPr>
                <w:ins w:id="1730" w:author="Антон Смирнов" w:date="2023-05-24T11:03:00Z"/>
                <w:rFonts w:ascii="Times New Roman" w:hAnsi="Times New Roman" w:cs="Times New Roman"/>
                <w:i w:val="0"/>
                <w:sz w:val="28"/>
                <w:szCs w:val="28"/>
                <w:lang w:val="ru-RU"/>
                <w:rPrChange w:id="1731" w:author="Антон Смирнов" w:date="2023-05-24T11:05:00Z">
                  <w:rPr>
                    <w:ins w:id="1732" w:author="Антон Смирнов" w:date="2023-05-24T11:03:00Z"/>
                    <w:rFonts w:cs="Times New Roman"/>
                    <w:iCs/>
                    <w:szCs w:val="28"/>
                  </w:rPr>
                </w:rPrChange>
              </w:rPr>
            </w:pPr>
            <w:ins w:id="1733" w:author="Антон Смирнов" w:date="2023-05-24T14:10:00Z">
              <w:r>
                <w:rPr>
                  <w:rFonts w:ascii="Times New Roman" w:hAnsi="Times New Roman" w:cs="Times New Roman"/>
                  <w:i w:val="0"/>
                  <w:sz w:val="28"/>
                  <w:szCs w:val="28"/>
                  <w:lang w:val="ru-RU"/>
                </w:rPr>
                <w:t>0,58</w:t>
              </w:r>
            </w:ins>
          </w:p>
        </w:tc>
        <w:tc>
          <w:tcPr>
            <w:tcW w:w="2517" w:type="dxa"/>
          </w:tcPr>
          <w:p w14:paraId="3F42E94A" w14:textId="71495F5C" w:rsidR="00631E48" w:rsidRPr="00631E48" w:rsidRDefault="006904D6">
            <w:pPr>
              <w:pStyle w:val="afa"/>
              <w:spacing w:line="360" w:lineRule="auto"/>
              <w:jc w:val="both"/>
              <w:rPr>
                <w:ins w:id="1734" w:author="Антон Смирнов" w:date="2023-05-24T11:03:00Z"/>
                <w:rFonts w:ascii="Times New Roman" w:hAnsi="Times New Roman" w:cs="Times New Roman"/>
                <w:i w:val="0"/>
                <w:sz w:val="28"/>
                <w:szCs w:val="28"/>
                <w:lang w:val="ru-RU"/>
                <w:rPrChange w:id="1735" w:author="Антон Смирнов" w:date="2023-05-24T11:05:00Z">
                  <w:rPr>
                    <w:ins w:id="1736" w:author="Антон Смирнов" w:date="2023-05-24T11:03:00Z"/>
                    <w:rFonts w:cs="Times New Roman"/>
                    <w:iCs/>
                    <w:szCs w:val="28"/>
                  </w:rPr>
                </w:rPrChange>
              </w:rPr>
            </w:pPr>
            <w:ins w:id="1737" w:author="Антон Смирнов" w:date="2023-05-24T14:12:00Z">
              <w:r>
                <w:rPr>
                  <w:rFonts w:ascii="Times New Roman" w:hAnsi="Times New Roman" w:cs="Times New Roman"/>
                  <w:i w:val="0"/>
                  <w:sz w:val="28"/>
                  <w:szCs w:val="28"/>
                  <w:lang w:val="ru-RU"/>
                </w:rPr>
                <w:t>0,81</w:t>
              </w:r>
            </w:ins>
          </w:p>
        </w:tc>
        <w:tc>
          <w:tcPr>
            <w:tcW w:w="2240" w:type="dxa"/>
          </w:tcPr>
          <w:p w14:paraId="04FC95BA" w14:textId="30F88F43" w:rsidR="00631E48" w:rsidRPr="00631E48" w:rsidRDefault="006904D6">
            <w:pPr>
              <w:pStyle w:val="afa"/>
              <w:spacing w:line="360" w:lineRule="auto"/>
              <w:jc w:val="both"/>
              <w:rPr>
                <w:ins w:id="1738" w:author="Антон Смирнов" w:date="2023-05-24T11:03:00Z"/>
                <w:rFonts w:ascii="Times New Roman" w:hAnsi="Times New Roman" w:cs="Times New Roman"/>
                <w:i w:val="0"/>
                <w:sz w:val="28"/>
                <w:szCs w:val="28"/>
                <w:lang w:val="ru-RU"/>
                <w:rPrChange w:id="1739" w:author="Антон Смирнов" w:date="2023-05-24T11:05:00Z">
                  <w:rPr>
                    <w:ins w:id="1740" w:author="Антон Смирнов" w:date="2023-05-24T11:03:00Z"/>
                    <w:rFonts w:cs="Times New Roman"/>
                    <w:iCs/>
                    <w:szCs w:val="28"/>
                  </w:rPr>
                </w:rPrChange>
              </w:rPr>
            </w:pPr>
            <w:ins w:id="1741" w:author="Антон Смирнов" w:date="2023-05-24T14:12:00Z">
              <w:r>
                <w:rPr>
                  <w:rFonts w:ascii="Times New Roman" w:hAnsi="Times New Roman" w:cs="Times New Roman"/>
                  <w:i w:val="0"/>
                  <w:sz w:val="28"/>
                  <w:szCs w:val="28"/>
                  <w:lang w:val="ru-RU"/>
                </w:rPr>
                <w:t>0,78</w:t>
              </w:r>
            </w:ins>
          </w:p>
        </w:tc>
      </w:tr>
      <w:tr w:rsidR="00631E48" w:rsidRPr="00631E48" w14:paraId="1740F751" w14:textId="77777777" w:rsidTr="00631E48">
        <w:trPr>
          <w:ins w:id="1742" w:author="Антон Смирнов" w:date="2023-05-24T11:03:00Z"/>
        </w:trPr>
        <w:tc>
          <w:tcPr>
            <w:tcW w:w="2447" w:type="dxa"/>
          </w:tcPr>
          <w:p w14:paraId="0CB6B022" w14:textId="4D44EF31" w:rsidR="00631E48" w:rsidRPr="00631E48" w:rsidRDefault="00631E48">
            <w:pPr>
              <w:pStyle w:val="afa"/>
              <w:spacing w:line="360" w:lineRule="auto"/>
              <w:jc w:val="both"/>
              <w:rPr>
                <w:ins w:id="1743" w:author="Антон Смирнов" w:date="2023-05-24T11:03:00Z"/>
                <w:rFonts w:ascii="Times New Roman" w:hAnsi="Times New Roman" w:cs="Times New Roman"/>
                <w:i w:val="0"/>
                <w:sz w:val="28"/>
                <w:szCs w:val="28"/>
                <w:lang w:val="ru-RU"/>
                <w:rPrChange w:id="1744" w:author="Антон Смирнов" w:date="2023-05-24T11:05:00Z">
                  <w:rPr>
                    <w:ins w:id="1745" w:author="Антон Смирнов" w:date="2023-05-24T11:03:00Z"/>
                    <w:rFonts w:cs="Times New Roman"/>
                    <w:iCs/>
                    <w:szCs w:val="28"/>
                  </w:rPr>
                </w:rPrChange>
              </w:rPr>
            </w:pPr>
            <w:ins w:id="1746" w:author="Антон Смирнов" w:date="2023-05-24T11:06:00Z">
              <w:r>
                <w:rPr>
                  <w:rFonts w:ascii="Times New Roman" w:hAnsi="Times New Roman" w:cs="Times New Roman"/>
                  <w:i w:val="0"/>
                  <w:sz w:val="28"/>
                  <w:szCs w:val="28"/>
                  <w:lang w:val="ru-RU"/>
                </w:rPr>
                <w:t>Точность</w:t>
              </w:r>
            </w:ins>
          </w:p>
        </w:tc>
        <w:tc>
          <w:tcPr>
            <w:tcW w:w="2367" w:type="dxa"/>
          </w:tcPr>
          <w:p w14:paraId="578FB036" w14:textId="70914584" w:rsidR="00631E48" w:rsidRPr="00631E48" w:rsidRDefault="006904D6">
            <w:pPr>
              <w:pStyle w:val="afa"/>
              <w:spacing w:line="360" w:lineRule="auto"/>
              <w:jc w:val="both"/>
              <w:rPr>
                <w:ins w:id="1747" w:author="Антон Смирнов" w:date="2023-05-24T11:03:00Z"/>
                <w:rFonts w:ascii="Times New Roman" w:hAnsi="Times New Roman" w:cs="Times New Roman"/>
                <w:i w:val="0"/>
                <w:sz w:val="28"/>
                <w:szCs w:val="28"/>
                <w:lang w:val="ru-RU"/>
                <w:rPrChange w:id="1748" w:author="Антон Смирнов" w:date="2023-05-24T11:05:00Z">
                  <w:rPr>
                    <w:ins w:id="1749" w:author="Антон Смирнов" w:date="2023-05-24T11:03:00Z"/>
                    <w:rFonts w:cs="Times New Roman"/>
                    <w:iCs/>
                    <w:szCs w:val="28"/>
                  </w:rPr>
                </w:rPrChange>
              </w:rPr>
            </w:pPr>
            <w:ins w:id="1750" w:author="Антон Смирнов" w:date="2023-05-24T14:10:00Z">
              <w:r>
                <w:rPr>
                  <w:rFonts w:ascii="Times New Roman" w:hAnsi="Times New Roman" w:cs="Times New Roman"/>
                  <w:i w:val="0"/>
                  <w:sz w:val="28"/>
                  <w:szCs w:val="28"/>
                  <w:lang w:val="ru-RU"/>
                </w:rPr>
                <w:t>0,63</w:t>
              </w:r>
            </w:ins>
          </w:p>
        </w:tc>
        <w:tc>
          <w:tcPr>
            <w:tcW w:w="2517" w:type="dxa"/>
          </w:tcPr>
          <w:p w14:paraId="3E67F9BC" w14:textId="09F7F3EA" w:rsidR="00631E48" w:rsidRPr="00631E48" w:rsidRDefault="006904D6">
            <w:pPr>
              <w:pStyle w:val="afa"/>
              <w:spacing w:line="360" w:lineRule="auto"/>
              <w:jc w:val="both"/>
              <w:rPr>
                <w:ins w:id="1751" w:author="Антон Смирнов" w:date="2023-05-24T11:03:00Z"/>
                <w:rFonts w:ascii="Times New Roman" w:hAnsi="Times New Roman" w:cs="Times New Roman"/>
                <w:i w:val="0"/>
                <w:sz w:val="28"/>
                <w:szCs w:val="28"/>
                <w:lang w:val="ru-RU"/>
                <w:rPrChange w:id="1752" w:author="Антон Смирнов" w:date="2023-05-24T11:05:00Z">
                  <w:rPr>
                    <w:ins w:id="1753" w:author="Антон Смирнов" w:date="2023-05-24T11:03:00Z"/>
                    <w:rFonts w:cs="Times New Roman"/>
                    <w:iCs/>
                    <w:szCs w:val="28"/>
                  </w:rPr>
                </w:rPrChange>
              </w:rPr>
            </w:pPr>
            <w:ins w:id="1754" w:author="Антон Смирнов" w:date="2023-05-24T14:12:00Z">
              <w:r>
                <w:rPr>
                  <w:rFonts w:ascii="Times New Roman" w:hAnsi="Times New Roman" w:cs="Times New Roman"/>
                  <w:i w:val="0"/>
                  <w:sz w:val="28"/>
                  <w:szCs w:val="28"/>
                  <w:lang w:val="ru-RU"/>
                </w:rPr>
                <w:t>0,68</w:t>
              </w:r>
            </w:ins>
          </w:p>
        </w:tc>
        <w:tc>
          <w:tcPr>
            <w:tcW w:w="2240" w:type="dxa"/>
          </w:tcPr>
          <w:p w14:paraId="35E46D46" w14:textId="25C155C5" w:rsidR="00631E48" w:rsidRPr="00631E48" w:rsidRDefault="006904D6">
            <w:pPr>
              <w:pStyle w:val="afa"/>
              <w:spacing w:line="360" w:lineRule="auto"/>
              <w:jc w:val="both"/>
              <w:rPr>
                <w:ins w:id="1755" w:author="Антон Смирнов" w:date="2023-05-24T11:03:00Z"/>
                <w:rFonts w:ascii="Times New Roman" w:hAnsi="Times New Roman" w:cs="Times New Roman"/>
                <w:i w:val="0"/>
                <w:sz w:val="28"/>
                <w:szCs w:val="28"/>
                <w:lang w:val="ru-RU"/>
                <w:rPrChange w:id="1756" w:author="Антон Смирнов" w:date="2023-05-24T11:05:00Z">
                  <w:rPr>
                    <w:ins w:id="1757" w:author="Антон Смирнов" w:date="2023-05-24T11:03:00Z"/>
                    <w:rFonts w:cs="Times New Roman"/>
                    <w:iCs/>
                    <w:szCs w:val="28"/>
                  </w:rPr>
                </w:rPrChange>
              </w:rPr>
            </w:pPr>
            <w:ins w:id="1758" w:author="Антон Смирнов" w:date="2023-05-24T14:12:00Z">
              <w:r>
                <w:rPr>
                  <w:rFonts w:ascii="Times New Roman" w:hAnsi="Times New Roman" w:cs="Times New Roman"/>
                  <w:i w:val="0"/>
                  <w:sz w:val="28"/>
                  <w:szCs w:val="28"/>
                  <w:lang w:val="ru-RU"/>
                </w:rPr>
                <w:t>0,80</w:t>
              </w:r>
            </w:ins>
          </w:p>
        </w:tc>
      </w:tr>
      <w:tr w:rsidR="00631E48" w:rsidRPr="00631E48" w14:paraId="7E5FA216" w14:textId="77777777" w:rsidTr="00631E48">
        <w:trPr>
          <w:ins w:id="1759" w:author="Антон Смирнов" w:date="2023-05-24T11:03:00Z"/>
        </w:trPr>
        <w:tc>
          <w:tcPr>
            <w:tcW w:w="2447" w:type="dxa"/>
          </w:tcPr>
          <w:p w14:paraId="325C8C95" w14:textId="5FD9B06E" w:rsidR="00631E48" w:rsidRPr="00631E48" w:rsidRDefault="00631E48">
            <w:pPr>
              <w:pStyle w:val="afa"/>
              <w:spacing w:line="360" w:lineRule="auto"/>
              <w:jc w:val="both"/>
              <w:rPr>
                <w:ins w:id="1760" w:author="Антон Смирнов" w:date="2023-05-24T11:03:00Z"/>
                <w:rFonts w:ascii="Times New Roman" w:hAnsi="Times New Roman" w:cs="Times New Roman"/>
                <w:i w:val="0"/>
                <w:sz w:val="28"/>
                <w:szCs w:val="28"/>
                <w:lang w:val="ru-RU"/>
                <w:rPrChange w:id="1761" w:author="Антон Смирнов" w:date="2023-05-24T11:05:00Z">
                  <w:rPr>
                    <w:ins w:id="1762" w:author="Антон Смирнов" w:date="2023-05-24T11:03:00Z"/>
                    <w:rFonts w:cs="Times New Roman"/>
                    <w:iCs/>
                    <w:szCs w:val="28"/>
                  </w:rPr>
                </w:rPrChange>
              </w:rPr>
            </w:pPr>
            <w:ins w:id="1763" w:author="Антон Смирнов" w:date="2023-05-24T11:06:00Z">
              <w:r>
                <w:rPr>
                  <w:rFonts w:ascii="Times New Roman" w:hAnsi="Times New Roman" w:cs="Times New Roman"/>
                  <w:i w:val="0"/>
                  <w:sz w:val="28"/>
                  <w:szCs w:val="28"/>
                  <w:lang w:val="ru-RU"/>
                </w:rPr>
                <w:t>Сбалансированная точность</w:t>
              </w:r>
            </w:ins>
          </w:p>
        </w:tc>
        <w:tc>
          <w:tcPr>
            <w:tcW w:w="2367" w:type="dxa"/>
          </w:tcPr>
          <w:p w14:paraId="238A05C6" w14:textId="57AA19F4" w:rsidR="00631E48" w:rsidRPr="00631E48" w:rsidRDefault="006904D6">
            <w:pPr>
              <w:pStyle w:val="afa"/>
              <w:spacing w:line="360" w:lineRule="auto"/>
              <w:jc w:val="both"/>
              <w:rPr>
                <w:ins w:id="1764" w:author="Антон Смирнов" w:date="2023-05-24T11:03:00Z"/>
                <w:rFonts w:ascii="Times New Roman" w:hAnsi="Times New Roman" w:cs="Times New Roman"/>
                <w:i w:val="0"/>
                <w:sz w:val="28"/>
                <w:szCs w:val="28"/>
                <w:lang w:val="ru-RU"/>
                <w:rPrChange w:id="1765" w:author="Антон Смирнов" w:date="2023-05-24T11:05:00Z">
                  <w:rPr>
                    <w:ins w:id="1766" w:author="Антон Смирнов" w:date="2023-05-24T11:03:00Z"/>
                    <w:rFonts w:cs="Times New Roman"/>
                    <w:iCs/>
                    <w:szCs w:val="28"/>
                  </w:rPr>
                </w:rPrChange>
              </w:rPr>
            </w:pPr>
            <w:ins w:id="1767" w:author="Антон Смирнов" w:date="2023-05-24T14:10:00Z">
              <w:r>
                <w:rPr>
                  <w:rFonts w:ascii="Times New Roman" w:hAnsi="Times New Roman" w:cs="Times New Roman"/>
                  <w:i w:val="0"/>
                  <w:sz w:val="28"/>
                  <w:szCs w:val="28"/>
                  <w:lang w:val="ru-RU"/>
                </w:rPr>
                <w:t>0,63</w:t>
              </w:r>
            </w:ins>
          </w:p>
        </w:tc>
        <w:tc>
          <w:tcPr>
            <w:tcW w:w="2517" w:type="dxa"/>
          </w:tcPr>
          <w:p w14:paraId="010C4803" w14:textId="722088DA" w:rsidR="00631E48" w:rsidRPr="00631E48" w:rsidRDefault="006904D6">
            <w:pPr>
              <w:pStyle w:val="afa"/>
              <w:spacing w:line="360" w:lineRule="auto"/>
              <w:jc w:val="both"/>
              <w:rPr>
                <w:ins w:id="1768" w:author="Антон Смирнов" w:date="2023-05-24T11:03:00Z"/>
                <w:rFonts w:ascii="Times New Roman" w:hAnsi="Times New Roman" w:cs="Times New Roman"/>
                <w:i w:val="0"/>
                <w:sz w:val="28"/>
                <w:szCs w:val="28"/>
                <w:lang w:val="ru-RU"/>
                <w:rPrChange w:id="1769" w:author="Антон Смирнов" w:date="2023-05-24T11:05:00Z">
                  <w:rPr>
                    <w:ins w:id="1770" w:author="Антон Смирнов" w:date="2023-05-24T11:03:00Z"/>
                    <w:rFonts w:cs="Times New Roman"/>
                    <w:iCs/>
                    <w:szCs w:val="28"/>
                  </w:rPr>
                </w:rPrChange>
              </w:rPr>
            </w:pPr>
            <w:ins w:id="1771" w:author="Антон Смирнов" w:date="2023-05-24T14:12:00Z">
              <w:r>
                <w:rPr>
                  <w:rFonts w:ascii="Times New Roman" w:hAnsi="Times New Roman" w:cs="Times New Roman"/>
                  <w:i w:val="0"/>
                  <w:sz w:val="28"/>
                  <w:szCs w:val="28"/>
                  <w:lang w:val="ru-RU"/>
                </w:rPr>
                <w:t>0,62</w:t>
              </w:r>
            </w:ins>
          </w:p>
        </w:tc>
        <w:tc>
          <w:tcPr>
            <w:tcW w:w="2240" w:type="dxa"/>
          </w:tcPr>
          <w:p w14:paraId="4F334EB7" w14:textId="208BFD8A" w:rsidR="00631E48" w:rsidRPr="00631E48" w:rsidRDefault="006904D6">
            <w:pPr>
              <w:pStyle w:val="afa"/>
              <w:spacing w:line="360" w:lineRule="auto"/>
              <w:jc w:val="both"/>
              <w:rPr>
                <w:ins w:id="1772" w:author="Антон Смирнов" w:date="2023-05-24T11:03:00Z"/>
                <w:rFonts w:ascii="Times New Roman" w:hAnsi="Times New Roman" w:cs="Times New Roman"/>
                <w:i w:val="0"/>
                <w:sz w:val="28"/>
                <w:szCs w:val="28"/>
                <w:lang w:val="ru-RU"/>
                <w:rPrChange w:id="1773" w:author="Антон Смирнов" w:date="2023-05-24T11:05:00Z">
                  <w:rPr>
                    <w:ins w:id="1774" w:author="Антон Смирнов" w:date="2023-05-24T11:03:00Z"/>
                    <w:rFonts w:cs="Times New Roman"/>
                    <w:iCs/>
                    <w:szCs w:val="28"/>
                  </w:rPr>
                </w:rPrChange>
              </w:rPr>
            </w:pPr>
            <w:ins w:id="1775" w:author="Антон Смирнов" w:date="2023-05-24T14:12:00Z">
              <w:r>
                <w:rPr>
                  <w:rFonts w:ascii="Times New Roman" w:hAnsi="Times New Roman" w:cs="Times New Roman"/>
                  <w:i w:val="0"/>
                  <w:sz w:val="28"/>
                  <w:szCs w:val="28"/>
                  <w:lang w:val="ru-RU"/>
                </w:rPr>
                <w:t>0,80</w:t>
              </w:r>
            </w:ins>
          </w:p>
        </w:tc>
      </w:tr>
      <w:tr w:rsidR="00631E48" w:rsidRPr="00631E48" w14:paraId="614ABC2B" w14:textId="77777777" w:rsidTr="00631E48">
        <w:trPr>
          <w:ins w:id="1776" w:author="Антон Смирнов" w:date="2023-05-24T11:03:00Z"/>
        </w:trPr>
        <w:tc>
          <w:tcPr>
            <w:tcW w:w="2447" w:type="dxa"/>
          </w:tcPr>
          <w:p w14:paraId="35DA28F8" w14:textId="5CAC375E" w:rsidR="00631E48" w:rsidRPr="00631E48" w:rsidRDefault="00631E48">
            <w:pPr>
              <w:pStyle w:val="afa"/>
              <w:spacing w:line="360" w:lineRule="auto"/>
              <w:jc w:val="both"/>
              <w:rPr>
                <w:ins w:id="1777" w:author="Антон Смирнов" w:date="2023-05-24T11:03:00Z"/>
                <w:rFonts w:ascii="Times New Roman" w:hAnsi="Times New Roman" w:cs="Times New Roman"/>
                <w:i w:val="0"/>
                <w:sz w:val="28"/>
                <w:szCs w:val="28"/>
                <w:lang w:val="ru-RU"/>
                <w:rPrChange w:id="1778" w:author="Антон Смирнов" w:date="2023-05-24T11:05:00Z">
                  <w:rPr>
                    <w:ins w:id="1779" w:author="Антон Смирнов" w:date="2023-05-24T11:03:00Z"/>
                    <w:rFonts w:cs="Times New Roman"/>
                    <w:iCs/>
                    <w:szCs w:val="28"/>
                  </w:rPr>
                </w:rPrChange>
              </w:rPr>
            </w:pPr>
            <w:ins w:id="1780" w:author="Антон Смирнов" w:date="2023-05-24T11:07:00Z">
              <w:r>
                <w:rPr>
                  <w:rFonts w:ascii="Times New Roman" w:hAnsi="Times New Roman" w:cs="Times New Roman"/>
                  <w:i w:val="0"/>
                  <w:sz w:val="28"/>
                  <w:szCs w:val="28"/>
                  <w:lang w:val="ru-RU"/>
                </w:rPr>
                <w:t>Средняя точность</w:t>
              </w:r>
            </w:ins>
          </w:p>
        </w:tc>
        <w:tc>
          <w:tcPr>
            <w:tcW w:w="2367" w:type="dxa"/>
          </w:tcPr>
          <w:p w14:paraId="0D62790E" w14:textId="5530BB32" w:rsidR="00631E48" w:rsidRPr="00631E48" w:rsidRDefault="006904D6">
            <w:pPr>
              <w:pStyle w:val="afa"/>
              <w:spacing w:line="360" w:lineRule="auto"/>
              <w:jc w:val="both"/>
              <w:rPr>
                <w:ins w:id="1781" w:author="Антон Смирнов" w:date="2023-05-24T11:03:00Z"/>
                <w:rFonts w:ascii="Times New Roman" w:hAnsi="Times New Roman" w:cs="Times New Roman"/>
                <w:i w:val="0"/>
                <w:sz w:val="28"/>
                <w:szCs w:val="28"/>
                <w:lang w:val="ru-RU"/>
                <w:rPrChange w:id="1782" w:author="Антон Смирнов" w:date="2023-05-24T11:05:00Z">
                  <w:rPr>
                    <w:ins w:id="1783" w:author="Антон Смирнов" w:date="2023-05-24T11:03:00Z"/>
                    <w:rFonts w:cs="Times New Roman"/>
                    <w:iCs/>
                    <w:szCs w:val="28"/>
                  </w:rPr>
                </w:rPrChange>
              </w:rPr>
            </w:pPr>
            <w:ins w:id="1784" w:author="Антон Смирнов" w:date="2023-05-24T14:10:00Z">
              <w:r>
                <w:rPr>
                  <w:rFonts w:ascii="Times New Roman" w:hAnsi="Times New Roman" w:cs="Times New Roman"/>
                  <w:i w:val="0"/>
                  <w:sz w:val="28"/>
                  <w:szCs w:val="28"/>
                  <w:lang w:val="ru-RU"/>
                </w:rPr>
                <w:t>0,59</w:t>
              </w:r>
            </w:ins>
          </w:p>
        </w:tc>
        <w:tc>
          <w:tcPr>
            <w:tcW w:w="2517" w:type="dxa"/>
          </w:tcPr>
          <w:p w14:paraId="15CAC217" w14:textId="1B098A25" w:rsidR="00631E48" w:rsidRPr="00631E48" w:rsidRDefault="006904D6">
            <w:pPr>
              <w:pStyle w:val="afa"/>
              <w:spacing w:line="360" w:lineRule="auto"/>
              <w:jc w:val="both"/>
              <w:rPr>
                <w:ins w:id="1785" w:author="Антон Смирнов" w:date="2023-05-24T11:03:00Z"/>
                <w:rFonts w:ascii="Times New Roman" w:hAnsi="Times New Roman" w:cs="Times New Roman"/>
                <w:i w:val="0"/>
                <w:sz w:val="28"/>
                <w:szCs w:val="28"/>
                <w:lang w:val="ru-RU"/>
                <w:rPrChange w:id="1786" w:author="Антон Смирнов" w:date="2023-05-24T11:05:00Z">
                  <w:rPr>
                    <w:ins w:id="1787" w:author="Антон Смирнов" w:date="2023-05-24T11:03:00Z"/>
                    <w:rFonts w:cs="Times New Roman"/>
                    <w:iCs/>
                    <w:szCs w:val="28"/>
                  </w:rPr>
                </w:rPrChange>
              </w:rPr>
            </w:pPr>
            <w:ins w:id="1788" w:author="Антон Смирнов" w:date="2023-05-24T14:12:00Z">
              <w:r>
                <w:rPr>
                  <w:rFonts w:ascii="Times New Roman" w:hAnsi="Times New Roman" w:cs="Times New Roman"/>
                  <w:i w:val="0"/>
                  <w:sz w:val="28"/>
                  <w:szCs w:val="28"/>
                  <w:lang w:val="ru-RU"/>
                </w:rPr>
                <w:t>0,5</w:t>
              </w:r>
            </w:ins>
            <w:ins w:id="1789" w:author="Антон Смирнов" w:date="2023-05-24T14:13:00Z">
              <w:r>
                <w:rPr>
                  <w:rFonts w:ascii="Times New Roman" w:hAnsi="Times New Roman" w:cs="Times New Roman"/>
                  <w:i w:val="0"/>
                  <w:sz w:val="28"/>
                  <w:szCs w:val="28"/>
                  <w:lang w:val="ru-RU"/>
                </w:rPr>
                <w:t>0</w:t>
              </w:r>
            </w:ins>
          </w:p>
        </w:tc>
        <w:tc>
          <w:tcPr>
            <w:tcW w:w="2240" w:type="dxa"/>
          </w:tcPr>
          <w:p w14:paraId="1E84A215" w14:textId="1DF9BD50" w:rsidR="00631E48" w:rsidRPr="00631E48" w:rsidRDefault="006904D6">
            <w:pPr>
              <w:pStyle w:val="afa"/>
              <w:spacing w:line="360" w:lineRule="auto"/>
              <w:jc w:val="both"/>
              <w:rPr>
                <w:ins w:id="1790" w:author="Антон Смирнов" w:date="2023-05-24T11:03:00Z"/>
                <w:rFonts w:ascii="Times New Roman" w:hAnsi="Times New Roman" w:cs="Times New Roman"/>
                <w:i w:val="0"/>
                <w:sz w:val="28"/>
                <w:szCs w:val="28"/>
                <w:lang w:val="ru-RU"/>
                <w:rPrChange w:id="1791" w:author="Антон Смирнов" w:date="2023-05-24T11:05:00Z">
                  <w:rPr>
                    <w:ins w:id="1792" w:author="Антон Смирнов" w:date="2023-05-24T11:03:00Z"/>
                    <w:rFonts w:cs="Times New Roman"/>
                    <w:iCs/>
                    <w:szCs w:val="28"/>
                  </w:rPr>
                </w:rPrChange>
              </w:rPr>
            </w:pPr>
            <w:ins w:id="1793" w:author="Антон Смирнов" w:date="2023-05-24T14:12:00Z">
              <w:r>
                <w:rPr>
                  <w:rFonts w:ascii="Times New Roman" w:hAnsi="Times New Roman" w:cs="Times New Roman"/>
                  <w:i w:val="0"/>
                  <w:sz w:val="28"/>
                  <w:szCs w:val="28"/>
                  <w:lang w:val="ru-RU"/>
                </w:rPr>
                <w:t>0,</w:t>
              </w:r>
            </w:ins>
            <w:ins w:id="1794" w:author="Антон Смирнов" w:date="2023-05-24T14:13:00Z">
              <w:r>
                <w:rPr>
                  <w:rFonts w:ascii="Times New Roman" w:hAnsi="Times New Roman" w:cs="Times New Roman"/>
                  <w:i w:val="0"/>
                  <w:sz w:val="28"/>
                  <w:szCs w:val="28"/>
                  <w:lang w:val="ru-RU"/>
                </w:rPr>
                <w:t>86</w:t>
              </w:r>
            </w:ins>
          </w:p>
        </w:tc>
      </w:tr>
      <w:tr w:rsidR="00631E48" w:rsidRPr="00631E48" w14:paraId="1ABB38AF" w14:textId="77777777" w:rsidTr="00631E48">
        <w:trPr>
          <w:ins w:id="1795" w:author="Антон Смирнов" w:date="2023-05-24T11:03:00Z"/>
        </w:trPr>
        <w:tc>
          <w:tcPr>
            <w:tcW w:w="2447" w:type="dxa"/>
          </w:tcPr>
          <w:p w14:paraId="0B21B4D6" w14:textId="23C2CD11" w:rsidR="00631E48" w:rsidRPr="00631E48" w:rsidRDefault="00631E48">
            <w:pPr>
              <w:pStyle w:val="afa"/>
              <w:spacing w:line="360" w:lineRule="auto"/>
              <w:jc w:val="both"/>
              <w:rPr>
                <w:ins w:id="1796" w:author="Антон Смирнов" w:date="2023-05-24T11:03:00Z"/>
                <w:rFonts w:ascii="Times New Roman" w:hAnsi="Times New Roman" w:cs="Times New Roman"/>
                <w:i w:val="0"/>
                <w:sz w:val="28"/>
                <w:szCs w:val="28"/>
                <w:lang w:val="ru-RU"/>
                <w:rPrChange w:id="1797" w:author="Антон Смирнов" w:date="2023-05-24T11:05:00Z">
                  <w:rPr>
                    <w:ins w:id="1798" w:author="Антон Смирнов" w:date="2023-05-24T11:03:00Z"/>
                    <w:rFonts w:cs="Times New Roman"/>
                    <w:iCs/>
                    <w:szCs w:val="28"/>
                  </w:rPr>
                </w:rPrChange>
              </w:rPr>
            </w:pPr>
            <w:ins w:id="1799" w:author="Антон Смирнов" w:date="2023-05-24T11:07:00Z">
              <w:r>
                <w:rPr>
                  <w:rFonts w:ascii="Times New Roman" w:hAnsi="Times New Roman" w:cs="Times New Roman"/>
                  <w:i w:val="0"/>
                  <w:sz w:val="28"/>
                  <w:szCs w:val="28"/>
                  <w:lang w:val="ru-RU"/>
                </w:rPr>
                <w:t>Коэффиц</w:t>
              </w:r>
            </w:ins>
            <w:ins w:id="1800" w:author="Антон Смирнов" w:date="2023-05-24T11:08:00Z">
              <w:r>
                <w:rPr>
                  <w:rFonts w:ascii="Times New Roman" w:hAnsi="Times New Roman" w:cs="Times New Roman"/>
                  <w:i w:val="0"/>
                  <w:sz w:val="28"/>
                  <w:szCs w:val="28"/>
                  <w:lang w:val="ru-RU"/>
                </w:rPr>
                <w:t xml:space="preserve">иент </w:t>
              </w:r>
              <w:r>
                <w:rPr>
                  <w:rFonts w:ascii="Times New Roman" w:hAnsi="Times New Roman" w:cs="Times New Roman"/>
                  <w:i w:val="0"/>
                  <w:sz w:val="28"/>
                  <w:szCs w:val="28"/>
                  <w:lang w:val="ru-RU"/>
                </w:rPr>
                <w:lastRenderedPageBreak/>
                <w:t>корреляции Мэтью</w:t>
              </w:r>
            </w:ins>
          </w:p>
        </w:tc>
        <w:tc>
          <w:tcPr>
            <w:tcW w:w="2367" w:type="dxa"/>
          </w:tcPr>
          <w:p w14:paraId="272328D8" w14:textId="43FE746D" w:rsidR="00631E48" w:rsidRPr="00631E48" w:rsidRDefault="006904D6">
            <w:pPr>
              <w:pStyle w:val="afa"/>
              <w:spacing w:line="360" w:lineRule="auto"/>
              <w:jc w:val="both"/>
              <w:rPr>
                <w:ins w:id="1801" w:author="Антон Смирнов" w:date="2023-05-24T11:03:00Z"/>
                <w:rFonts w:ascii="Times New Roman" w:hAnsi="Times New Roman" w:cs="Times New Roman"/>
                <w:i w:val="0"/>
                <w:sz w:val="28"/>
                <w:szCs w:val="28"/>
                <w:lang w:val="ru-RU"/>
                <w:rPrChange w:id="1802" w:author="Антон Смирнов" w:date="2023-05-24T11:05:00Z">
                  <w:rPr>
                    <w:ins w:id="1803" w:author="Антон Смирнов" w:date="2023-05-24T11:03:00Z"/>
                    <w:rFonts w:cs="Times New Roman"/>
                    <w:iCs/>
                    <w:szCs w:val="28"/>
                  </w:rPr>
                </w:rPrChange>
              </w:rPr>
            </w:pPr>
            <w:ins w:id="1804" w:author="Антон Смирнов" w:date="2023-05-24T14:10:00Z">
              <w:r>
                <w:rPr>
                  <w:rFonts w:ascii="Times New Roman" w:hAnsi="Times New Roman" w:cs="Times New Roman"/>
                  <w:i w:val="0"/>
                  <w:sz w:val="28"/>
                  <w:szCs w:val="28"/>
                  <w:lang w:val="ru-RU"/>
                </w:rPr>
                <w:lastRenderedPageBreak/>
                <w:t>0,27</w:t>
              </w:r>
            </w:ins>
          </w:p>
        </w:tc>
        <w:tc>
          <w:tcPr>
            <w:tcW w:w="2517" w:type="dxa"/>
          </w:tcPr>
          <w:p w14:paraId="0AE2BBAA" w14:textId="0F691B3D" w:rsidR="00631E48" w:rsidRPr="00631E48" w:rsidRDefault="006904D6">
            <w:pPr>
              <w:pStyle w:val="afa"/>
              <w:spacing w:line="360" w:lineRule="auto"/>
              <w:jc w:val="both"/>
              <w:rPr>
                <w:ins w:id="1805" w:author="Антон Смирнов" w:date="2023-05-24T11:03:00Z"/>
                <w:rFonts w:ascii="Times New Roman" w:hAnsi="Times New Roman" w:cs="Times New Roman"/>
                <w:i w:val="0"/>
                <w:sz w:val="28"/>
                <w:szCs w:val="28"/>
                <w:lang w:val="ru-RU"/>
                <w:rPrChange w:id="1806" w:author="Антон Смирнов" w:date="2023-05-24T11:05:00Z">
                  <w:rPr>
                    <w:ins w:id="1807" w:author="Антон Смирнов" w:date="2023-05-24T11:03:00Z"/>
                    <w:rFonts w:cs="Times New Roman"/>
                    <w:iCs/>
                    <w:szCs w:val="28"/>
                  </w:rPr>
                </w:rPrChange>
              </w:rPr>
            </w:pPr>
            <w:ins w:id="1808" w:author="Антон Смирнов" w:date="2023-05-24T14:12:00Z">
              <w:r>
                <w:rPr>
                  <w:rFonts w:ascii="Times New Roman" w:hAnsi="Times New Roman" w:cs="Times New Roman"/>
                  <w:i w:val="0"/>
                  <w:sz w:val="28"/>
                  <w:szCs w:val="28"/>
                  <w:lang w:val="ru-RU"/>
                </w:rPr>
                <w:t>0,25</w:t>
              </w:r>
            </w:ins>
          </w:p>
        </w:tc>
        <w:tc>
          <w:tcPr>
            <w:tcW w:w="2240" w:type="dxa"/>
          </w:tcPr>
          <w:p w14:paraId="37463064" w14:textId="344A2210" w:rsidR="00631E48" w:rsidRPr="00631E48" w:rsidRDefault="006904D6">
            <w:pPr>
              <w:pStyle w:val="afa"/>
              <w:spacing w:line="360" w:lineRule="auto"/>
              <w:jc w:val="both"/>
              <w:rPr>
                <w:ins w:id="1809" w:author="Антон Смирнов" w:date="2023-05-24T11:03:00Z"/>
                <w:rFonts w:ascii="Times New Roman" w:hAnsi="Times New Roman" w:cs="Times New Roman"/>
                <w:i w:val="0"/>
                <w:sz w:val="28"/>
                <w:szCs w:val="28"/>
                <w:lang w:val="ru-RU"/>
                <w:rPrChange w:id="1810" w:author="Антон Смирнов" w:date="2023-05-24T11:05:00Z">
                  <w:rPr>
                    <w:ins w:id="1811" w:author="Антон Смирнов" w:date="2023-05-24T11:03:00Z"/>
                    <w:rFonts w:cs="Times New Roman"/>
                    <w:iCs/>
                    <w:szCs w:val="28"/>
                  </w:rPr>
                </w:rPrChange>
              </w:rPr>
            </w:pPr>
            <w:ins w:id="1812" w:author="Антон Смирнов" w:date="2023-05-24T14:13:00Z">
              <w:r>
                <w:rPr>
                  <w:rFonts w:ascii="Times New Roman" w:hAnsi="Times New Roman" w:cs="Times New Roman"/>
                  <w:i w:val="0"/>
                  <w:sz w:val="28"/>
                  <w:szCs w:val="28"/>
                  <w:lang w:val="ru-RU"/>
                </w:rPr>
                <w:t>0,60</w:t>
              </w:r>
            </w:ins>
          </w:p>
        </w:tc>
      </w:tr>
    </w:tbl>
    <w:p w14:paraId="40AB11F7" w14:textId="5805681C" w:rsidR="00631E48" w:rsidRDefault="00631E48">
      <w:pPr>
        <w:pStyle w:val="afa"/>
        <w:spacing w:line="360" w:lineRule="auto"/>
        <w:jc w:val="both"/>
        <w:rPr>
          <w:ins w:id="1813" w:author="Антон Смирнов" w:date="2023-05-24T14:13:00Z"/>
          <w:rFonts w:cs="Times New Roman"/>
          <w:iCs/>
          <w:szCs w:val="28"/>
          <w:lang w:val="ru-RU"/>
        </w:rPr>
      </w:pPr>
    </w:p>
    <w:p w14:paraId="6277DCA0" w14:textId="78997699" w:rsidR="006904D6" w:rsidRDefault="004C1F0C" w:rsidP="004C1F0C">
      <w:pPr>
        <w:pStyle w:val="2"/>
        <w:rPr>
          <w:ins w:id="1814" w:author="Антон Смирнов" w:date="2023-05-24T14:19:00Z"/>
        </w:rPr>
      </w:pPr>
      <w:ins w:id="1815" w:author="Антон Смирнов" w:date="2023-05-24T14:19:00Z">
        <w:r>
          <w:rPr>
            <w:lang w:val="ru-RU"/>
          </w:rPr>
          <w:t xml:space="preserve">3.2 Моделирование </w:t>
        </w:r>
        <w:r>
          <w:t>TAP</w:t>
        </w:r>
      </w:ins>
    </w:p>
    <w:p w14:paraId="3267D41A" w14:textId="1E64BBE2" w:rsidR="004C1F0C" w:rsidRDefault="004C1F0C" w:rsidP="004C1F0C">
      <w:pPr>
        <w:pStyle w:val="a0"/>
        <w:rPr>
          <w:ins w:id="1816" w:author="Антон Смирнов" w:date="2023-05-24T14:25:00Z"/>
          <w:lang w:val="ru-RU"/>
        </w:rPr>
      </w:pPr>
      <w:ins w:id="1817" w:author="Антон Смирнов" w:date="2023-05-24T14:20:00Z">
        <w:r>
          <w:rPr>
            <w:lang w:val="ru-RU"/>
          </w:rPr>
          <w:t xml:space="preserve">Набор данных, использованный для прогноза характера активности пептидов с </w:t>
        </w:r>
        <w:r>
          <w:t>TAP</w:t>
        </w:r>
        <w:r w:rsidRPr="004C1F0C">
          <w:rPr>
            <w:lang w:val="ru-RU"/>
            <w:rPrChange w:id="1818" w:author="Антон Смирнов" w:date="2023-05-24T14:20:00Z">
              <w:rPr/>
            </w:rPrChange>
          </w:rPr>
          <w:t xml:space="preserve"> </w:t>
        </w:r>
        <w:r>
          <w:rPr>
            <w:lang w:val="ru-RU"/>
          </w:rPr>
          <w:t>транспортером, соде</w:t>
        </w:r>
      </w:ins>
      <w:ins w:id="1819" w:author="Антон Смирнов" w:date="2023-05-24T14:21:00Z">
        <w:r>
          <w:rPr>
            <w:lang w:val="ru-RU"/>
          </w:rPr>
          <w:t xml:space="preserve">ржит 613 пептидов. Количество </w:t>
        </w:r>
        <w:proofErr w:type="spellStart"/>
        <w:r>
          <w:rPr>
            <w:lang w:val="ru-RU"/>
          </w:rPr>
          <w:t>сильноактивных</w:t>
        </w:r>
        <w:proofErr w:type="spellEnd"/>
        <w:r>
          <w:rPr>
            <w:lang w:val="ru-RU"/>
          </w:rPr>
          <w:t xml:space="preserve"> пептидов </w:t>
        </w:r>
        <w:proofErr w:type="gramStart"/>
        <w:r>
          <w:rPr>
            <w:lang w:val="ru-RU"/>
          </w:rPr>
          <w:t>- ,</w:t>
        </w:r>
        <w:proofErr w:type="gramEnd"/>
        <w:r>
          <w:rPr>
            <w:lang w:val="ru-RU"/>
          </w:rPr>
          <w:t xml:space="preserve"> слабоактивных</w:t>
        </w:r>
      </w:ins>
      <w:ins w:id="1820" w:author="Антон Смирнов" w:date="2023-05-24T14:24:00Z">
        <w:r w:rsidR="000907AC">
          <w:rPr>
            <w:lang w:val="ru-RU"/>
          </w:rPr>
          <w:t xml:space="preserve"> или неактивных</w:t>
        </w:r>
      </w:ins>
      <w:ins w:id="1821" w:author="Антон Смирнов" w:date="2023-05-24T14:21:00Z">
        <w:r>
          <w:rPr>
            <w:lang w:val="ru-RU"/>
          </w:rPr>
          <w:t xml:space="preserve"> - .</w:t>
        </w:r>
      </w:ins>
      <w:ins w:id="1822" w:author="Антон Смирнов" w:date="2023-05-24T14:24:00Z">
        <w:r w:rsidR="000907AC">
          <w:rPr>
            <w:lang w:val="ru-RU"/>
          </w:rPr>
          <w:t xml:space="preserve"> Результаты внутренней оценки представлены на рисунке 14, результа</w:t>
        </w:r>
      </w:ins>
      <w:ins w:id="1823" w:author="Антон Смирнов" w:date="2023-05-24T14:25:00Z">
        <w:r w:rsidR="000907AC">
          <w:rPr>
            <w:lang w:val="ru-RU"/>
          </w:rPr>
          <w:t>ты внешней оценки – на рисунке 15.</w:t>
        </w:r>
      </w:ins>
    </w:p>
    <w:p w14:paraId="0DD20D9A" w14:textId="77777777" w:rsidR="000907AC" w:rsidRPr="000907AC" w:rsidRDefault="000907AC" w:rsidP="000907AC">
      <w:pPr>
        <w:pStyle w:val="a0"/>
        <w:keepNext/>
        <w:rPr>
          <w:ins w:id="1824" w:author="Антон Смирнов" w:date="2023-05-24T14:26:00Z"/>
          <w:rFonts w:cs="Times New Roman"/>
          <w:sz w:val="32"/>
          <w:szCs w:val="28"/>
          <w:rPrChange w:id="1825" w:author="Антон Смирнов" w:date="2023-05-24T14:27:00Z">
            <w:rPr>
              <w:ins w:id="1826" w:author="Антон Смирнов" w:date="2023-05-24T14:26:00Z"/>
            </w:rPr>
          </w:rPrChange>
        </w:rPr>
        <w:pPrChange w:id="1827" w:author="Антон Смирнов" w:date="2023-05-24T14:27:00Z">
          <w:pPr>
            <w:pStyle w:val="a0"/>
          </w:pPr>
        </w:pPrChange>
      </w:pPr>
      <w:ins w:id="1828" w:author="Антон Смирнов" w:date="2023-05-24T14:25:00Z">
        <w:r w:rsidRPr="000907AC">
          <w:rPr>
            <w:rFonts w:cs="Times New Roman"/>
            <w:noProof/>
            <w:sz w:val="32"/>
            <w:szCs w:val="28"/>
            <w:lang w:val="ru-RU"/>
            <w:rPrChange w:id="1829" w:author="Антон Смирнов" w:date="2023-05-24T14:27:00Z">
              <w:rPr>
                <w:noProof/>
                <w:lang w:val="ru-RU"/>
              </w:rPr>
            </w:rPrChange>
          </w:rPr>
          <w:drawing>
            <wp:inline distT="0" distB="0" distL="0" distR="0" wp14:anchorId="411A9035" wp14:editId="03C38CBB">
              <wp:extent cx="5848350" cy="43910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ins>
    </w:p>
    <w:p w14:paraId="1988A239" w14:textId="1E9CD82E" w:rsidR="000907AC" w:rsidRDefault="000907AC" w:rsidP="000907AC">
      <w:pPr>
        <w:pStyle w:val="afa"/>
        <w:spacing w:line="360" w:lineRule="auto"/>
        <w:jc w:val="both"/>
        <w:rPr>
          <w:ins w:id="1830" w:author="Антон Смирнов" w:date="2023-05-24T15:19:00Z"/>
          <w:rFonts w:ascii="Times New Roman" w:hAnsi="Times New Roman" w:cs="Times New Roman"/>
          <w:i w:val="0"/>
          <w:sz w:val="28"/>
          <w:szCs w:val="28"/>
          <w:lang w:val="ru-RU"/>
        </w:rPr>
      </w:pPr>
      <w:ins w:id="1831" w:author="Антон Смирнов" w:date="2023-05-24T14:26:00Z">
        <w:r w:rsidRPr="000907AC">
          <w:rPr>
            <w:rFonts w:ascii="Times New Roman" w:hAnsi="Times New Roman" w:cs="Times New Roman"/>
            <w:b/>
            <w:bCs/>
            <w:i w:val="0"/>
            <w:sz w:val="28"/>
            <w:szCs w:val="28"/>
            <w:lang w:val="ru-RU"/>
            <w:rPrChange w:id="1832" w:author="Антон Смирнов" w:date="2023-05-24T14:27:00Z">
              <w:rPr/>
            </w:rPrChange>
          </w:rPr>
          <w:t xml:space="preserve">Рисунок </w:t>
        </w:r>
        <w:r w:rsidRPr="000907AC">
          <w:rPr>
            <w:rFonts w:ascii="Times New Roman" w:hAnsi="Times New Roman" w:cs="Times New Roman"/>
            <w:b/>
            <w:bCs/>
            <w:i w:val="0"/>
            <w:sz w:val="28"/>
            <w:szCs w:val="28"/>
            <w:rPrChange w:id="1833" w:author="Антон Смирнов" w:date="2023-05-24T14:27:00Z">
              <w:rPr/>
            </w:rPrChange>
          </w:rPr>
          <w:fldChar w:fldCharType="begin"/>
        </w:r>
        <w:r w:rsidRPr="000907AC">
          <w:rPr>
            <w:rFonts w:ascii="Times New Roman" w:hAnsi="Times New Roman" w:cs="Times New Roman"/>
            <w:b/>
            <w:bCs/>
            <w:i w:val="0"/>
            <w:sz w:val="28"/>
            <w:szCs w:val="28"/>
            <w:lang w:val="ru-RU"/>
            <w:rPrChange w:id="1834" w:author="Антон Смирнов" w:date="2023-05-24T14:27:00Z">
              <w:rPr/>
            </w:rPrChange>
          </w:rPr>
          <w:instrText xml:space="preserve"> </w:instrText>
        </w:r>
        <w:r w:rsidRPr="000907AC">
          <w:rPr>
            <w:rFonts w:ascii="Times New Roman" w:hAnsi="Times New Roman" w:cs="Times New Roman"/>
            <w:b/>
            <w:bCs/>
            <w:i w:val="0"/>
            <w:sz w:val="28"/>
            <w:szCs w:val="28"/>
            <w:rPrChange w:id="1835" w:author="Антон Смирнов" w:date="2023-05-24T14:27:00Z">
              <w:rPr/>
            </w:rPrChange>
          </w:rPr>
          <w:instrText>SEQ</w:instrText>
        </w:r>
        <w:r w:rsidRPr="000907AC">
          <w:rPr>
            <w:rFonts w:ascii="Times New Roman" w:hAnsi="Times New Roman" w:cs="Times New Roman"/>
            <w:b/>
            <w:bCs/>
            <w:i w:val="0"/>
            <w:sz w:val="28"/>
            <w:szCs w:val="28"/>
            <w:lang w:val="ru-RU"/>
            <w:rPrChange w:id="1836" w:author="Антон Смирнов" w:date="2023-05-24T14:27:00Z">
              <w:rPr/>
            </w:rPrChange>
          </w:rPr>
          <w:instrText xml:space="preserve"> Рисунок \* </w:instrText>
        </w:r>
        <w:r w:rsidRPr="000907AC">
          <w:rPr>
            <w:rFonts w:ascii="Times New Roman" w:hAnsi="Times New Roman" w:cs="Times New Roman"/>
            <w:b/>
            <w:bCs/>
            <w:i w:val="0"/>
            <w:sz w:val="28"/>
            <w:szCs w:val="28"/>
            <w:rPrChange w:id="1837" w:author="Антон Смирнов" w:date="2023-05-24T14:27:00Z">
              <w:rPr/>
            </w:rPrChange>
          </w:rPr>
          <w:instrText>ARABIC</w:instrText>
        </w:r>
        <w:r w:rsidRPr="000907AC">
          <w:rPr>
            <w:rFonts w:ascii="Times New Roman" w:hAnsi="Times New Roman" w:cs="Times New Roman"/>
            <w:b/>
            <w:bCs/>
            <w:i w:val="0"/>
            <w:sz w:val="28"/>
            <w:szCs w:val="28"/>
            <w:lang w:val="ru-RU"/>
            <w:rPrChange w:id="1838" w:author="Антон Смирнов" w:date="2023-05-24T14:27:00Z">
              <w:rPr/>
            </w:rPrChange>
          </w:rPr>
          <w:instrText xml:space="preserve"> </w:instrText>
        </w:r>
      </w:ins>
      <w:r w:rsidRPr="000907AC">
        <w:rPr>
          <w:rFonts w:ascii="Times New Roman" w:hAnsi="Times New Roman" w:cs="Times New Roman"/>
          <w:b/>
          <w:bCs/>
          <w:i w:val="0"/>
          <w:sz w:val="28"/>
          <w:szCs w:val="28"/>
          <w:rPrChange w:id="1839" w:author="Антон Смирнов" w:date="2023-05-24T14:27:00Z">
            <w:rPr/>
          </w:rPrChange>
        </w:rPr>
        <w:fldChar w:fldCharType="separate"/>
      </w:r>
      <w:ins w:id="1840" w:author="Антон Смирнов" w:date="2023-05-24T14:55:00Z">
        <w:r w:rsidR="001D58CF">
          <w:rPr>
            <w:rFonts w:ascii="Times New Roman" w:hAnsi="Times New Roman" w:cs="Times New Roman"/>
            <w:b/>
            <w:bCs/>
            <w:i w:val="0"/>
            <w:noProof/>
            <w:sz w:val="28"/>
            <w:szCs w:val="28"/>
          </w:rPr>
          <w:t>14</w:t>
        </w:r>
      </w:ins>
      <w:ins w:id="1841" w:author="Антон Смирнов" w:date="2023-05-24T14:26:00Z">
        <w:r w:rsidRPr="000907AC">
          <w:rPr>
            <w:rFonts w:ascii="Times New Roman" w:hAnsi="Times New Roman" w:cs="Times New Roman"/>
            <w:b/>
            <w:bCs/>
            <w:i w:val="0"/>
            <w:sz w:val="28"/>
            <w:szCs w:val="28"/>
            <w:rPrChange w:id="1842" w:author="Антон Смирнов" w:date="2023-05-24T14:27:00Z">
              <w:rPr/>
            </w:rPrChange>
          </w:rPr>
          <w:fldChar w:fldCharType="end"/>
        </w:r>
        <w:r w:rsidRPr="000907AC">
          <w:rPr>
            <w:rFonts w:ascii="Times New Roman" w:hAnsi="Times New Roman" w:cs="Times New Roman"/>
            <w:i w:val="0"/>
            <w:sz w:val="28"/>
            <w:szCs w:val="28"/>
            <w:lang w:val="ru-RU"/>
            <w:rPrChange w:id="1843" w:author="Антон Смирнов" w:date="2023-05-24T14:27:00Z">
              <w:rPr>
                <w:lang w:val="ru-RU"/>
              </w:rPr>
            </w:rPrChange>
          </w:rPr>
          <w:t xml:space="preserve">. Зависимость метрики внутренней оценки качества моделей </w:t>
        </w:r>
        <w:r w:rsidRPr="000907AC">
          <w:rPr>
            <w:rFonts w:ascii="Times New Roman" w:hAnsi="Times New Roman" w:cs="Times New Roman"/>
            <w:i w:val="0"/>
            <w:sz w:val="28"/>
            <w:szCs w:val="28"/>
            <w:rPrChange w:id="1844" w:author="Антон Смирнов" w:date="2023-05-24T14:27:00Z">
              <w:rPr/>
            </w:rPrChange>
          </w:rPr>
          <w:t>TAP</w:t>
        </w:r>
        <w:r w:rsidRPr="000907AC">
          <w:rPr>
            <w:rFonts w:ascii="Times New Roman" w:hAnsi="Times New Roman" w:cs="Times New Roman"/>
            <w:i w:val="0"/>
            <w:sz w:val="28"/>
            <w:szCs w:val="28"/>
            <w:lang w:val="ru-RU"/>
            <w:rPrChange w:id="1845" w:author="Антон Смирнов" w:date="2023-05-24T14:27:00Z">
              <w:rPr/>
            </w:rPrChange>
          </w:rPr>
          <w:t xml:space="preserve"> </w:t>
        </w:r>
        <w:r w:rsidRPr="000907AC">
          <w:rPr>
            <w:rFonts w:ascii="Times New Roman" w:hAnsi="Times New Roman" w:cs="Times New Roman"/>
            <w:i w:val="0"/>
            <w:sz w:val="28"/>
            <w:szCs w:val="28"/>
            <w:lang w:val="ru-RU"/>
            <w:rPrChange w:id="1846" w:author="Антон Смирнов" w:date="2023-05-24T14:27:00Z">
              <w:rPr>
                <w:lang w:val="ru-RU"/>
              </w:rPr>
            </w:rPrChange>
          </w:rPr>
          <w:t xml:space="preserve">транспортера </w:t>
        </w:r>
        <w:r w:rsidRPr="000907AC">
          <w:rPr>
            <w:rFonts w:ascii="Times New Roman" w:hAnsi="Times New Roman" w:cs="Times New Roman"/>
            <w:i w:val="0"/>
            <w:sz w:val="28"/>
            <w:szCs w:val="28"/>
            <w:lang w:val="ru-RU"/>
            <w:rPrChange w:id="1847" w:author="Антон Смирнов" w:date="2023-05-24T14:27:00Z">
              <w:rPr>
                <w:lang w:val="ru-RU"/>
              </w:rPr>
            </w:rPrChange>
          </w:rPr>
          <w:t>от уровня MNA для различных разбиений исходного набора данных.</w:t>
        </w:r>
      </w:ins>
    </w:p>
    <w:p w14:paraId="6889ADDA" w14:textId="4116DC3C" w:rsidR="00600916" w:rsidRPr="00600916" w:rsidRDefault="00D834C1" w:rsidP="00600916">
      <w:pPr>
        <w:pStyle w:val="afa"/>
        <w:spacing w:line="360" w:lineRule="auto"/>
        <w:jc w:val="both"/>
        <w:rPr>
          <w:ins w:id="1848" w:author="Антон Смирнов" w:date="2023-05-24T15:23:00Z"/>
          <w:rFonts w:ascii="Times New Roman" w:hAnsi="Times New Roman" w:cs="Times New Roman"/>
          <w:i w:val="0"/>
          <w:sz w:val="28"/>
          <w:szCs w:val="28"/>
          <w:lang w:val="ru-RU"/>
          <w:rPrChange w:id="1849" w:author="Антон Смирнов" w:date="2023-05-24T15:23:00Z">
            <w:rPr>
              <w:ins w:id="1850" w:author="Антон Смирнов" w:date="2023-05-24T15:23:00Z"/>
              <w:rFonts w:ascii="Times New Roman" w:hAnsi="Times New Roman" w:cs="Times New Roman"/>
              <w:i w:val="0"/>
              <w:sz w:val="28"/>
              <w:szCs w:val="28"/>
              <w:lang w:val="ru-RU"/>
            </w:rPr>
          </w:rPrChange>
        </w:rPr>
      </w:pPr>
      <w:ins w:id="1851" w:author="Антон Смирнов" w:date="2023-05-24T15:20:00Z">
        <w:r>
          <w:rPr>
            <w:rFonts w:ascii="Times New Roman" w:hAnsi="Times New Roman" w:cs="Times New Roman"/>
            <w:i w:val="0"/>
            <w:sz w:val="28"/>
            <w:szCs w:val="28"/>
            <w:lang w:val="ru-RU"/>
          </w:rPr>
          <w:lastRenderedPageBreak/>
          <w:tab/>
          <w:t>Стоит отметить необычное поведение кривых</w:t>
        </w:r>
      </w:ins>
      <w:ins w:id="1852" w:author="Антон Смирнов" w:date="2023-05-24T15:21:00Z">
        <w:r w:rsidR="00600916">
          <w:rPr>
            <w:rFonts w:ascii="Times New Roman" w:hAnsi="Times New Roman" w:cs="Times New Roman"/>
            <w:i w:val="0"/>
            <w:sz w:val="28"/>
            <w:szCs w:val="28"/>
            <w:lang w:val="ru-RU"/>
          </w:rPr>
          <w:t xml:space="preserve"> на рисунке 14. </w:t>
        </w:r>
      </w:ins>
      <w:ins w:id="1853" w:author="Антон Смирнов" w:date="2023-05-24T15:22:00Z">
        <w:r w:rsidR="00600916">
          <w:rPr>
            <w:rFonts w:ascii="Times New Roman" w:hAnsi="Times New Roman" w:cs="Times New Roman"/>
            <w:i w:val="0"/>
            <w:sz w:val="28"/>
            <w:szCs w:val="28"/>
            <w:lang w:val="ru-RU"/>
          </w:rPr>
          <w:t xml:space="preserve">Пять кривых после четвертого уровня </w:t>
        </w:r>
        <w:r w:rsidR="00600916">
          <w:rPr>
            <w:rFonts w:ascii="Times New Roman" w:hAnsi="Times New Roman" w:cs="Times New Roman"/>
            <w:i w:val="0"/>
            <w:sz w:val="28"/>
            <w:szCs w:val="28"/>
          </w:rPr>
          <w:t>MNA</w:t>
        </w:r>
        <w:r w:rsidR="00600916" w:rsidRPr="00600916">
          <w:rPr>
            <w:rFonts w:ascii="Times New Roman" w:hAnsi="Times New Roman" w:cs="Times New Roman"/>
            <w:i w:val="0"/>
            <w:sz w:val="28"/>
            <w:szCs w:val="28"/>
            <w:lang w:val="ru-RU"/>
            <w:rPrChange w:id="1854" w:author="Антон Смирнов" w:date="2023-05-24T15:22:00Z">
              <w:rPr>
                <w:rFonts w:ascii="Times New Roman" w:hAnsi="Times New Roman" w:cs="Times New Roman"/>
                <w:i w:val="0"/>
                <w:sz w:val="28"/>
                <w:szCs w:val="28"/>
              </w:rPr>
            </w:rPrChange>
          </w:rPr>
          <w:t xml:space="preserve"> </w:t>
        </w:r>
        <w:r w:rsidR="00600916">
          <w:rPr>
            <w:rFonts w:ascii="Times New Roman" w:hAnsi="Times New Roman" w:cs="Times New Roman"/>
            <w:i w:val="0"/>
            <w:sz w:val="28"/>
            <w:szCs w:val="28"/>
            <w:lang w:val="ru-RU"/>
          </w:rPr>
          <w:t>дескрипторов, разделяются на две группы</w:t>
        </w:r>
      </w:ins>
      <w:ins w:id="1855" w:author="Антон Смирнов" w:date="2023-05-24T15:23:00Z">
        <w:r w:rsidR="00600916">
          <w:rPr>
            <w:rFonts w:ascii="Times New Roman" w:hAnsi="Times New Roman" w:cs="Times New Roman"/>
            <w:i w:val="0"/>
            <w:sz w:val="28"/>
            <w:szCs w:val="28"/>
            <w:lang w:val="ru-RU"/>
          </w:rPr>
          <w:t xml:space="preserve"> с выходом на плато у значения </w:t>
        </w:r>
        <w:r w:rsidR="00600916">
          <w:rPr>
            <w:rFonts w:ascii="Times New Roman" w:hAnsi="Times New Roman" w:cs="Times New Roman"/>
            <w:i w:val="0"/>
            <w:sz w:val="28"/>
            <w:szCs w:val="28"/>
          </w:rPr>
          <w:t>AUC</w:t>
        </w:r>
        <w:r w:rsidR="00600916" w:rsidRPr="00600916">
          <w:rPr>
            <w:rFonts w:ascii="Times New Roman" w:hAnsi="Times New Roman" w:cs="Times New Roman"/>
            <w:i w:val="0"/>
            <w:sz w:val="28"/>
            <w:szCs w:val="28"/>
            <w:lang w:val="ru-RU"/>
            <w:rPrChange w:id="1856" w:author="Антон Смирнов" w:date="2023-05-24T15:23:00Z">
              <w:rPr>
                <w:rFonts w:ascii="Times New Roman" w:hAnsi="Times New Roman" w:cs="Times New Roman"/>
                <w:i w:val="0"/>
                <w:sz w:val="28"/>
                <w:szCs w:val="28"/>
              </w:rPr>
            </w:rPrChange>
          </w:rPr>
          <w:t xml:space="preserve"> </w:t>
        </w:r>
      </w:ins>
      <w:ins w:id="1857" w:author="Антон Смирнов" w:date="2023-05-24T15:24:00Z">
        <w:r w:rsidR="00600916">
          <w:rPr>
            <w:rFonts w:ascii="Times New Roman" w:hAnsi="Times New Roman" w:cs="Times New Roman"/>
            <w:i w:val="0"/>
            <w:sz w:val="28"/>
            <w:szCs w:val="28"/>
            <w:lang w:val="ru-RU"/>
          </w:rPr>
          <w:t>0,84 и 0,86.</w:t>
        </w:r>
      </w:ins>
    </w:p>
    <w:p w14:paraId="0E0C6D0C" w14:textId="77777777" w:rsidR="00600916" w:rsidRDefault="00600916" w:rsidP="00600916">
      <w:pPr>
        <w:pStyle w:val="afa"/>
        <w:spacing w:line="360" w:lineRule="auto"/>
        <w:jc w:val="both"/>
        <w:rPr>
          <w:ins w:id="1858" w:author="Антон Смирнов" w:date="2023-05-24T15:23:00Z"/>
          <w:rFonts w:ascii="Times New Roman" w:hAnsi="Times New Roman" w:cs="Times New Roman"/>
          <w:i w:val="0"/>
          <w:sz w:val="28"/>
          <w:szCs w:val="28"/>
          <w:lang w:val="ru-RU"/>
        </w:rPr>
      </w:pPr>
    </w:p>
    <w:p w14:paraId="319277EC" w14:textId="04DF8560" w:rsidR="009671C5" w:rsidRPr="00600916" w:rsidRDefault="009671C5" w:rsidP="00600916">
      <w:pPr>
        <w:pStyle w:val="afa"/>
        <w:spacing w:line="360" w:lineRule="auto"/>
        <w:jc w:val="both"/>
        <w:rPr>
          <w:ins w:id="1859" w:author="Антон Смирнов" w:date="2023-05-24T14:28:00Z"/>
          <w:lang w:val="ru-RU"/>
          <w:rPrChange w:id="1860" w:author="Антон Смирнов" w:date="2023-05-24T15:23:00Z">
            <w:rPr>
              <w:ins w:id="1861" w:author="Антон Смирнов" w:date="2023-05-24T14:28:00Z"/>
            </w:rPr>
          </w:rPrChange>
        </w:rPr>
        <w:pPrChange w:id="1862" w:author="Антон Смирнов" w:date="2023-05-24T15:23:00Z">
          <w:pPr>
            <w:pStyle w:val="afa"/>
            <w:spacing w:line="360" w:lineRule="auto"/>
            <w:jc w:val="both"/>
          </w:pPr>
        </w:pPrChange>
      </w:pPr>
      <w:ins w:id="1863" w:author="Антон Смирнов" w:date="2023-05-24T14:27:00Z">
        <w:r>
          <w:rPr>
            <w:rFonts w:ascii="Times New Roman" w:hAnsi="Times New Roman" w:cs="Times New Roman"/>
            <w:i w:val="0"/>
            <w:noProof/>
            <w:sz w:val="28"/>
            <w:szCs w:val="28"/>
            <w:lang w:val="ru-RU"/>
          </w:rPr>
          <w:drawing>
            <wp:inline distT="0" distB="0" distL="0" distR="0" wp14:anchorId="240EA9CF" wp14:editId="28D36BF2">
              <wp:extent cx="5848350" cy="43910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ins>
    </w:p>
    <w:p w14:paraId="12FB9488" w14:textId="17F5BE54" w:rsidR="009671C5" w:rsidRDefault="009671C5" w:rsidP="009671C5">
      <w:pPr>
        <w:pStyle w:val="afa"/>
        <w:spacing w:line="360" w:lineRule="auto"/>
        <w:jc w:val="both"/>
        <w:rPr>
          <w:ins w:id="1864" w:author="Антон Смирнов" w:date="2023-05-24T14:29:00Z"/>
          <w:rFonts w:ascii="Times New Roman" w:hAnsi="Times New Roman" w:cs="Times New Roman"/>
          <w:i w:val="0"/>
          <w:iCs/>
          <w:sz w:val="28"/>
          <w:szCs w:val="28"/>
          <w:lang w:val="ru-RU"/>
        </w:rPr>
      </w:pPr>
      <w:ins w:id="1865" w:author="Антон Смирнов" w:date="2023-05-24T14:28:00Z">
        <w:r w:rsidRPr="009671C5">
          <w:rPr>
            <w:rFonts w:ascii="Times New Roman" w:hAnsi="Times New Roman" w:cs="Times New Roman"/>
            <w:b/>
            <w:bCs/>
            <w:i w:val="0"/>
            <w:iCs/>
            <w:sz w:val="28"/>
            <w:szCs w:val="28"/>
            <w:lang w:val="ru-RU"/>
            <w:rPrChange w:id="1866" w:author="Антон Смирнов" w:date="2023-05-24T14:28:00Z">
              <w:rPr/>
            </w:rPrChange>
          </w:rPr>
          <w:t xml:space="preserve">Рисунок </w:t>
        </w:r>
        <w:r w:rsidRPr="009671C5">
          <w:rPr>
            <w:rFonts w:ascii="Times New Roman" w:hAnsi="Times New Roman" w:cs="Times New Roman"/>
            <w:b/>
            <w:bCs/>
            <w:i w:val="0"/>
            <w:iCs/>
            <w:sz w:val="28"/>
            <w:szCs w:val="28"/>
            <w:rPrChange w:id="1867" w:author="Антон Смирнов" w:date="2023-05-24T14:28:00Z">
              <w:rPr/>
            </w:rPrChange>
          </w:rPr>
          <w:fldChar w:fldCharType="begin"/>
        </w:r>
        <w:r w:rsidRPr="009671C5">
          <w:rPr>
            <w:rFonts w:ascii="Times New Roman" w:hAnsi="Times New Roman" w:cs="Times New Roman"/>
            <w:b/>
            <w:bCs/>
            <w:i w:val="0"/>
            <w:iCs/>
            <w:sz w:val="28"/>
            <w:szCs w:val="28"/>
            <w:lang w:val="ru-RU"/>
            <w:rPrChange w:id="1868" w:author="Антон Смирнов" w:date="2023-05-24T14:28:00Z">
              <w:rPr/>
            </w:rPrChange>
          </w:rPr>
          <w:instrText xml:space="preserve"> </w:instrText>
        </w:r>
        <w:r w:rsidRPr="009671C5">
          <w:rPr>
            <w:rFonts w:ascii="Times New Roman" w:hAnsi="Times New Roman" w:cs="Times New Roman"/>
            <w:b/>
            <w:bCs/>
            <w:i w:val="0"/>
            <w:iCs/>
            <w:sz w:val="28"/>
            <w:szCs w:val="28"/>
            <w:rPrChange w:id="1869" w:author="Антон Смирнов" w:date="2023-05-24T14:28:00Z">
              <w:rPr/>
            </w:rPrChange>
          </w:rPr>
          <w:instrText>SEQ</w:instrText>
        </w:r>
        <w:r w:rsidRPr="009671C5">
          <w:rPr>
            <w:rFonts w:ascii="Times New Roman" w:hAnsi="Times New Roman" w:cs="Times New Roman"/>
            <w:b/>
            <w:bCs/>
            <w:i w:val="0"/>
            <w:iCs/>
            <w:sz w:val="28"/>
            <w:szCs w:val="28"/>
            <w:lang w:val="ru-RU"/>
            <w:rPrChange w:id="1870" w:author="Антон Смирнов" w:date="2023-05-24T14:28:00Z">
              <w:rPr/>
            </w:rPrChange>
          </w:rPr>
          <w:instrText xml:space="preserve"> Рисунок \* </w:instrText>
        </w:r>
        <w:r w:rsidRPr="009671C5">
          <w:rPr>
            <w:rFonts w:ascii="Times New Roman" w:hAnsi="Times New Roman" w:cs="Times New Roman"/>
            <w:b/>
            <w:bCs/>
            <w:i w:val="0"/>
            <w:iCs/>
            <w:sz w:val="28"/>
            <w:szCs w:val="28"/>
            <w:rPrChange w:id="1871" w:author="Антон Смирнов" w:date="2023-05-24T14:28:00Z">
              <w:rPr/>
            </w:rPrChange>
          </w:rPr>
          <w:instrText>ARABIC</w:instrText>
        </w:r>
        <w:r w:rsidRPr="009671C5">
          <w:rPr>
            <w:rFonts w:ascii="Times New Roman" w:hAnsi="Times New Roman" w:cs="Times New Roman"/>
            <w:b/>
            <w:bCs/>
            <w:i w:val="0"/>
            <w:iCs/>
            <w:sz w:val="28"/>
            <w:szCs w:val="28"/>
            <w:lang w:val="ru-RU"/>
            <w:rPrChange w:id="1872" w:author="Антон Смирнов" w:date="2023-05-24T14:28:00Z">
              <w:rPr/>
            </w:rPrChange>
          </w:rPr>
          <w:instrText xml:space="preserve"> </w:instrText>
        </w:r>
      </w:ins>
      <w:r w:rsidRPr="009671C5">
        <w:rPr>
          <w:rFonts w:ascii="Times New Roman" w:hAnsi="Times New Roman" w:cs="Times New Roman"/>
          <w:b/>
          <w:bCs/>
          <w:i w:val="0"/>
          <w:iCs/>
          <w:sz w:val="28"/>
          <w:szCs w:val="28"/>
          <w:rPrChange w:id="1873" w:author="Антон Смирнов" w:date="2023-05-24T14:28:00Z">
            <w:rPr/>
          </w:rPrChange>
        </w:rPr>
        <w:fldChar w:fldCharType="separate"/>
      </w:r>
      <w:ins w:id="1874" w:author="Антон Смирнов" w:date="2023-05-24T14:55:00Z">
        <w:r w:rsidR="001D58CF">
          <w:rPr>
            <w:rFonts w:ascii="Times New Roman" w:hAnsi="Times New Roman" w:cs="Times New Roman"/>
            <w:b/>
            <w:bCs/>
            <w:i w:val="0"/>
            <w:iCs/>
            <w:noProof/>
            <w:sz w:val="28"/>
            <w:szCs w:val="28"/>
          </w:rPr>
          <w:t>15</w:t>
        </w:r>
      </w:ins>
      <w:ins w:id="1875" w:author="Антон Смирнов" w:date="2023-05-24T14:28:00Z">
        <w:r w:rsidRPr="009671C5">
          <w:rPr>
            <w:rFonts w:ascii="Times New Roman" w:hAnsi="Times New Roman" w:cs="Times New Roman"/>
            <w:b/>
            <w:bCs/>
            <w:i w:val="0"/>
            <w:iCs/>
            <w:sz w:val="28"/>
            <w:szCs w:val="28"/>
            <w:rPrChange w:id="1876" w:author="Антон Смирнов" w:date="2023-05-24T14:28:00Z">
              <w:rPr/>
            </w:rPrChange>
          </w:rPr>
          <w:fldChar w:fldCharType="end"/>
        </w:r>
        <w:r w:rsidRPr="009671C5">
          <w:rPr>
            <w:rFonts w:ascii="Times New Roman" w:hAnsi="Times New Roman" w:cs="Times New Roman"/>
            <w:i w:val="0"/>
            <w:iCs/>
            <w:sz w:val="28"/>
            <w:szCs w:val="28"/>
            <w:lang w:val="ru-RU"/>
            <w:rPrChange w:id="1877" w:author="Антон Смирнов" w:date="2023-05-24T14:28:00Z">
              <w:rPr>
                <w:lang w:val="ru-RU"/>
              </w:rPr>
            </w:rPrChange>
          </w:rPr>
          <w:t xml:space="preserve">. Зависимость метрики </w:t>
        </w:r>
        <w:r w:rsidRPr="009671C5">
          <w:rPr>
            <w:rFonts w:ascii="Times New Roman" w:hAnsi="Times New Roman" w:cs="Times New Roman"/>
            <w:i w:val="0"/>
            <w:iCs/>
            <w:sz w:val="28"/>
            <w:szCs w:val="28"/>
            <w:lang w:val="ru-RU"/>
            <w:rPrChange w:id="1878" w:author="Антон Смирнов" w:date="2023-05-24T14:28:00Z">
              <w:rPr>
                <w:lang w:val="ru-RU"/>
              </w:rPr>
            </w:rPrChange>
          </w:rPr>
          <w:t>внешней</w:t>
        </w:r>
        <w:r w:rsidRPr="009671C5">
          <w:rPr>
            <w:rFonts w:ascii="Times New Roman" w:hAnsi="Times New Roman" w:cs="Times New Roman"/>
            <w:i w:val="0"/>
            <w:iCs/>
            <w:sz w:val="28"/>
            <w:szCs w:val="28"/>
            <w:lang w:val="ru-RU"/>
            <w:rPrChange w:id="1879" w:author="Антон Смирнов" w:date="2023-05-24T14:28:00Z">
              <w:rPr>
                <w:lang w:val="ru-RU"/>
              </w:rPr>
            </w:rPrChange>
          </w:rPr>
          <w:t xml:space="preserve"> оценки качества моделей </w:t>
        </w:r>
        <w:r w:rsidRPr="009671C5">
          <w:rPr>
            <w:rFonts w:ascii="Times New Roman" w:hAnsi="Times New Roman" w:cs="Times New Roman"/>
            <w:i w:val="0"/>
            <w:iCs/>
            <w:sz w:val="28"/>
            <w:szCs w:val="28"/>
            <w:rPrChange w:id="1880" w:author="Антон Смирнов" w:date="2023-05-24T14:28:00Z">
              <w:rPr/>
            </w:rPrChange>
          </w:rPr>
          <w:t>TAP</w:t>
        </w:r>
        <w:r w:rsidRPr="009671C5">
          <w:rPr>
            <w:rFonts w:ascii="Times New Roman" w:hAnsi="Times New Roman" w:cs="Times New Roman"/>
            <w:i w:val="0"/>
            <w:iCs/>
            <w:sz w:val="28"/>
            <w:szCs w:val="28"/>
            <w:lang w:val="ru-RU"/>
            <w:rPrChange w:id="1881" w:author="Антон Смирнов" w:date="2023-05-24T14:28:00Z">
              <w:rPr/>
            </w:rPrChange>
          </w:rPr>
          <w:t xml:space="preserve"> </w:t>
        </w:r>
        <w:r w:rsidRPr="009671C5">
          <w:rPr>
            <w:rFonts w:ascii="Times New Roman" w:hAnsi="Times New Roman" w:cs="Times New Roman"/>
            <w:i w:val="0"/>
            <w:iCs/>
            <w:sz w:val="28"/>
            <w:szCs w:val="28"/>
            <w:lang w:val="ru-RU"/>
            <w:rPrChange w:id="1882" w:author="Антон Смирнов" w:date="2023-05-24T14:28:00Z">
              <w:rPr>
                <w:lang w:val="ru-RU"/>
              </w:rPr>
            </w:rPrChange>
          </w:rPr>
          <w:t>транспортера</w:t>
        </w:r>
        <w:r w:rsidRPr="009671C5">
          <w:rPr>
            <w:rFonts w:ascii="Times New Roman" w:hAnsi="Times New Roman" w:cs="Times New Roman"/>
            <w:i w:val="0"/>
            <w:iCs/>
            <w:sz w:val="28"/>
            <w:szCs w:val="28"/>
            <w:lang w:val="ru-RU"/>
            <w:rPrChange w:id="1883" w:author="Антон Смирнов" w:date="2023-05-24T14:28:00Z">
              <w:rPr>
                <w:lang w:val="ru-RU"/>
              </w:rPr>
            </w:rPrChange>
          </w:rPr>
          <w:t xml:space="preserve"> от уровня MNA</w:t>
        </w:r>
      </w:ins>
      <w:ins w:id="1884" w:author="Антон Смирнов" w:date="2023-05-24T14:30:00Z">
        <w:r w:rsidR="003D5777">
          <w:rPr>
            <w:rFonts w:ascii="Times New Roman" w:hAnsi="Times New Roman" w:cs="Times New Roman"/>
            <w:i w:val="0"/>
            <w:iCs/>
            <w:sz w:val="28"/>
            <w:szCs w:val="28"/>
            <w:lang w:val="ru-RU"/>
          </w:rPr>
          <w:t xml:space="preserve"> дескрипторов</w:t>
        </w:r>
      </w:ins>
      <w:ins w:id="1885" w:author="Антон Смирнов" w:date="2023-05-24T14:28:00Z">
        <w:r w:rsidRPr="009671C5">
          <w:rPr>
            <w:rFonts w:ascii="Times New Roman" w:hAnsi="Times New Roman" w:cs="Times New Roman"/>
            <w:i w:val="0"/>
            <w:iCs/>
            <w:sz w:val="28"/>
            <w:szCs w:val="28"/>
            <w:lang w:val="ru-RU"/>
            <w:rPrChange w:id="1886" w:author="Антон Смирнов" w:date="2023-05-24T14:28:00Z">
              <w:rPr>
                <w:lang w:val="ru-RU"/>
              </w:rPr>
            </w:rPrChange>
          </w:rPr>
          <w:t>.</w:t>
        </w:r>
      </w:ins>
    </w:p>
    <w:p w14:paraId="2E87D768" w14:textId="30E600F9" w:rsidR="003D5777" w:rsidRDefault="003D5777" w:rsidP="009671C5">
      <w:pPr>
        <w:pStyle w:val="afa"/>
        <w:spacing w:line="360" w:lineRule="auto"/>
        <w:jc w:val="both"/>
        <w:rPr>
          <w:ins w:id="1887" w:author="Антон Смирнов" w:date="2023-05-24T14:35:00Z"/>
          <w:rFonts w:ascii="Times New Roman" w:hAnsi="Times New Roman" w:cs="Times New Roman"/>
          <w:i w:val="0"/>
          <w:iCs/>
          <w:sz w:val="28"/>
          <w:szCs w:val="28"/>
          <w:lang w:val="ru-RU"/>
        </w:rPr>
      </w:pPr>
      <w:ins w:id="1888" w:author="Антон Смирнов" w:date="2023-05-24T14:29:00Z">
        <w:r>
          <w:rPr>
            <w:rFonts w:ascii="Times New Roman" w:hAnsi="Times New Roman" w:cs="Times New Roman"/>
            <w:i w:val="0"/>
            <w:iCs/>
            <w:sz w:val="28"/>
            <w:szCs w:val="28"/>
            <w:lang w:val="ru-RU"/>
          </w:rPr>
          <w:tab/>
          <w:t xml:space="preserve">Оптимальным был выбран </w:t>
        </w:r>
      </w:ins>
      <w:ins w:id="1889" w:author="Антон Смирнов" w:date="2023-05-24T14:31:00Z">
        <w:r>
          <w:rPr>
            <w:rFonts w:ascii="Times New Roman" w:hAnsi="Times New Roman" w:cs="Times New Roman"/>
            <w:i w:val="0"/>
            <w:iCs/>
            <w:sz w:val="28"/>
            <w:szCs w:val="28"/>
            <w:lang w:val="ru-RU"/>
          </w:rPr>
          <w:t>шестой</w:t>
        </w:r>
      </w:ins>
      <w:ins w:id="1890" w:author="Антон Смирнов" w:date="2023-05-24T14:29:00Z">
        <w:r>
          <w:rPr>
            <w:rFonts w:ascii="Times New Roman" w:hAnsi="Times New Roman" w:cs="Times New Roman"/>
            <w:i w:val="0"/>
            <w:iCs/>
            <w:sz w:val="28"/>
            <w:szCs w:val="28"/>
            <w:lang w:val="ru-RU"/>
          </w:rPr>
          <w:t xml:space="preserve"> уровень </w:t>
        </w:r>
        <w:r>
          <w:rPr>
            <w:rFonts w:ascii="Times New Roman" w:hAnsi="Times New Roman" w:cs="Times New Roman"/>
            <w:i w:val="0"/>
            <w:iCs/>
            <w:sz w:val="28"/>
            <w:szCs w:val="28"/>
          </w:rPr>
          <w:t>MNA</w:t>
        </w:r>
        <w:r w:rsidRPr="003D5777">
          <w:rPr>
            <w:rFonts w:ascii="Times New Roman" w:hAnsi="Times New Roman" w:cs="Times New Roman"/>
            <w:i w:val="0"/>
            <w:iCs/>
            <w:sz w:val="28"/>
            <w:szCs w:val="28"/>
            <w:lang w:val="ru-RU"/>
            <w:rPrChange w:id="1891" w:author="Антон Смирнов" w:date="2023-05-24T14:29:00Z">
              <w:rPr>
                <w:rFonts w:ascii="Times New Roman" w:hAnsi="Times New Roman" w:cs="Times New Roman"/>
                <w:i w:val="0"/>
                <w:iCs/>
                <w:sz w:val="28"/>
                <w:szCs w:val="28"/>
              </w:rPr>
            </w:rPrChange>
          </w:rPr>
          <w:t xml:space="preserve"> </w:t>
        </w:r>
        <w:r>
          <w:rPr>
            <w:rFonts w:ascii="Times New Roman" w:hAnsi="Times New Roman" w:cs="Times New Roman"/>
            <w:i w:val="0"/>
            <w:iCs/>
            <w:sz w:val="28"/>
            <w:szCs w:val="28"/>
            <w:lang w:val="ru-RU"/>
          </w:rPr>
          <w:t xml:space="preserve">дескрипторов, так как у моделей, использующих более высокий уровень </w:t>
        </w:r>
      </w:ins>
      <w:ins w:id="1892" w:author="Антон Смирнов" w:date="2023-05-24T14:30:00Z">
        <w:r>
          <w:rPr>
            <w:rFonts w:ascii="Times New Roman" w:hAnsi="Times New Roman" w:cs="Times New Roman"/>
            <w:i w:val="0"/>
            <w:iCs/>
            <w:sz w:val="28"/>
            <w:szCs w:val="28"/>
            <w:lang w:val="ru-RU"/>
          </w:rPr>
          <w:t>дескрипторов не происходит значимого увеличения метрики качества</w:t>
        </w:r>
      </w:ins>
      <w:ins w:id="1893" w:author="Антон Смирнов" w:date="2023-05-24T14:31:00Z">
        <w:r>
          <w:rPr>
            <w:rFonts w:ascii="Times New Roman" w:hAnsi="Times New Roman" w:cs="Times New Roman"/>
            <w:i w:val="0"/>
            <w:iCs/>
            <w:sz w:val="28"/>
            <w:szCs w:val="28"/>
            <w:lang w:val="ru-RU"/>
          </w:rPr>
          <w:t xml:space="preserve">. Дальнейшее увеличение метрики высоких уровнях </w:t>
        </w:r>
      </w:ins>
      <w:ins w:id="1894" w:author="Антон Смирнов" w:date="2023-05-24T14:32:00Z">
        <w:r>
          <w:rPr>
            <w:rFonts w:ascii="Times New Roman" w:hAnsi="Times New Roman" w:cs="Times New Roman"/>
            <w:i w:val="0"/>
            <w:iCs/>
            <w:sz w:val="28"/>
            <w:szCs w:val="28"/>
            <w:lang w:val="ru-RU"/>
          </w:rPr>
          <w:t xml:space="preserve">может быть следствием переобучения моделей. Статистические характеристики модели, построенной с использованием шестого уровня </w:t>
        </w:r>
        <w:r>
          <w:rPr>
            <w:rFonts w:ascii="Times New Roman" w:hAnsi="Times New Roman" w:cs="Times New Roman"/>
            <w:i w:val="0"/>
            <w:iCs/>
            <w:sz w:val="28"/>
            <w:szCs w:val="28"/>
          </w:rPr>
          <w:t>MNA</w:t>
        </w:r>
        <w:r w:rsidRPr="003D5777">
          <w:rPr>
            <w:rFonts w:ascii="Times New Roman" w:hAnsi="Times New Roman" w:cs="Times New Roman"/>
            <w:i w:val="0"/>
            <w:iCs/>
            <w:sz w:val="28"/>
            <w:szCs w:val="28"/>
            <w:lang w:val="ru-RU"/>
            <w:rPrChange w:id="1895" w:author="Антон Смирнов" w:date="2023-05-24T14:32:00Z">
              <w:rPr>
                <w:rFonts w:ascii="Times New Roman" w:hAnsi="Times New Roman" w:cs="Times New Roman"/>
                <w:i w:val="0"/>
                <w:iCs/>
                <w:sz w:val="28"/>
                <w:szCs w:val="28"/>
              </w:rPr>
            </w:rPrChange>
          </w:rPr>
          <w:t xml:space="preserve"> </w:t>
        </w:r>
        <w:r>
          <w:rPr>
            <w:rFonts w:ascii="Times New Roman" w:hAnsi="Times New Roman" w:cs="Times New Roman"/>
            <w:i w:val="0"/>
            <w:iCs/>
            <w:sz w:val="28"/>
            <w:szCs w:val="28"/>
            <w:lang w:val="ru-RU"/>
          </w:rPr>
          <w:t xml:space="preserve">дескрипторов </w:t>
        </w:r>
      </w:ins>
      <w:ins w:id="1896" w:author="Антон Смирнов" w:date="2023-05-24T14:33:00Z">
        <w:r>
          <w:rPr>
            <w:rFonts w:ascii="Times New Roman" w:hAnsi="Times New Roman" w:cs="Times New Roman"/>
            <w:i w:val="0"/>
            <w:iCs/>
            <w:sz w:val="28"/>
            <w:szCs w:val="28"/>
            <w:lang w:val="ru-RU"/>
          </w:rPr>
          <w:t>представлена в таблице 6</w:t>
        </w:r>
      </w:ins>
      <w:ins w:id="1897" w:author="Антон Смирнов" w:date="2023-05-24T14:35:00Z">
        <w:r w:rsidRPr="003D5777">
          <w:rPr>
            <w:rFonts w:ascii="Times New Roman" w:hAnsi="Times New Roman" w:cs="Times New Roman"/>
            <w:i w:val="0"/>
            <w:iCs/>
            <w:sz w:val="28"/>
            <w:szCs w:val="28"/>
            <w:lang w:val="ru-RU"/>
            <w:rPrChange w:id="1898" w:author="Антон Смирнов" w:date="2023-05-24T14:35:00Z">
              <w:rPr>
                <w:rFonts w:ascii="Times New Roman" w:hAnsi="Times New Roman" w:cs="Times New Roman"/>
                <w:i w:val="0"/>
                <w:iCs/>
                <w:sz w:val="28"/>
                <w:szCs w:val="28"/>
              </w:rPr>
            </w:rPrChange>
          </w:rPr>
          <w:t>.</w:t>
        </w:r>
      </w:ins>
    </w:p>
    <w:p w14:paraId="6E605BA6" w14:textId="1F8D307F" w:rsidR="003D5777" w:rsidRPr="00E703E0" w:rsidRDefault="003D5777" w:rsidP="00E703E0">
      <w:pPr>
        <w:pStyle w:val="afa"/>
        <w:keepNext/>
        <w:spacing w:line="360" w:lineRule="auto"/>
        <w:rPr>
          <w:ins w:id="1899" w:author="Антон Смирнов" w:date="2023-05-24T14:36:00Z"/>
          <w:rFonts w:ascii="Times New Roman" w:hAnsi="Times New Roman" w:cs="Times New Roman"/>
          <w:i w:val="0"/>
          <w:iCs/>
          <w:sz w:val="28"/>
          <w:szCs w:val="28"/>
          <w:lang w:val="ru-RU"/>
          <w:rPrChange w:id="1900" w:author="Антон Смирнов" w:date="2023-05-24T14:41:00Z">
            <w:rPr>
              <w:ins w:id="1901" w:author="Антон Смирнов" w:date="2023-05-24T14:36:00Z"/>
            </w:rPr>
          </w:rPrChange>
        </w:rPr>
        <w:pPrChange w:id="1902" w:author="Антон Смирнов" w:date="2023-05-24T14:40:00Z">
          <w:pPr/>
        </w:pPrChange>
      </w:pPr>
      <w:ins w:id="1903" w:author="Антон Смирнов" w:date="2023-05-24T14:36:00Z">
        <w:r w:rsidRPr="00E703E0">
          <w:rPr>
            <w:rFonts w:ascii="Times New Roman" w:hAnsi="Times New Roman" w:cs="Times New Roman"/>
            <w:b/>
            <w:bCs/>
            <w:i w:val="0"/>
            <w:iCs/>
            <w:sz w:val="28"/>
            <w:szCs w:val="28"/>
            <w:lang w:val="ru-RU"/>
            <w:rPrChange w:id="1904" w:author="Антон Смирнов" w:date="2023-05-24T14:40:00Z">
              <w:rPr/>
            </w:rPrChange>
          </w:rPr>
          <w:lastRenderedPageBreak/>
          <w:t xml:space="preserve">Таблица </w:t>
        </w:r>
        <w:r w:rsidRPr="00E703E0">
          <w:rPr>
            <w:rFonts w:ascii="Times New Roman" w:hAnsi="Times New Roman" w:cs="Times New Roman"/>
            <w:b/>
            <w:bCs/>
            <w:i w:val="0"/>
            <w:iCs/>
            <w:sz w:val="28"/>
            <w:szCs w:val="28"/>
            <w:rPrChange w:id="1905" w:author="Антон Смирнов" w:date="2023-05-24T14:40:00Z">
              <w:rPr/>
            </w:rPrChange>
          </w:rPr>
          <w:fldChar w:fldCharType="begin"/>
        </w:r>
        <w:r w:rsidRPr="00E703E0">
          <w:rPr>
            <w:rFonts w:ascii="Times New Roman" w:hAnsi="Times New Roman" w:cs="Times New Roman"/>
            <w:b/>
            <w:bCs/>
            <w:i w:val="0"/>
            <w:iCs/>
            <w:sz w:val="28"/>
            <w:szCs w:val="28"/>
            <w:lang w:val="ru-RU"/>
            <w:rPrChange w:id="1906" w:author="Антон Смирнов" w:date="2023-05-24T14:40:00Z">
              <w:rPr/>
            </w:rPrChange>
          </w:rPr>
          <w:instrText xml:space="preserve"> </w:instrText>
        </w:r>
        <w:r w:rsidRPr="00E703E0">
          <w:rPr>
            <w:rFonts w:ascii="Times New Roman" w:hAnsi="Times New Roman" w:cs="Times New Roman"/>
            <w:b/>
            <w:bCs/>
            <w:i w:val="0"/>
            <w:iCs/>
            <w:sz w:val="28"/>
            <w:szCs w:val="28"/>
            <w:rPrChange w:id="1907" w:author="Антон Смирнов" w:date="2023-05-24T14:40:00Z">
              <w:rPr/>
            </w:rPrChange>
          </w:rPr>
          <w:instrText>SEQ</w:instrText>
        </w:r>
        <w:r w:rsidRPr="00E703E0">
          <w:rPr>
            <w:rFonts w:ascii="Times New Roman" w:hAnsi="Times New Roman" w:cs="Times New Roman"/>
            <w:b/>
            <w:bCs/>
            <w:i w:val="0"/>
            <w:iCs/>
            <w:sz w:val="28"/>
            <w:szCs w:val="28"/>
            <w:lang w:val="ru-RU"/>
            <w:rPrChange w:id="1908" w:author="Антон Смирнов" w:date="2023-05-24T14:40:00Z">
              <w:rPr/>
            </w:rPrChange>
          </w:rPr>
          <w:instrText xml:space="preserve"> Таблица \* </w:instrText>
        </w:r>
        <w:r w:rsidRPr="00E703E0">
          <w:rPr>
            <w:rFonts w:ascii="Times New Roman" w:hAnsi="Times New Roman" w:cs="Times New Roman"/>
            <w:b/>
            <w:bCs/>
            <w:i w:val="0"/>
            <w:iCs/>
            <w:sz w:val="28"/>
            <w:szCs w:val="28"/>
            <w:rPrChange w:id="1909" w:author="Антон Смирнов" w:date="2023-05-24T14:40:00Z">
              <w:rPr/>
            </w:rPrChange>
          </w:rPr>
          <w:instrText>ARABIC</w:instrText>
        </w:r>
        <w:r w:rsidRPr="00E703E0">
          <w:rPr>
            <w:rFonts w:ascii="Times New Roman" w:hAnsi="Times New Roman" w:cs="Times New Roman"/>
            <w:b/>
            <w:bCs/>
            <w:i w:val="0"/>
            <w:iCs/>
            <w:sz w:val="28"/>
            <w:szCs w:val="28"/>
            <w:lang w:val="ru-RU"/>
            <w:rPrChange w:id="1910" w:author="Антон Смирнов" w:date="2023-05-24T14:40:00Z">
              <w:rPr/>
            </w:rPrChange>
          </w:rPr>
          <w:instrText xml:space="preserve"> </w:instrText>
        </w:r>
      </w:ins>
      <w:r w:rsidRPr="00E703E0">
        <w:rPr>
          <w:rFonts w:ascii="Times New Roman" w:hAnsi="Times New Roman" w:cs="Times New Roman"/>
          <w:b/>
          <w:bCs/>
          <w:i w:val="0"/>
          <w:iCs/>
          <w:sz w:val="28"/>
          <w:szCs w:val="28"/>
          <w:rPrChange w:id="1911" w:author="Антон Смирнов" w:date="2023-05-24T14:40:00Z">
            <w:rPr/>
          </w:rPrChange>
        </w:rPr>
        <w:fldChar w:fldCharType="separate"/>
      </w:r>
      <w:ins w:id="1912" w:author="Антон Смирнов" w:date="2023-05-24T15:04:00Z">
        <w:r w:rsidR="007E001C">
          <w:rPr>
            <w:rFonts w:ascii="Times New Roman" w:hAnsi="Times New Roman" w:cs="Times New Roman"/>
            <w:b/>
            <w:bCs/>
            <w:i w:val="0"/>
            <w:iCs/>
            <w:noProof/>
            <w:sz w:val="28"/>
            <w:szCs w:val="28"/>
          </w:rPr>
          <w:t>6</w:t>
        </w:r>
      </w:ins>
      <w:ins w:id="1913" w:author="Антон Смирнов" w:date="2023-05-24T14:36:00Z">
        <w:r w:rsidRPr="00E703E0">
          <w:rPr>
            <w:rFonts w:ascii="Times New Roman" w:hAnsi="Times New Roman" w:cs="Times New Roman"/>
            <w:b/>
            <w:bCs/>
            <w:i w:val="0"/>
            <w:iCs/>
            <w:sz w:val="28"/>
            <w:szCs w:val="28"/>
            <w:rPrChange w:id="1914" w:author="Антон Смирнов" w:date="2023-05-24T14:40:00Z">
              <w:rPr/>
            </w:rPrChange>
          </w:rPr>
          <w:fldChar w:fldCharType="end"/>
        </w:r>
      </w:ins>
      <w:ins w:id="1915" w:author="Антон Смирнов" w:date="2023-05-24T14:40:00Z">
        <w:r w:rsidR="00E703E0" w:rsidRPr="00E703E0">
          <w:rPr>
            <w:rFonts w:ascii="Times New Roman" w:hAnsi="Times New Roman" w:cs="Times New Roman"/>
            <w:i w:val="0"/>
            <w:iCs/>
            <w:sz w:val="28"/>
            <w:szCs w:val="28"/>
            <w:lang w:val="ru-RU"/>
            <w:rPrChange w:id="1916" w:author="Антон Смирнов" w:date="2023-05-24T14:40:00Z">
              <w:rPr>
                <w:lang w:val="ru-RU"/>
              </w:rPr>
            </w:rPrChange>
          </w:rPr>
          <w:t xml:space="preserve">. </w:t>
        </w:r>
        <w:r w:rsidR="00E703E0" w:rsidRPr="00E703E0">
          <w:rPr>
            <w:rFonts w:ascii="Times New Roman" w:hAnsi="Times New Roman" w:cs="Times New Roman"/>
            <w:i w:val="0"/>
            <w:iCs/>
            <w:sz w:val="28"/>
            <w:szCs w:val="28"/>
            <w:lang w:val="ru-RU"/>
            <w:rPrChange w:id="1917" w:author="Антон Смирнов" w:date="2023-05-24T14:40:00Z">
              <w:rPr>
                <w:rFonts w:ascii="Times New Roman" w:hAnsi="Times New Roman" w:cs="Times New Roman"/>
                <w:i/>
                <w:iCs/>
                <w:sz w:val="28"/>
                <w:szCs w:val="28"/>
                <w:lang w:val="ru-RU"/>
              </w:rPr>
            </w:rPrChange>
          </w:rPr>
          <w:t>Статистические характеристики моделей</w:t>
        </w:r>
        <w:r w:rsidR="00E703E0">
          <w:rPr>
            <w:rFonts w:ascii="Times New Roman" w:hAnsi="Times New Roman" w:cs="Times New Roman"/>
            <w:i w:val="0"/>
            <w:iCs/>
            <w:sz w:val="28"/>
            <w:szCs w:val="28"/>
            <w:lang w:val="ru-RU"/>
          </w:rPr>
          <w:t xml:space="preserve"> </w:t>
        </w:r>
        <w:r w:rsidR="00E703E0">
          <w:rPr>
            <w:rFonts w:ascii="Times New Roman" w:hAnsi="Times New Roman" w:cs="Times New Roman"/>
            <w:i w:val="0"/>
            <w:iCs/>
            <w:sz w:val="28"/>
            <w:szCs w:val="28"/>
          </w:rPr>
          <w:t>TAP</w:t>
        </w:r>
        <w:r w:rsidR="00E703E0" w:rsidRPr="00E703E0">
          <w:rPr>
            <w:rFonts w:ascii="Times New Roman" w:hAnsi="Times New Roman" w:cs="Times New Roman"/>
            <w:i w:val="0"/>
            <w:iCs/>
            <w:sz w:val="28"/>
            <w:szCs w:val="28"/>
            <w:lang w:val="ru-RU"/>
            <w:rPrChange w:id="1918" w:author="Антон Смирнов" w:date="2023-05-24T14:40:00Z">
              <w:rPr>
                <w:rFonts w:ascii="Times New Roman" w:hAnsi="Times New Roman" w:cs="Times New Roman"/>
                <w:i/>
                <w:iCs/>
                <w:sz w:val="28"/>
                <w:szCs w:val="28"/>
              </w:rPr>
            </w:rPrChange>
          </w:rPr>
          <w:t xml:space="preserve"> </w:t>
        </w:r>
        <w:r w:rsidR="00E703E0">
          <w:rPr>
            <w:rFonts w:ascii="Times New Roman" w:hAnsi="Times New Roman" w:cs="Times New Roman"/>
            <w:i w:val="0"/>
            <w:iCs/>
            <w:sz w:val="28"/>
            <w:szCs w:val="28"/>
            <w:lang w:val="ru-RU"/>
          </w:rPr>
          <w:t>транспорте</w:t>
        </w:r>
      </w:ins>
      <w:ins w:id="1919" w:author="Антон Смирнов" w:date="2023-05-24T14:41:00Z">
        <w:r w:rsidR="00E703E0">
          <w:rPr>
            <w:rFonts w:ascii="Times New Roman" w:hAnsi="Times New Roman" w:cs="Times New Roman"/>
            <w:i w:val="0"/>
            <w:iCs/>
            <w:sz w:val="28"/>
            <w:szCs w:val="28"/>
            <w:lang w:val="ru-RU"/>
          </w:rPr>
          <w:t xml:space="preserve">ра с оптимальным уровнем </w:t>
        </w:r>
        <w:r w:rsidR="00E703E0">
          <w:rPr>
            <w:rFonts w:ascii="Times New Roman" w:hAnsi="Times New Roman" w:cs="Times New Roman"/>
            <w:i w:val="0"/>
            <w:iCs/>
            <w:sz w:val="28"/>
            <w:szCs w:val="28"/>
          </w:rPr>
          <w:t>MNA</w:t>
        </w:r>
        <w:r w:rsidR="00E703E0" w:rsidRPr="00E703E0">
          <w:rPr>
            <w:rFonts w:ascii="Times New Roman" w:hAnsi="Times New Roman" w:cs="Times New Roman"/>
            <w:i w:val="0"/>
            <w:iCs/>
            <w:sz w:val="28"/>
            <w:szCs w:val="28"/>
            <w:lang w:val="ru-RU"/>
            <w:rPrChange w:id="1920" w:author="Антон Смирнов" w:date="2023-05-24T14:41:00Z">
              <w:rPr>
                <w:rFonts w:ascii="Times New Roman" w:hAnsi="Times New Roman" w:cs="Times New Roman"/>
                <w:i/>
                <w:iCs/>
                <w:sz w:val="28"/>
                <w:szCs w:val="28"/>
              </w:rPr>
            </w:rPrChange>
          </w:rPr>
          <w:t xml:space="preserve"> </w:t>
        </w:r>
        <w:r w:rsidR="00E703E0">
          <w:rPr>
            <w:rFonts w:ascii="Times New Roman" w:hAnsi="Times New Roman" w:cs="Times New Roman"/>
            <w:i w:val="0"/>
            <w:iCs/>
            <w:sz w:val="28"/>
            <w:szCs w:val="28"/>
            <w:lang w:val="ru-RU"/>
          </w:rPr>
          <w:t>дескрипторов</w:t>
        </w:r>
      </w:ins>
    </w:p>
    <w:tbl>
      <w:tblPr>
        <w:tblStyle w:val="af0"/>
        <w:tblW w:w="0" w:type="auto"/>
        <w:tblLook w:val="04A0" w:firstRow="1" w:lastRow="0" w:firstColumn="1" w:lastColumn="0" w:noHBand="0" w:noVBand="1"/>
        <w:tblPrChange w:id="1921" w:author="Антон Смирнов" w:date="2023-05-24T14:36:00Z">
          <w:tblPr>
            <w:tblStyle w:val="af0"/>
            <w:tblW w:w="0" w:type="auto"/>
            <w:tblLook w:val="04A0" w:firstRow="1" w:lastRow="0" w:firstColumn="1" w:lastColumn="0" w:noHBand="0" w:noVBand="1"/>
          </w:tblPr>
        </w:tblPrChange>
      </w:tblPr>
      <w:tblGrid>
        <w:gridCol w:w="4785"/>
        <w:gridCol w:w="4786"/>
        <w:tblGridChange w:id="1922">
          <w:tblGrid>
            <w:gridCol w:w="4785"/>
            <w:gridCol w:w="4786"/>
          </w:tblGrid>
        </w:tblGridChange>
      </w:tblGrid>
      <w:tr w:rsidR="003D5777" w14:paraId="0B12DC06" w14:textId="77777777" w:rsidTr="003D5777">
        <w:trPr>
          <w:tblHeader/>
          <w:ins w:id="1923" w:author="Антон Смирнов" w:date="2023-05-24T14:35:00Z"/>
        </w:trPr>
        <w:tc>
          <w:tcPr>
            <w:tcW w:w="4785" w:type="dxa"/>
            <w:tcPrChange w:id="1924" w:author="Антон Смирнов" w:date="2023-05-24T14:36:00Z">
              <w:tcPr>
                <w:tcW w:w="4785" w:type="dxa"/>
              </w:tcPr>
            </w:tcPrChange>
          </w:tcPr>
          <w:p w14:paraId="629D17E4" w14:textId="1AA35717" w:rsidR="003D5777" w:rsidRPr="003D5777" w:rsidRDefault="003D5777" w:rsidP="009671C5">
            <w:pPr>
              <w:pStyle w:val="afa"/>
              <w:spacing w:line="360" w:lineRule="auto"/>
              <w:jc w:val="both"/>
              <w:rPr>
                <w:ins w:id="1925" w:author="Антон Смирнов" w:date="2023-05-24T14:35:00Z"/>
                <w:rFonts w:ascii="Times New Roman" w:hAnsi="Times New Roman" w:cs="Times New Roman"/>
                <w:i w:val="0"/>
                <w:iCs/>
                <w:sz w:val="28"/>
                <w:szCs w:val="28"/>
                <w:lang w:val="ru-RU"/>
                <w:rPrChange w:id="1926" w:author="Антон Смирнов" w:date="2023-05-24T14:35:00Z">
                  <w:rPr>
                    <w:ins w:id="1927" w:author="Антон Смирнов" w:date="2023-05-24T14:35:00Z"/>
                    <w:rFonts w:ascii="Times New Roman" w:hAnsi="Times New Roman" w:cs="Times New Roman"/>
                    <w:i w:val="0"/>
                    <w:iCs/>
                    <w:sz w:val="28"/>
                    <w:szCs w:val="28"/>
                    <w:lang w:val="ru-RU"/>
                  </w:rPr>
                </w:rPrChange>
              </w:rPr>
            </w:pPr>
            <w:ins w:id="1928" w:author="Антон Смирнов" w:date="2023-05-24T14:35:00Z">
              <w:r>
                <w:rPr>
                  <w:rFonts w:ascii="Times New Roman" w:hAnsi="Times New Roman" w:cs="Times New Roman"/>
                  <w:i w:val="0"/>
                  <w:iCs/>
                  <w:sz w:val="28"/>
                  <w:szCs w:val="28"/>
                  <w:lang w:val="ru-RU"/>
                </w:rPr>
                <w:t>Метрика</w:t>
              </w:r>
            </w:ins>
          </w:p>
        </w:tc>
        <w:tc>
          <w:tcPr>
            <w:tcW w:w="4786" w:type="dxa"/>
            <w:tcPrChange w:id="1929" w:author="Антон Смирнов" w:date="2023-05-24T14:36:00Z">
              <w:tcPr>
                <w:tcW w:w="4786" w:type="dxa"/>
              </w:tcPr>
            </w:tcPrChange>
          </w:tcPr>
          <w:p w14:paraId="3FAA8090" w14:textId="7329A0BE" w:rsidR="003D5777" w:rsidRDefault="003D5777" w:rsidP="009671C5">
            <w:pPr>
              <w:pStyle w:val="afa"/>
              <w:spacing w:line="360" w:lineRule="auto"/>
              <w:jc w:val="both"/>
              <w:rPr>
                <w:ins w:id="1930" w:author="Антон Смирнов" w:date="2023-05-24T14:35:00Z"/>
                <w:rFonts w:ascii="Times New Roman" w:hAnsi="Times New Roman" w:cs="Times New Roman"/>
                <w:i w:val="0"/>
                <w:iCs/>
                <w:sz w:val="28"/>
                <w:szCs w:val="28"/>
                <w:lang w:val="ru-RU"/>
              </w:rPr>
            </w:pPr>
            <w:ins w:id="1931" w:author="Антон Смирнов" w:date="2023-05-24T14:35:00Z">
              <w:r>
                <w:rPr>
                  <w:rFonts w:ascii="Times New Roman" w:hAnsi="Times New Roman" w:cs="Times New Roman"/>
                  <w:i w:val="0"/>
                  <w:iCs/>
                  <w:sz w:val="28"/>
                  <w:szCs w:val="28"/>
                  <w:lang w:val="ru-RU"/>
                </w:rPr>
                <w:t>Значение</w:t>
              </w:r>
            </w:ins>
          </w:p>
        </w:tc>
      </w:tr>
      <w:tr w:rsidR="003D5777" w14:paraId="579B895E" w14:textId="77777777" w:rsidTr="003D5777">
        <w:trPr>
          <w:ins w:id="1932" w:author="Антон Смирнов" w:date="2023-05-24T14:35:00Z"/>
        </w:trPr>
        <w:tc>
          <w:tcPr>
            <w:tcW w:w="4785" w:type="dxa"/>
          </w:tcPr>
          <w:p w14:paraId="6D8F7F22" w14:textId="484179C8" w:rsidR="003D5777" w:rsidRDefault="003D5777" w:rsidP="003D5777">
            <w:pPr>
              <w:pStyle w:val="afa"/>
              <w:spacing w:line="360" w:lineRule="auto"/>
              <w:jc w:val="both"/>
              <w:rPr>
                <w:ins w:id="1933" w:author="Антон Смирнов" w:date="2023-05-24T14:35:00Z"/>
                <w:rFonts w:ascii="Times New Roman" w:hAnsi="Times New Roman" w:cs="Times New Roman"/>
                <w:i w:val="0"/>
                <w:iCs/>
                <w:sz w:val="28"/>
                <w:szCs w:val="28"/>
                <w:lang w:val="ru-RU"/>
              </w:rPr>
            </w:pPr>
            <w:ins w:id="1934" w:author="Антон Смирнов" w:date="2023-05-24T14:36:00Z">
              <w:r>
                <w:rPr>
                  <w:rFonts w:ascii="Times New Roman" w:hAnsi="Times New Roman" w:cs="Times New Roman"/>
                  <w:i w:val="0"/>
                  <w:sz w:val="28"/>
                  <w:szCs w:val="28"/>
                  <w:lang w:val="ru-RU"/>
                </w:rPr>
                <w:t>Оптимальный порог</w:t>
              </w:r>
            </w:ins>
          </w:p>
        </w:tc>
        <w:tc>
          <w:tcPr>
            <w:tcW w:w="4786" w:type="dxa"/>
          </w:tcPr>
          <w:p w14:paraId="350D3AF5" w14:textId="1ACA9197" w:rsidR="003D5777" w:rsidRDefault="003D5777" w:rsidP="003D5777">
            <w:pPr>
              <w:pStyle w:val="afa"/>
              <w:spacing w:line="360" w:lineRule="auto"/>
              <w:jc w:val="both"/>
              <w:rPr>
                <w:ins w:id="1935" w:author="Антон Смирнов" w:date="2023-05-24T14:35:00Z"/>
                <w:rFonts w:ascii="Times New Roman" w:hAnsi="Times New Roman" w:cs="Times New Roman"/>
                <w:i w:val="0"/>
                <w:iCs/>
                <w:sz w:val="28"/>
                <w:szCs w:val="28"/>
                <w:lang w:val="ru-RU"/>
              </w:rPr>
            </w:pPr>
            <w:ins w:id="1936" w:author="Антон Смирнов" w:date="2023-05-24T14:36:00Z">
              <w:r>
                <w:rPr>
                  <w:rFonts w:ascii="Times New Roman" w:hAnsi="Times New Roman" w:cs="Times New Roman"/>
                  <w:i w:val="0"/>
                  <w:iCs/>
                  <w:sz w:val="28"/>
                  <w:szCs w:val="28"/>
                  <w:lang w:val="ru-RU"/>
                </w:rPr>
                <w:t>0,02</w:t>
              </w:r>
            </w:ins>
          </w:p>
        </w:tc>
      </w:tr>
      <w:tr w:rsidR="003D5777" w14:paraId="1A1DA4E2" w14:textId="77777777" w:rsidTr="003D5777">
        <w:trPr>
          <w:ins w:id="1937" w:author="Антон Смирнов" w:date="2023-05-24T14:35:00Z"/>
        </w:trPr>
        <w:tc>
          <w:tcPr>
            <w:tcW w:w="4785" w:type="dxa"/>
          </w:tcPr>
          <w:p w14:paraId="04F1B61E" w14:textId="12E9BA9C" w:rsidR="003D5777" w:rsidRDefault="003D5777" w:rsidP="003D5777">
            <w:pPr>
              <w:pStyle w:val="afa"/>
              <w:spacing w:line="360" w:lineRule="auto"/>
              <w:jc w:val="both"/>
              <w:rPr>
                <w:ins w:id="1938" w:author="Антон Смирнов" w:date="2023-05-24T14:35:00Z"/>
                <w:rFonts w:ascii="Times New Roman" w:hAnsi="Times New Roman" w:cs="Times New Roman"/>
                <w:i w:val="0"/>
                <w:iCs/>
                <w:sz w:val="28"/>
                <w:szCs w:val="28"/>
                <w:lang w:val="ru-RU"/>
              </w:rPr>
            </w:pPr>
            <w:ins w:id="1939" w:author="Антон Смирнов" w:date="2023-05-24T14:36:00Z">
              <w:r>
                <w:rPr>
                  <w:rFonts w:ascii="Times New Roman" w:hAnsi="Times New Roman" w:cs="Times New Roman"/>
                  <w:i w:val="0"/>
                  <w:sz w:val="28"/>
                  <w:szCs w:val="28"/>
                </w:rPr>
                <w:t>AUROC</w:t>
              </w:r>
            </w:ins>
          </w:p>
        </w:tc>
        <w:tc>
          <w:tcPr>
            <w:tcW w:w="4786" w:type="dxa"/>
          </w:tcPr>
          <w:p w14:paraId="47E43DA4" w14:textId="70CEB193" w:rsidR="003D5777" w:rsidRDefault="003D5777" w:rsidP="003D5777">
            <w:pPr>
              <w:pStyle w:val="afa"/>
              <w:spacing w:line="360" w:lineRule="auto"/>
              <w:jc w:val="both"/>
              <w:rPr>
                <w:ins w:id="1940" w:author="Антон Смирнов" w:date="2023-05-24T14:35:00Z"/>
                <w:rFonts w:ascii="Times New Roman" w:hAnsi="Times New Roman" w:cs="Times New Roman"/>
                <w:i w:val="0"/>
                <w:iCs/>
                <w:sz w:val="28"/>
                <w:szCs w:val="28"/>
                <w:lang w:val="ru-RU"/>
              </w:rPr>
            </w:pPr>
            <w:ins w:id="1941" w:author="Антон Смирнов" w:date="2023-05-24T14:36:00Z">
              <w:r>
                <w:rPr>
                  <w:rFonts w:ascii="Times New Roman" w:hAnsi="Times New Roman" w:cs="Times New Roman"/>
                  <w:i w:val="0"/>
                  <w:iCs/>
                  <w:sz w:val="28"/>
                  <w:szCs w:val="28"/>
                  <w:lang w:val="ru-RU"/>
                </w:rPr>
                <w:t>0,82</w:t>
              </w:r>
            </w:ins>
          </w:p>
        </w:tc>
      </w:tr>
      <w:tr w:rsidR="003D5777" w14:paraId="70FE3AF9" w14:textId="77777777" w:rsidTr="003D5777">
        <w:trPr>
          <w:ins w:id="1942" w:author="Антон Смирнов" w:date="2023-05-24T14:35:00Z"/>
        </w:trPr>
        <w:tc>
          <w:tcPr>
            <w:tcW w:w="4785" w:type="dxa"/>
          </w:tcPr>
          <w:p w14:paraId="7E4B1F94" w14:textId="2BA8BB0E" w:rsidR="003D5777" w:rsidRDefault="003D5777" w:rsidP="003D5777">
            <w:pPr>
              <w:pStyle w:val="afa"/>
              <w:spacing w:line="360" w:lineRule="auto"/>
              <w:jc w:val="both"/>
              <w:rPr>
                <w:ins w:id="1943" w:author="Антон Смирнов" w:date="2023-05-24T14:35:00Z"/>
                <w:rFonts w:ascii="Times New Roman" w:hAnsi="Times New Roman" w:cs="Times New Roman"/>
                <w:i w:val="0"/>
                <w:iCs/>
                <w:sz w:val="28"/>
                <w:szCs w:val="28"/>
                <w:lang w:val="ru-RU"/>
              </w:rPr>
            </w:pPr>
            <w:ins w:id="1944" w:author="Антон Смирнов" w:date="2023-05-24T14:36:00Z">
              <w:r>
                <w:rPr>
                  <w:rFonts w:ascii="Times New Roman" w:hAnsi="Times New Roman" w:cs="Times New Roman"/>
                  <w:i w:val="0"/>
                  <w:sz w:val="28"/>
                  <w:szCs w:val="28"/>
                  <w:lang w:val="ru-RU"/>
                </w:rPr>
                <w:t>Чувствительность</w:t>
              </w:r>
            </w:ins>
          </w:p>
        </w:tc>
        <w:tc>
          <w:tcPr>
            <w:tcW w:w="4786" w:type="dxa"/>
          </w:tcPr>
          <w:p w14:paraId="23077AC9" w14:textId="03B10652" w:rsidR="003D5777" w:rsidRDefault="003D5777" w:rsidP="003D5777">
            <w:pPr>
              <w:pStyle w:val="afa"/>
              <w:spacing w:line="360" w:lineRule="auto"/>
              <w:jc w:val="both"/>
              <w:rPr>
                <w:ins w:id="1945" w:author="Антон Смирнов" w:date="2023-05-24T14:35:00Z"/>
                <w:rFonts w:ascii="Times New Roman" w:hAnsi="Times New Roman" w:cs="Times New Roman"/>
                <w:i w:val="0"/>
                <w:iCs/>
                <w:sz w:val="28"/>
                <w:szCs w:val="28"/>
                <w:lang w:val="ru-RU"/>
              </w:rPr>
            </w:pPr>
            <w:ins w:id="1946" w:author="Антон Смирнов" w:date="2023-05-24T14:36:00Z">
              <w:r>
                <w:rPr>
                  <w:rFonts w:ascii="Times New Roman" w:hAnsi="Times New Roman" w:cs="Times New Roman"/>
                  <w:i w:val="0"/>
                  <w:iCs/>
                  <w:sz w:val="28"/>
                  <w:szCs w:val="28"/>
                  <w:lang w:val="ru-RU"/>
                </w:rPr>
                <w:t>0,72</w:t>
              </w:r>
            </w:ins>
          </w:p>
        </w:tc>
      </w:tr>
      <w:tr w:rsidR="003D5777" w14:paraId="7DC7E6A6" w14:textId="77777777" w:rsidTr="003D5777">
        <w:trPr>
          <w:ins w:id="1947" w:author="Антон Смирнов" w:date="2023-05-24T14:35:00Z"/>
        </w:trPr>
        <w:tc>
          <w:tcPr>
            <w:tcW w:w="4785" w:type="dxa"/>
          </w:tcPr>
          <w:p w14:paraId="64294702" w14:textId="031CCD66" w:rsidR="003D5777" w:rsidRDefault="003D5777" w:rsidP="003D5777">
            <w:pPr>
              <w:pStyle w:val="afa"/>
              <w:spacing w:line="360" w:lineRule="auto"/>
              <w:jc w:val="both"/>
              <w:rPr>
                <w:ins w:id="1948" w:author="Антон Смирнов" w:date="2023-05-24T14:35:00Z"/>
                <w:rFonts w:ascii="Times New Roman" w:hAnsi="Times New Roman" w:cs="Times New Roman"/>
                <w:i w:val="0"/>
                <w:iCs/>
                <w:sz w:val="28"/>
                <w:szCs w:val="28"/>
                <w:lang w:val="ru-RU"/>
              </w:rPr>
            </w:pPr>
            <w:ins w:id="1949" w:author="Антон Смирнов" w:date="2023-05-24T14:36:00Z">
              <w:r>
                <w:rPr>
                  <w:rFonts w:ascii="Times New Roman" w:hAnsi="Times New Roman" w:cs="Times New Roman"/>
                  <w:i w:val="0"/>
                  <w:sz w:val="28"/>
                  <w:szCs w:val="28"/>
                  <w:lang w:val="ru-RU"/>
                </w:rPr>
                <w:t>Специфичность</w:t>
              </w:r>
            </w:ins>
          </w:p>
        </w:tc>
        <w:tc>
          <w:tcPr>
            <w:tcW w:w="4786" w:type="dxa"/>
          </w:tcPr>
          <w:p w14:paraId="1E960EF1" w14:textId="498ACB6E" w:rsidR="003D5777" w:rsidRDefault="003D5777" w:rsidP="003D5777">
            <w:pPr>
              <w:pStyle w:val="afa"/>
              <w:spacing w:line="360" w:lineRule="auto"/>
              <w:jc w:val="both"/>
              <w:rPr>
                <w:ins w:id="1950" w:author="Антон Смирнов" w:date="2023-05-24T14:35:00Z"/>
                <w:rFonts w:ascii="Times New Roman" w:hAnsi="Times New Roman" w:cs="Times New Roman"/>
                <w:i w:val="0"/>
                <w:iCs/>
                <w:sz w:val="28"/>
                <w:szCs w:val="28"/>
                <w:lang w:val="ru-RU"/>
              </w:rPr>
            </w:pPr>
            <w:ins w:id="1951" w:author="Антон Смирнов" w:date="2023-05-24T14:36:00Z">
              <w:r>
                <w:rPr>
                  <w:rFonts w:ascii="Times New Roman" w:hAnsi="Times New Roman" w:cs="Times New Roman"/>
                  <w:i w:val="0"/>
                  <w:iCs/>
                  <w:sz w:val="28"/>
                  <w:szCs w:val="28"/>
                  <w:lang w:val="ru-RU"/>
                </w:rPr>
                <w:t>0,83</w:t>
              </w:r>
            </w:ins>
          </w:p>
        </w:tc>
      </w:tr>
      <w:tr w:rsidR="003D5777" w14:paraId="25DC85AC" w14:textId="77777777" w:rsidTr="003D5777">
        <w:trPr>
          <w:ins w:id="1952" w:author="Антон Смирнов" w:date="2023-05-24T14:35:00Z"/>
        </w:trPr>
        <w:tc>
          <w:tcPr>
            <w:tcW w:w="4785" w:type="dxa"/>
          </w:tcPr>
          <w:p w14:paraId="78E869DC" w14:textId="03007635" w:rsidR="003D5777" w:rsidRDefault="003D5777" w:rsidP="003D5777">
            <w:pPr>
              <w:pStyle w:val="afa"/>
              <w:spacing w:line="360" w:lineRule="auto"/>
              <w:jc w:val="both"/>
              <w:rPr>
                <w:ins w:id="1953" w:author="Антон Смирнов" w:date="2023-05-24T14:35:00Z"/>
                <w:rFonts w:ascii="Times New Roman" w:hAnsi="Times New Roman" w:cs="Times New Roman"/>
                <w:i w:val="0"/>
                <w:iCs/>
                <w:sz w:val="28"/>
                <w:szCs w:val="28"/>
                <w:lang w:val="ru-RU"/>
              </w:rPr>
            </w:pPr>
            <w:ins w:id="1954" w:author="Антон Смирнов" w:date="2023-05-24T14:36:00Z">
              <w:r>
                <w:rPr>
                  <w:rFonts w:ascii="Times New Roman" w:hAnsi="Times New Roman" w:cs="Times New Roman"/>
                  <w:i w:val="0"/>
                  <w:sz w:val="28"/>
                  <w:szCs w:val="28"/>
                  <w:lang w:val="ru-RU"/>
                </w:rPr>
                <w:t>Точность</w:t>
              </w:r>
            </w:ins>
          </w:p>
        </w:tc>
        <w:tc>
          <w:tcPr>
            <w:tcW w:w="4786" w:type="dxa"/>
          </w:tcPr>
          <w:p w14:paraId="07320AFF" w14:textId="6DD09415" w:rsidR="003D5777" w:rsidRDefault="003D5777" w:rsidP="003D5777">
            <w:pPr>
              <w:pStyle w:val="afa"/>
              <w:spacing w:line="360" w:lineRule="auto"/>
              <w:jc w:val="both"/>
              <w:rPr>
                <w:ins w:id="1955" w:author="Антон Смирнов" w:date="2023-05-24T14:35:00Z"/>
                <w:rFonts w:ascii="Times New Roman" w:hAnsi="Times New Roman" w:cs="Times New Roman"/>
                <w:i w:val="0"/>
                <w:iCs/>
                <w:sz w:val="28"/>
                <w:szCs w:val="28"/>
                <w:lang w:val="ru-RU"/>
              </w:rPr>
            </w:pPr>
            <w:ins w:id="1956" w:author="Антон Смирнов" w:date="2023-05-24T14:36:00Z">
              <w:r>
                <w:rPr>
                  <w:rFonts w:ascii="Times New Roman" w:hAnsi="Times New Roman" w:cs="Times New Roman"/>
                  <w:i w:val="0"/>
                  <w:iCs/>
                  <w:sz w:val="28"/>
                  <w:szCs w:val="28"/>
                  <w:lang w:val="ru-RU"/>
                </w:rPr>
                <w:t>0,72</w:t>
              </w:r>
            </w:ins>
          </w:p>
        </w:tc>
      </w:tr>
      <w:tr w:rsidR="003D5777" w14:paraId="1D36AEBB" w14:textId="77777777" w:rsidTr="003D5777">
        <w:trPr>
          <w:ins w:id="1957" w:author="Антон Смирнов" w:date="2023-05-24T14:35:00Z"/>
        </w:trPr>
        <w:tc>
          <w:tcPr>
            <w:tcW w:w="4785" w:type="dxa"/>
          </w:tcPr>
          <w:p w14:paraId="1800D155" w14:textId="43C392EB" w:rsidR="003D5777" w:rsidRDefault="003D5777" w:rsidP="003D5777">
            <w:pPr>
              <w:pStyle w:val="afa"/>
              <w:spacing w:line="360" w:lineRule="auto"/>
              <w:jc w:val="both"/>
              <w:rPr>
                <w:ins w:id="1958" w:author="Антон Смирнов" w:date="2023-05-24T14:35:00Z"/>
                <w:rFonts w:ascii="Times New Roman" w:hAnsi="Times New Roman" w:cs="Times New Roman"/>
                <w:i w:val="0"/>
                <w:iCs/>
                <w:sz w:val="28"/>
                <w:szCs w:val="28"/>
                <w:lang w:val="ru-RU"/>
              </w:rPr>
            </w:pPr>
            <w:ins w:id="1959" w:author="Антон Смирнов" w:date="2023-05-24T14:36:00Z">
              <w:r>
                <w:rPr>
                  <w:rFonts w:ascii="Times New Roman" w:hAnsi="Times New Roman" w:cs="Times New Roman"/>
                  <w:i w:val="0"/>
                  <w:sz w:val="28"/>
                  <w:szCs w:val="28"/>
                  <w:lang w:val="ru-RU"/>
                </w:rPr>
                <w:t>Сбалансированная точность</w:t>
              </w:r>
            </w:ins>
          </w:p>
        </w:tc>
        <w:tc>
          <w:tcPr>
            <w:tcW w:w="4786" w:type="dxa"/>
          </w:tcPr>
          <w:p w14:paraId="726B660B" w14:textId="70E3AEEB" w:rsidR="003D5777" w:rsidRDefault="003D5777" w:rsidP="003D5777">
            <w:pPr>
              <w:pStyle w:val="afa"/>
              <w:spacing w:line="360" w:lineRule="auto"/>
              <w:jc w:val="both"/>
              <w:rPr>
                <w:ins w:id="1960" w:author="Антон Смирнов" w:date="2023-05-24T14:35:00Z"/>
                <w:rFonts w:ascii="Times New Roman" w:hAnsi="Times New Roman" w:cs="Times New Roman"/>
                <w:i w:val="0"/>
                <w:iCs/>
                <w:sz w:val="28"/>
                <w:szCs w:val="28"/>
                <w:lang w:val="ru-RU"/>
              </w:rPr>
            </w:pPr>
            <w:ins w:id="1961" w:author="Антон Смирнов" w:date="2023-05-24T14:36:00Z">
              <w:r>
                <w:rPr>
                  <w:rFonts w:ascii="Times New Roman" w:hAnsi="Times New Roman" w:cs="Times New Roman"/>
                  <w:i w:val="0"/>
                  <w:iCs/>
                  <w:sz w:val="28"/>
                  <w:szCs w:val="28"/>
                  <w:lang w:val="ru-RU"/>
                </w:rPr>
                <w:t>0,77</w:t>
              </w:r>
            </w:ins>
          </w:p>
        </w:tc>
      </w:tr>
      <w:tr w:rsidR="003D5777" w14:paraId="7AD98D93" w14:textId="77777777" w:rsidTr="003D5777">
        <w:trPr>
          <w:ins w:id="1962" w:author="Антон Смирнов" w:date="2023-05-24T14:35:00Z"/>
        </w:trPr>
        <w:tc>
          <w:tcPr>
            <w:tcW w:w="4785" w:type="dxa"/>
          </w:tcPr>
          <w:p w14:paraId="55DA03CA" w14:textId="40E80CAB" w:rsidR="003D5777" w:rsidRDefault="003D5777" w:rsidP="003D5777">
            <w:pPr>
              <w:pStyle w:val="afa"/>
              <w:spacing w:line="360" w:lineRule="auto"/>
              <w:jc w:val="both"/>
              <w:rPr>
                <w:ins w:id="1963" w:author="Антон Смирнов" w:date="2023-05-24T14:35:00Z"/>
                <w:rFonts w:ascii="Times New Roman" w:hAnsi="Times New Roman" w:cs="Times New Roman"/>
                <w:i w:val="0"/>
                <w:iCs/>
                <w:sz w:val="28"/>
                <w:szCs w:val="28"/>
                <w:lang w:val="ru-RU"/>
              </w:rPr>
            </w:pPr>
            <w:ins w:id="1964" w:author="Антон Смирнов" w:date="2023-05-24T14:36:00Z">
              <w:r>
                <w:rPr>
                  <w:rFonts w:ascii="Times New Roman" w:hAnsi="Times New Roman" w:cs="Times New Roman"/>
                  <w:i w:val="0"/>
                  <w:sz w:val="28"/>
                  <w:szCs w:val="28"/>
                  <w:lang w:val="ru-RU"/>
                </w:rPr>
                <w:t>Средняя точность</w:t>
              </w:r>
            </w:ins>
          </w:p>
        </w:tc>
        <w:tc>
          <w:tcPr>
            <w:tcW w:w="4786" w:type="dxa"/>
          </w:tcPr>
          <w:p w14:paraId="27D03DA4" w14:textId="1CAD0C03" w:rsidR="003D5777" w:rsidRDefault="003D5777" w:rsidP="003D5777">
            <w:pPr>
              <w:pStyle w:val="afa"/>
              <w:spacing w:line="360" w:lineRule="auto"/>
              <w:jc w:val="both"/>
              <w:rPr>
                <w:ins w:id="1965" w:author="Антон Смирнов" w:date="2023-05-24T14:35:00Z"/>
                <w:rFonts w:ascii="Times New Roman" w:hAnsi="Times New Roman" w:cs="Times New Roman"/>
                <w:i w:val="0"/>
                <w:iCs/>
                <w:sz w:val="28"/>
                <w:szCs w:val="28"/>
                <w:lang w:val="ru-RU"/>
              </w:rPr>
            </w:pPr>
            <w:ins w:id="1966" w:author="Антон Смирнов" w:date="2023-05-24T14:36:00Z">
              <w:r>
                <w:rPr>
                  <w:rFonts w:ascii="Times New Roman" w:hAnsi="Times New Roman" w:cs="Times New Roman"/>
                  <w:i w:val="0"/>
                  <w:iCs/>
                  <w:sz w:val="28"/>
                  <w:szCs w:val="28"/>
                  <w:lang w:val="ru-RU"/>
                </w:rPr>
                <w:t>0,98</w:t>
              </w:r>
            </w:ins>
          </w:p>
        </w:tc>
      </w:tr>
      <w:tr w:rsidR="003D5777" w14:paraId="59A98D95" w14:textId="77777777" w:rsidTr="003D5777">
        <w:trPr>
          <w:ins w:id="1967" w:author="Антон Смирнов" w:date="2023-05-24T14:36:00Z"/>
        </w:trPr>
        <w:tc>
          <w:tcPr>
            <w:tcW w:w="4785" w:type="dxa"/>
          </w:tcPr>
          <w:p w14:paraId="68C33373" w14:textId="58A97A00" w:rsidR="003D5777" w:rsidRDefault="003D5777" w:rsidP="003D5777">
            <w:pPr>
              <w:pStyle w:val="afa"/>
              <w:spacing w:line="360" w:lineRule="auto"/>
              <w:jc w:val="both"/>
              <w:rPr>
                <w:ins w:id="1968" w:author="Антон Смирнов" w:date="2023-05-24T14:36:00Z"/>
                <w:rFonts w:ascii="Times New Roman" w:hAnsi="Times New Roman" w:cs="Times New Roman"/>
                <w:i w:val="0"/>
                <w:sz w:val="28"/>
                <w:szCs w:val="28"/>
                <w:lang w:val="ru-RU"/>
              </w:rPr>
            </w:pPr>
            <w:ins w:id="1969" w:author="Антон Смирнов" w:date="2023-05-24T14:36:00Z">
              <w:r>
                <w:rPr>
                  <w:rFonts w:ascii="Times New Roman" w:hAnsi="Times New Roman" w:cs="Times New Roman"/>
                  <w:i w:val="0"/>
                  <w:sz w:val="28"/>
                  <w:szCs w:val="28"/>
                  <w:lang w:val="ru-RU"/>
                </w:rPr>
                <w:t>Коэффициент корреляции Мэтью</w:t>
              </w:r>
            </w:ins>
          </w:p>
        </w:tc>
        <w:tc>
          <w:tcPr>
            <w:tcW w:w="4786" w:type="dxa"/>
          </w:tcPr>
          <w:p w14:paraId="2399ADB4" w14:textId="0770A4B2" w:rsidR="003D5777" w:rsidRDefault="003D5777" w:rsidP="003D5777">
            <w:pPr>
              <w:pStyle w:val="afa"/>
              <w:spacing w:line="360" w:lineRule="auto"/>
              <w:jc w:val="both"/>
              <w:rPr>
                <w:ins w:id="1970" w:author="Антон Смирнов" w:date="2023-05-24T14:36:00Z"/>
                <w:rFonts w:ascii="Times New Roman" w:hAnsi="Times New Roman" w:cs="Times New Roman"/>
                <w:i w:val="0"/>
                <w:iCs/>
                <w:sz w:val="28"/>
                <w:szCs w:val="28"/>
                <w:lang w:val="ru-RU"/>
              </w:rPr>
            </w:pPr>
            <w:ins w:id="1971" w:author="Антон Смирнов" w:date="2023-05-24T14:36:00Z">
              <w:r>
                <w:rPr>
                  <w:rFonts w:ascii="Times New Roman" w:hAnsi="Times New Roman" w:cs="Times New Roman"/>
                  <w:i w:val="0"/>
                  <w:iCs/>
                  <w:sz w:val="28"/>
                  <w:szCs w:val="28"/>
                  <w:lang w:val="ru-RU"/>
                </w:rPr>
                <w:t>0,31</w:t>
              </w:r>
            </w:ins>
          </w:p>
        </w:tc>
      </w:tr>
    </w:tbl>
    <w:p w14:paraId="02C02BE0" w14:textId="2F28453B" w:rsidR="003D5777" w:rsidRDefault="003D5777" w:rsidP="009671C5">
      <w:pPr>
        <w:pStyle w:val="afa"/>
        <w:spacing w:line="360" w:lineRule="auto"/>
        <w:jc w:val="both"/>
        <w:rPr>
          <w:ins w:id="1972" w:author="Антон Смирнов" w:date="2023-05-24T14:41:00Z"/>
          <w:rFonts w:ascii="Times New Roman" w:hAnsi="Times New Roman" w:cs="Times New Roman"/>
          <w:i w:val="0"/>
          <w:iCs/>
          <w:sz w:val="28"/>
          <w:szCs w:val="28"/>
          <w:lang w:val="ru-RU"/>
        </w:rPr>
      </w:pPr>
    </w:p>
    <w:p w14:paraId="65B415C6" w14:textId="03043261" w:rsidR="00E75D60" w:rsidRPr="00931689" w:rsidRDefault="00E75D60" w:rsidP="00E75D60">
      <w:pPr>
        <w:pStyle w:val="2"/>
        <w:rPr>
          <w:ins w:id="1973" w:author="Антон Смирнов" w:date="2023-05-24T14:41:00Z"/>
          <w:lang w:val="ru-RU"/>
          <w:rPrChange w:id="1974" w:author="Антон Смирнов" w:date="2023-05-24T14:43:00Z">
            <w:rPr>
              <w:ins w:id="1975" w:author="Антон Смирнов" w:date="2023-05-24T14:41:00Z"/>
            </w:rPr>
          </w:rPrChange>
        </w:rPr>
      </w:pPr>
      <w:ins w:id="1976" w:author="Антон Смирнов" w:date="2023-05-24T14:41:00Z">
        <w:r>
          <w:rPr>
            <w:lang w:val="ru-RU"/>
          </w:rPr>
          <w:t>3.</w:t>
        </w:r>
        <w:r>
          <w:rPr>
            <w:lang w:val="ru-RU"/>
          </w:rPr>
          <w:t>3</w:t>
        </w:r>
        <w:r>
          <w:rPr>
            <w:lang w:val="ru-RU"/>
          </w:rPr>
          <w:t xml:space="preserve"> Моделирование </w:t>
        </w:r>
      </w:ins>
      <w:ins w:id="1977" w:author="Антон Смирнов" w:date="2023-05-24T14:43:00Z">
        <w:r>
          <w:rPr>
            <w:lang w:val="ru-RU"/>
          </w:rPr>
          <w:t xml:space="preserve">взаимодействия с </w:t>
        </w:r>
        <w:r>
          <w:t>HLA</w:t>
        </w:r>
        <w:r w:rsidR="00931689" w:rsidRPr="00931689">
          <w:rPr>
            <w:lang w:val="ru-RU"/>
            <w:rPrChange w:id="1978" w:author="Антон Смирнов" w:date="2023-05-24T14:43:00Z">
              <w:rPr/>
            </w:rPrChange>
          </w:rPr>
          <w:t xml:space="preserve"> </w:t>
        </w:r>
        <w:r w:rsidR="00931689">
          <w:t>I</w:t>
        </w:r>
      </w:ins>
    </w:p>
    <w:p w14:paraId="504FD6D0" w14:textId="5263890A" w:rsidR="00931689" w:rsidRDefault="00E75D60" w:rsidP="00931689">
      <w:pPr>
        <w:pStyle w:val="a0"/>
        <w:rPr>
          <w:ins w:id="1979" w:author="Антон Смирнов" w:date="2023-05-24T14:48:00Z"/>
          <w:lang w:val="ru-RU"/>
        </w:rPr>
      </w:pPr>
      <w:ins w:id="1980" w:author="Антон Смирнов" w:date="2023-05-24T14:43:00Z">
        <w:r>
          <w:rPr>
            <w:rFonts w:cs="Times New Roman"/>
            <w:i/>
            <w:iCs/>
            <w:szCs w:val="28"/>
            <w:lang w:val="ru-RU"/>
          </w:rPr>
          <w:tab/>
        </w:r>
        <w:r w:rsidR="00931689">
          <w:rPr>
            <w:lang w:val="ru-RU"/>
          </w:rPr>
          <w:t xml:space="preserve">Набор данных, использованный для прогноза характера активности пептидов с </w:t>
        </w:r>
        <w:r w:rsidR="00931689">
          <w:t>HLA</w:t>
        </w:r>
        <w:r w:rsidR="00931689" w:rsidRPr="00931689">
          <w:rPr>
            <w:lang w:val="ru-RU"/>
            <w:rPrChange w:id="1981" w:author="Антон Смирнов" w:date="2023-05-24T14:43:00Z">
              <w:rPr/>
            </w:rPrChange>
          </w:rPr>
          <w:t xml:space="preserve"> </w:t>
        </w:r>
        <w:r w:rsidR="00931689">
          <w:t>I</w:t>
        </w:r>
        <w:r w:rsidR="00931689">
          <w:rPr>
            <w:lang w:val="ru-RU"/>
          </w:rPr>
          <w:t xml:space="preserve">, содержит </w:t>
        </w:r>
        <w:r w:rsidR="00931689" w:rsidRPr="00931689">
          <w:rPr>
            <w:lang w:val="ru-RU"/>
            <w:rPrChange w:id="1982" w:author="Антон Смирнов" w:date="2023-05-24T14:43:00Z">
              <w:rPr/>
            </w:rPrChange>
          </w:rPr>
          <w:t xml:space="preserve">_ </w:t>
        </w:r>
        <w:r w:rsidR="00931689">
          <w:rPr>
            <w:lang w:val="ru-RU"/>
          </w:rPr>
          <w:t>пептидов</w:t>
        </w:r>
        <w:r w:rsidR="00931689" w:rsidRPr="00931689">
          <w:rPr>
            <w:lang w:val="ru-RU"/>
            <w:rPrChange w:id="1983" w:author="Антон Смирнов" w:date="2023-05-24T14:43:00Z">
              <w:rPr/>
            </w:rPrChange>
          </w:rPr>
          <w:t xml:space="preserve"> </w:t>
        </w:r>
        <w:r w:rsidR="00931689">
          <w:rPr>
            <w:lang w:val="ru-RU"/>
          </w:rPr>
          <w:t xml:space="preserve">и </w:t>
        </w:r>
      </w:ins>
      <w:ins w:id="1984" w:author="Антон Смирнов" w:date="2023-05-24T14:44:00Z">
        <w:r w:rsidR="00931689">
          <w:rPr>
            <w:lang w:val="ru-RU"/>
          </w:rPr>
          <w:t>_ аллелей</w:t>
        </w:r>
      </w:ins>
      <w:ins w:id="1985" w:author="Антон Смирнов" w:date="2023-05-24T14:43:00Z">
        <w:r w:rsidR="00931689">
          <w:rPr>
            <w:lang w:val="ru-RU"/>
          </w:rPr>
          <w:t>. Результаты внутренней оценки представлены на рисунке 1</w:t>
        </w:r>
      </w:ins>
      <w:ins w:id="1986" w:author="Антон Смирнов" w:date="2023-05-24T14:45:00Z">
        <w:r w:rsidR="00931689">
          <w:rPr>
            <w:lang w:val="ru-RU"/>
          </w:rPr>
          <w:t>6</w:t>
        </w:r>
      </w:ins>
      <w:ins w:id="1987" w:author="Антон Смирнов" w:date="2023-05-24T14:43:00Z">
        <w:r w:rsidR="00931689">
          <w:rPr>
            <w:lang w:val="ru-RU"/>
          </w:rPr>
          <w:t>, результаты внешней оценки – на рисунке 1</w:t>
        </w:r>
      </w:ins>
      <w:ins w:id="1988" w:author="Антон Смирнов" w:date="2023-05-24T14:45:00Z">
        <w:r w:rsidR="00931689">
          <w:rPr>
            <w:lang w:val="ru-RU"/>
          </w:rPr>
          <w:t>7</w:t>
        </w:r>
      </w:ins>
      <w:ins w:id="1989" w:author="Антон Смирнов" w:date="2023-05-24T14:43:00Z">
        <w:r w:rsidR="00931689">
          <w:rPr>
            <w:lang w:val="ru-RU"/>
          </w:rPr>
          <w:t>.</w:t>
        </w:r>
      </w:ins>
      <w:ins w:id="1990" w:author="Антон Смирнов" w:date="2023-05-24T14:45:00Z">
        <w:r w:rsidR="00931689">
          <w:rPr>
            <w:lang w:val="ru-RU"/>
          </w:rPr>
          <w:t xml:space="preserve"> </w:t>
        </w:r>
      </w:ins>
      <w:ins w:id="1991" w:author="Антон Смирнов" w:date="2023-05-24T14:46:00Z">
        <w:r w:rsidR="00931689">
          <w:rPr>
            <w:lang w:val="ru-RU"/>
          </w:rPr>
          <w:t xml:space="preserve">Для интегральной оценки качества модели </w:t>
        </w:r>
      </w:ins>
      <w:ins w:id="1992" w:author="Антон Смирнов" w:date="2023-05-24T14:47:00Z">
        <w:r w:rsidR="00931689">
          <w:rPr>
            <w:lang w:val="ru-RU"/>
          </w:rPr>
          <w:t xml:space="preserve">была </w:t>
        </w:r>
      </w:ins>
      <w:ins w:id="1993" w:author="Антон Смирнов" w:date="2023-05-24T14:48:00Z">
        <w:r w:rsidR="00931689">
          <w:rPr>
            <w:lang w:val="ru-RU"/>
          </w:rPr>
          <w:t xml:space="preserve">использована медиана от всех значений </w:t>
        </w:r>
        <w:r w:rsidR="00931689">
          <w:t>AUROC</w:t>
        </w:r>
        <w:r w:rsidR="00931689" w:rsidRPr="00931689">
          <w:rPr>
            <w:lang w:val="ru-RU"/>
            <w:rPrChange w:id="1994" w:author="Антон Смирнов" w:date="2023-05-24T14:48:00Z">
              <w:rPr/>
            </w:rPrChange>
          </w:rPr>
          <w:t xml:space="preserve">. </w:t>
        </w:r>
      </w:ins>
      <w:ins w:id="1995" w:author="Антон Смирнов" w:date="2023-05-24T15:02:00Z">
        <w:r w:rsidR="007E001C">
          <w:rPr>
            <w:lang w:val="ru-RU"/>
          </w:rPr>
          <w:t>Аллели,</w:t>
        </w:r>
      </w:ins>
      <w:ins w:id="1996" w:author="Антон Смирнов" w:date="2023-05-24T15:01:00Z">
        <w:r w:rsidR="007E001C">
          <w:rPr>
            <w:lang w:val="ru-RU"/>
          </w:rPr>
          <w:t xml:space="preserve"> для которых </w:t>
        </w:r>
      </w:ins>
      <w:ins w:id="1997" w:author="Антон Смирнов" w:date="2023-05-24T15:02:00Z">
        <w:r w:rsidR="007E001C">
          <w:rPr>
            <w:lang w:val="ru-RU"/>
          </w:rPr>
          <w:t>метрика внутреннего качества получилась меньше 0,7 были отфильтрованы.</w:t>
        </w:r>
      </w:ins>
    </w:p>
    <w:p w14:paraId="73005008" w14:textId="77777777" w:rsidR="001D58CF" w:rsidRDefault="00931689" w:rsidP="001D58CF">
      <w:pPr>
        <w:pStyle w:val="a0"/>
        <w:keepNext/>
        <w:rPr>
          <w:ins w:id="1998" w:author="Антон Смирнов" w:date="2023-05-24T14:55:00Z"/>
        </w:rPr>
        <w:pPrChange w:id="1999" w:author="Антон Смирнов" w:date="2023-05-24T14:55:00Z">
          <w:pPr>
            <w:pStyle w:val="a0"/>
          </w:pPr>
        </w:pPrChange>
      </w:pPr>
      <w:ins w:id="2000" w:author="Антон Смирнов" w:date="2023-05-24T14:49:00Z">
        <w:r>
          <w:rPr>
            <w:noProof/>
            <w:lang w:val="ru-RU"/>
          </w:rPr>
          <w:lastRenderedPageBreak/>
          <w:drawing>
            <wp:inline distT="0" distB="0" distL="0" distR="0" wp14:anchorId="7CD1ACD8" wp14:editId="4B5B926A">
              <wp:extent cx="5848350" cy="43910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ins>
    </w:p>
    <w:p w14:paraId="76EC4FC6" w14:textId="2998C8A6" w:rsidR="00931689" w:rsidRPr="001D58CF" w:rsidRDefault="001D58CF" w:rsidP="001D58CF">
      <w:pPr>
        <w:pStyle w:val="afa"/>
        <w:spacing w:line="360" w:lineRule="auto"/>
        <w:jc w:val="both"/>
        <w:rPr>
          <w:ins w:id="2001" w:author="Антон Смирнов" w:date="2023-05-24T14:51:00Z"/>
          <w:rFonts w:ascii="Times New Roman" w:hAnsi="Times New Roman" w:cs="Times New Roman"/>
          <w:sz w:val="28"/>
          <w:szCs w:val="28"/>
          <w:lang w:val="ru-RU"/>
          <w:rPrChange w:id="2002" w:author="Антон Смирнов" w:date="2023-05-24T14:57:00Z">
            <w:rPr>
              <w:ins w:id="2003" w:author="Антон Смирнов" w:date="2023-05-24T14:51:00Z"/>
              <w:lang w:val="ru-RU"/>
            </w:rPr>
          </w:rPrChange>
        </w:rPr>
        <w:pPrChange w:id="2004" w:author="Антон Смирнов" w:date="2023-05-24T14:57:00Z">
          <w:pPr>
            <w:pStyle w:val="a0"/>
          </w:pPr>
        </w:pPrChange>
      </w:pPr>
      <w:ins w:id="2005" w:author="Антон Смирнов" w:date="2023-05-24T14:55:00Z">
        <w:r w:rsidRPr="001D58CF">
          <w:rPr>
            <w:rFonts w:ascii="Times New Roman" w:hAnsi="Times New Roman" w:cs="Times New Roman"/>
            <w:b/>
            <w:bCs/>
            <w:i w:val="0"/>
            <w:iCs/>
            <w:sz w:val="28"/>
            <w:szCs w:val="28"/>
            <w:lang w:val="ru-RU"/>
            <w:rPrChange w:id="2006" w:author="Антон Смирнов" w:date="2023-05-24T14:57:00Z">
              <w:rPr/>
            </w:rPrChange>
          </w:rPr>
          <w:t xml:space="preserve">Рисунок </w:t>
        </w:r>
        <w:r w:rsidRPr="001D58CF">
          <w:rPr>
            <w:rFonts w:ascii="Times New Roman" w:hAnsi="Times New Roman" w:cs="Times New Roman"/>
            <w:b/>
            <w:bCs/>
            <w:i w:val="0"/>
            <w:iCs/>
            <w:sz w:val="28"/>
            <w:szCs w:val="28"/>
            <w:rPrChange w:id="2007" w:author="Антон Смирнов" w:date="2023-05-24T14:57:00Z">
              <w:rPr/>
            </w:rPrChange>
          </w:rPr>
          <w:fldChar w:fldCharType="begin"/>
        </w:r>
        <w:r w:rsidRPr="001D58CF">
          <w:rPr>
            <w:rFonts w:ascii="Times New Roman" w:hAnsi="Times New Roman" w:cs="Times New Roman"/>
            <w:b/>
            <w:bCs/>
            <w:i w:val="0"/>
            <w:iCs/>
            <w:sz w:val="28"/>
            <w:szCs w:val="28"/>
            <w:lang w:val="ru-RU"/>
            <w:rPrChange w:id="2008" w:author="Антон Смирнов" w:date="2023-05-24T14:57:00Z">
              <w:rPr/>
            </w:rPrChange>
          </w:rPr>
          <w:instrText xml:space="preserve"> </w:instrText>
        </w:r>
        <w:r w:rsidRPr="001D58CF">
          <w:rPr>
            <w:rFonts w:ascii="Times New Roman" w:hAnsi="Times New Roman" w:cs="Times New Roman"/>
            <w:b/>
            <w:bCs/>
            <w:i w:val="0"/>
            <w:iCs/>
            <w:sz w:val="28"/>
            <w:szCs w:val="28"/>
            <w:rPrChange w:id="2009" w:author="Антон Смирнов" w:date="2023-05-24T14:57:00Z">
              <w:rPr/>
            </w:rPrChange>
          </w:rPr>
          <w:instrText>SEQ</w:instrText>
        </w:r>
        <w:r w:rsidRPr="001D58CF">
          <w:rPr>
            <w:rFonts w:ascii="Times New Roman" w:hAnsi="Times New Roman" w:cs="Times New Roman"/>
            <w:b/>
            <w:bCs/>
            <w:i w:val="0"/>
            <w:iCs/>
            <w:sz w:val="28"/>
            <w:szCs w:val="28"/>
            <w:lang w:val="ru-RU"/>
            <w:rPrChange w:id="2010" w:author="Антон Смирнов" w:date="2023-05-24T14:57:00Z">
              <w:rPr/>
            </w:rPrChange>
          </w:rPr>
          <w:instrText xml:space="preserve"> Рисунок \* </w:instrText>
        </w:r>
        <w:r w:rsidRPr="001D58CF">
          <w:rPr>
            <w:rFonts w:ascii="Times New Roman" w:hAnsi="Times New Roman" w:cs="Times New Roman"/>
            <w:b/>
            <w:bCs/>
            <w:i w:val="0"/>
            <w:iCs/>
            <w:sz w:val="28"/>
            <w:szCs w:val="28"/>
            <w:rPrChange w:id="2011" w:author="Антон Смирнов" w:date="2023-05-24T14:57:00Z">
              <w:rPr/>
            </w:rPrChange>
          </w:rPr>
          <w:instrText>ARABIC</w:instrText>
        </w:r>
        <w:r w:rsidRPr="001D58CF">
          <w:rPr>
            <w:rFonts w:ascii="Times New Roman" w:hAnsi="Times New Roman" w:cs="Times New Roman"/>
            <w:b/>
            <w:bCs/>
            <w:i w:val="0"/>
            <w:iCs/>
            <w:sz w:val="28"/>
            <w:szCs w:val="28"/>
            <w:lang w:val="ru-RU"/>
            <w:rPrChange w:id="2012" w:author="Антон Смирнов" w:date="2023-05-24T14:57:00Z">
              <w:rPr/>
            </w:rPrChange>
          </w:rPr>
          <w:instrText xml:space="preserve"> </w:instrText>
        </w:r>
      </w:ins>
      <w:r w:rsidRPr="001D58CF">
        <w:rPr>
          <w:rFonts w:ascii="Times New Roman" w:hAnsi="Times New Roman" w:cs="Times New Roman"/>
          <w:b/>
          <w:bCs/>
          <w:i w:val="0"/>
          <w:iCs/>
          <w:sz w:val="28"/>
          <w:szCs w:val="28"/>
          <w:rPrChange w:id="2013" w:author="Антон Смирнов" w:date="2023-05-24T14:57:00Z">
            <w:rPr/>
          </w:rPrChange>
        </w:rPr>
        <w:fldChar w:fldCharType="separate"/>
      </w:r>
      <w:ins w:id="2014" w:author="Антон Смирнов" w:date="2023-05-24T14:55:00Z">
        <w:r w:rsidRPr="001D58CF">
          <w:rPr>
            <w:rFonts w:ascii="Times New Roman" w:hAnsi="Times New Roman" w:cs="Times New Roman"/>
            <w:b/>
            <w:bCs/>
            <w:i w:val="0"/>
            <w:iCs/>
            <w:noProof/>
            <w:sz w:val="28"/>
            <w:szCs w:val="28"/>
            <w:lang w:val="ru-RU"/>
            <w:rPrChange w:id="2015" w:author="Антон Смирнов" w:date="2023-05-24T14:57:00Z">
              <w:rPr>
                <w:noProof/>
              </w:rPr>
            </w:rPrChange>
          </w:rPr>
          <w:t>16</w:t>
        </w:r>
        <w:r w:rsidRPr="001D58CF">
          <w:rPr>
            <w:rFonts w:ascii="Times New Roman" w:hAnsi="Times New Roman" w:cs="Times New Roman"/>
            <w:b/>
            <w:bCs/>
            <w:i w:val="0"/>
            <w:iCs/>
            <w:sz w:val="28"/>
            <w:szCs w:val="28"/>
            <w:rPrChange w:id="2016" w:author="Антон Смирнов" w:date="2023-05-24T14:57:00Z">
              <w:rPr/>
            </w:rPrChange>
          </w:rPr>
          <w:fldChar w:fldCharType="end"/>
        </w:r>
        <w:r w:rsidRPr="001D58CF">
          <w:rPr>
            <w:rFonts w:ascii="Times New Roman" w:hAnsi="Times New Roman" w:cs="Times New Roman"/>
            <w:sz w:val="28"/>
            <w:szCs w:val="28"/>
            <w:lang w:val="ru-RU"/>
            <w:rPrChange w:id="2017" w:author="Антон Смирнов" w:date="2023-05-24T14:57:00Z">
              <w:rPr>
                <w:lang w:val="ru-RU"/>
              </w:rPr>
            </w:rPrChange>
          </w:rPr>
          <w:t xml:space="preserve">. </w:t>
        </w:r>
      </w:ins>
      <w:ins w:id="2018" w:author="Антон Смирнов" w:date="2023-05-24T14:56:00Z">
        <w:r w:rsidRPr="001D58CF">
          <w:rPr>
            <w:rFonts w:ascii="Times New Roman" w:hAnsi="Times New Roman" w:cs="Times New Roman"/>
            <w:i w:val="0"/>
            <w:sz w:val="28"/>
            <w:szCs w:val="28"/>
            <w:lang w:val="ru-RU"/>
            <w:rPrChange w:id="2019" w:author="Антон Смирнов" w:date="2023-05-24T14:57:00Z">
              <w:rPr>
                <w:rFonts w:cs="Times New Roman"/>
                <w:szCs w:val="28"/>
                <w:lang w:val="ru-RU"/>
              </w:rPr>
            </w:rPrChange>
          </w:rPr>
          <w:t xml:space="preserve">Зависимость </w:t>
        </w:r>
      </w:ins>
      <w:ins w:id="2020" w:author="Антон Смирнов" w:date="2023-05-24T14:57:00Z">
        <w:r w:rsidRPr="001D58CF">
          <w:rPr>
            <w:rFonts w:ascii="Times New Roman" w:hAnsi="Times New Roman" w:cs="Times New Roman"/>
            <w:i w:val="0"/>
            <w:sz w:val="28"/>
            <w:szCs w:val="28"/>
            <w:lang w:val="ru-RU"/>
            <w:rPrChange w:id="2021" w:author="Антон Смирнов" w:date="2023-05-24T14:57:00Z">
              <w:rPr>
                <w:rFonts w:cs="Times New Roman"/>
                <w:i/>
                <w:szCs w:val="28"/>
                <w:lang w:val="ru-RU"/>
              </w:rPr>
            </w:rPrChange>
          </w:rPr>
          <w:t xml:space="preserve">медианы </w:t>
        </w:r>
      </w:ins>
      <w:ins w:id="2022" w:author="Антон Смирнов" w:date="2023-05-24T14:56:00Z">
        <w:r w:rsidRPr="001D58CF">
          <w:rPr>
            <w:rFonts w:ascii="Times New Roman" w:hAnsi="Times New Roman" w:cs="Times New Roman"/>
            <w:i w:val="0"/>
            <w:sz w:val="28"/>
            <w:szCs w:val="28"/>
            <w:lang w:val="ru-RU"/>
            <w:rPrChange w:id="2023" w:author="Антон Смирнов" w:date="2023-05-24T14:57:00Z">
              <w:rPr>
                <w:rFonts w:cs="Times New Roman"/>
                <w:szCs w:val="28"/>
                <w:lang w:val="ru-RU"/>
              </w:rPr>
            </w:rPrChange>
          </w:rPr>
          <w:t xml:space="preserve">метрики внутренней оценки </w:t>
        </w:r>
      </w:ins>
      <w:ins w:id="2024" w:author="Антон Смирнов" w:date="2023-05-24T15:13:00Z">
        <w:r w:rsidR="00155230" w:rsidRPr="00177580">
          <w:rPr>
            <w:rFonts w:ascii="Times New Roman" w:hAnsi="Times New Roman" w:cs="Times New Roman"/>
            <w:i w:val="0"/>
            <w:iCs/>
            <w:sz w:val="28"/>
            <w:szCs w:val="28"/>
            <w:lang w:val="ru-RU"/>
          </w:rPr>
          <w:t xml:space="preserve">качества моделей </w:t>
        </w:r>
        <w:r w:rsidR="00155230">
          <w:rPr>
            <w:rFonts w:ascii="Times New Roman" w:hAnsi="Times New Roman" w:cs="Times New Roman"/>
            <w:i w:val="0"/>
            <w:iCs/>
            <w:sz w:val="28"/>
            <w:szCs w:val="28"/>
            <w:lang w:val="ru-RU"/>
          </w:rPr>
          <w:t xml:space="preserve">прогноза связывания с </w:t>
        </w:r>
        <w:r w:rsidR="00155230">
          <w:rPr>
            <w:rFonts w:ascii="Times New Roman" w:hAnsi="Times New Roman" w:cs="Times New Roman"/>
            <w:i w:val="0"/>
            <w:iCs/>
            <w:sz w:val="28"/>
            <w:szCs w:val="28"/>
          </w:rPr>
          <w:t>HLA</w:t>
        </w:r>
        <w:r w:rsidR="00155230" w:rsidRPr="00177580">
          <w:rPr>
            <w:rFonts w:ascii="Times New Roman" w:hAnsi="Times New Roman" w:cs="Times New Roman"/>
            <w:i w:val="0"/>
            <w:iCs/>
            <w:sz w:val="28"/>
            <w:szCs w:val="28"/>
            <w:lang w:val="ru-RU"/>
          </w:rPr>
          <w:t xml:space="preserve"> </w:t>
        </w:r>
        <w:r w:rsidR="00155230">
          <w:rPr>
            <w:rFonts w:ascii="Times New Roman" w:hAnsi="Times New Roman" w:cs="Times New Roman"/>
            <w:i w:val="0"/>
            <w:iCs/>
            <w:sz w:val="28"/>
            <w:szCs w:val="28"/>
          </w:rPr>
          <w:t>I</w:t>
        </w:r>
      </w:ins>
      <w:ins w:id="2025" w:author="Антон Смирнов" w:date="2023-05-24T14:56:00Z">
        <w:r w:rsidRPr="001D58CF">
          <w:rPr>
            <w:rFonts w:ascii="Times New Roman" w:hAnsi="Times New Roman" w:cs="Times New Roman"/>
            <w:i w:val="0"/>
            <w:sz w:val="28"/>
            <w:szCs w:val="28"/>
            <w:lang w:val="ru-RU"/>
            <w:rPrChange w:id="2026" w:author="Антон Смирнов" w:date="2023-05-24T14:57:00Z">
              <w:rPr>
                <w:rFonts w:cs="Times New Roman"/>
                <w:szCs w:val="28"/>
                <w:lang w:val="ru-RU"/>
              </w:rPr>
            </w:rPrChange>
          </w:rPr>
          <w:t xml:space="preserve"> </w:t>
        </w:r>
        <w:r w:rsidRPr="001D58CF">
          <w:rPr>
            <w:rFonts w:ascii="Times New Roman" w:hAnsi="Times New Roman" w:cs="Times New Roman"/>
            <w:i w:val="0"/>
            <w:sz w:val="28"/>
            <w:szCs w:val="28"/>
            <w:lang w:val="ru-RU"/>
            <w:rPrChange w:id="2027" w:author="Антон Смирнов" w:date="2023-05-24T14:57:00Z">
              <w:rPr>
                <w:rFonts w:cs="Times New Roman"/>
                <w:szCs w:val="28"/>
                <w:lang w:val="ru-RU"/>
              </w:rPr>
            </w:rPrChange>
          </w:rPr>
          <w:t>от уровня MNA для различных разбиений исходного набора данных.</w:t>
        </w:r>
      </w:ins>
    </w:p>
    <w:p w14:paraId="4F679EB0" w14:textId="77777777" w:rsidR="001D58CF" w:rsidRDefault="001D58CF" w:rsidP="001D58CF">
      <w:pPr>
        <w:pStyle w:val="a0"/>
        <w:keepNext/>
        <w:rPr>
          <w:ins w:id="2028" w:author="Антон Смирнов" w:date="2023-05-24T14:55:00Z"/>
        </w:rPr>
        <w:pPrChange w:id="2029" w:author="Антон Смирнов" w:date="2023-05-24T14:55:00Z">
          <w:pPr>
            <w:pStyle w:val="a0"/>
          </w:pPr>
        </w:pPrChange>
      </w:pPr>
      <w:ins w:id="2030" w:author="Антон Смирнов" w:date="2023-05-24T14:51:00Z">
        <w:r>
          <w:rPr>
            <w:noProof/>
            <w:lang w:val="ru-RU"/>
          </w:rPr>
          <w:lastRenderedPageBreak/>
          <w:drawing>
            <wp:inline distT="0" distB="0" distL="0" distR="0" wp14:anchorId="7E87EE96" wp14:editId="3CF2489A">
              <wp:extent cx="5848350" cy="43910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ins>
    </w:p>
    <w:p w14:paraId="28517437" w14:textId="3FCB7434" w:rsidR="001D58CF" w:rsidRPr="001D58CF" w:rsidRDefault="001D58CF" w:rsidP="001D58CF">
      <w:pPr>
        <w:pStyle w:val="afa"/>
        <w:spacing w:line="360" w:lineRule="auto"/>
        <w:jc w:val="both"/>
        <w:rPr>
          <w:ins w:id="2031" w:author="Антон Смирнов" w:date="2023-05-24T14:43:00Z"/>
          <w:rFonts w:ascii="Times New Roman" w:hAnsi="Times New Roman" w:cs="Times New Roman"/>
          <w:i w:val="0"/>
          <w:iCs/>
          <w:sz w:val="28"/>
          <w:szCs w:val="28"/>
          <w:lang w:val="ru-RU"/>
          <w:rPrChange w:id="2032" w:author="Антон Смирнов" w:date="2023-05-24T14:57:00Z">
            <w:rPr>
              <w:ins w:id="2033" w:author="Антон Смирнов" w:date="2023-05-24T14:43:00Z"/>
              <w:lang w:val="ru-RU"/>
            </w:rPr>
          </w:rPrChange>
        </w:rPr>
        <w:pPrChange w:id="2034" w:author="Антон Смирнов" w:date="2023-05-24T14:57:00Z">
          <w:pPr>
            <w:pStyle w:val="a0"/>
          </w:pPr>
        </w:pPrChange>
      </w:pPr>
      <w:ins w:id="2035" w:author="Антон Смирнов" w:date="2023-05-24T14:55:00Z">
        <w:r w:rsidRPr="001D58CF">
          <w:rPr>
            <w:rFonts w:ascii="Times New Roman" w:hAnsi="Times New Roman" w:cs="Times New Roman"/>
            <w:b/>
            <w:bCs/>
            <w:i w:val="0"/>
            <w:iCs/>
            <w:sz w:val="28"/>
            <w:szCs w:val="28"/>
            <w:lang w:val="ru-RU"/>
            <w:rPrChange w:id="2036" w:author="Антон Смирнов" w:date="2023-05-24T14:57:00Z">
              <w:rPr/>
            </w:rPrChange>
          </w:rPr>
          <w:t xml:space="preserve">Рисунок </w:t>
        </w:r>
        <w:r w:rsidRPr="001D58CF">
          <w:rPr>
            <w:rFonts w:ascii="Times New Roman" w:hAnsi="Times New Roman" w:cs="Times New Roman"/>
            <w:b/>
            <w:bCs/>
            <w:i w:val="0"/>
            <w:iCs/>
            <w:sz w:val="28"/>
            <w:szCs w:val="28"/>
            <w:rPrChange w:id="2037" w:author="Антон Смирнов" w:date="2023-05-24T14:57:00Z">
              <w:rPr/>
            </w:rPrChange>
          </w:rPr>
          <w:fldChar w:fldCharType="begin"/>
        </w:r>
        <w:r w:rsidRPr="001D58CF">
          <w:rPr>
            <w:rFonts w:ascii="Times New Roman" w:hAnsi="Times New Roman" w:cs="Times New Roman"/>
            <w:b/>
            <w:bCs/>
            <w:i w:val="0"/>
            <w:iCs/>
            <w:sz w:val="28"/>
            <w:szCs w:val="28"/>
            <w:lang w:val="ru-RU"/>
            <w:rPrChange w:id="2038" w:author="Антон Смирнов" w:date="2023-05-24T14:57:00Z">
              <w:rPr/>
            </w:rPrChange>
          </w:rPr>
          <w:instrText xml:space="preserve"> </w:instrText>
        </w:r>
        <w:r w:rsidRPr="001D58CF">
          <w:rPr>
            <w:rFonts w:ascii="Times New Roman" w:hAnsi="Times New Roman" w:cs="Times New Roman"/>
            <w:b/>
            <w:bCs/>
            <w:i w:val="0"/>
            <w:iCs/>
            <w:sz w:val="28"/>
            <w:szCs w:val="28"/>
            <w:rPrChange w:id="2039" w:author="Антон Смирнов" w:date="2023-05-24T14:57:00Z">
              <w:rPr/>
            </w:rPrChange>
          </w:rPr>
          <w:instrText>SEQ</w:instrText>
        </w:r>
        <w:r w:rsidRPr="001D58CF">
          <w:rPr>
            <w:rFonts w:ascii="Times New Roman" w:hAnsi="Times New Roman" w:cs="Times New Roman"/>
            <w:b/>
            <w:bCs/>
            <w:i w:val="0"/>
            <w:iCs/>
            <w:sz w:val="28"/>
            <w:szCs w:val="28"/>
            <w:lang w:val="ru-RU"/>
            <w:rPrChange w:id="2040" w:author="Антон Смирнов" w:date="2023-05-24T14:57:00Z">
              <w:rPr/>
            </w:rPrChange>
          </w:rPr>
          <w:instrText xml:space="preserve"> Рисунок \* </w:instrText>
        </w:r>
        <w:r w:rsidRPr="001D58CF">
          <w:rPr>
            <w:rFonts w:ascii="Times New Roman" w:hAnsi="Times New Roman" w:cs="Times New Roman"/>
            <w:b/>
            <w:bCs/>
            <w:i w:val="0"/>
            <w:iCs/>
            <w:sz w:val="28"/>
            <w:szCs w:val="28"/>
            <w:rPrChange w:id="2041" w:author="Антон Смирнов" w:date="2023-05-24T14:57:00Z">
              <w:rPr/>
            </w:rPrChange>
          </w:rPr>
          <w:instrText>ARABIC</w:instrText>
        </w:r>
        <w:r w:rsidRPr="001D58CF">
          <w:rPr>
            <w:rFonts w:ascii="Times New Roman" w:hAnsi="Times New Roman" w:cs="Times New Roman"/>
            <w:b/>
            <w:bCs/>
            <w:i w:val="0"/>
            <w:iCs/>
            <w:sz w:val="28"/>
            <w:szCs w:val="28"/>
            <w:lang w:val="ru-RU"/>
            <w:rPrChange w:id="2042" w:author="Антон Смирнов" w:date="2023-05-24T14:57:00Z">
              <w:rPr/>
            </w:rPrChange>
          </w:rPr>
          <w:instrText xml:space="preserve"> </w:instrText>
        </w:r>
      </w:ins>
      <w:r w:rsidRPr="001D58CF">
        <w:rPr>
          <w:rFonts w:ascii="Times New Roman" w:hAnsi="Times New Roman" w:cs="Times New Roman"/>
          <w:b/>
          <w:bCs/>
          <w:i w:val="0"/>
          <w:iCs/>
          <w:sz w:val="28"/>
          <w:szCs w:val="28"/>
          <w:rPrChange w:id="2043" w:author="Антон Смирнов" w:date="2023-05-24T14:57:00Z">
            <w:rPr/>
          </w:rPrChange>
        </w:rPr>
        <w:fldChar w:fldCharType="separate"/>
      </w:r>
      <w:ins w:id="2044" w:author="Антон Смирнов" w:date="2023-05-24T14:55:00Z">
        <w:r w:rsidRPr="001D58CF">
          <w:rPr>
            <w:rFonts w:ascii="Times New Roman" w:hAnsi="Times New Roman" w:cs="Times New Roman"/>
            <w:b/>
            <w:bCs/>
            <w:i w:val="0"/>
            <w:iCs/>
            <w:noProof/>
            <w:sz w:val="28"/>
            <w:szCs w:val="28"/>
            <w:lang w:val="ru-RU"/>
            <w:rPrChange w:id="2045" w:author="Антон Смирнов" w:date="2023-05-24T14:57:00Z">
              <w:rPr>
                <w:noProof/>
              </w:rPr>
            </w:rPrChange>
          </w:rPr>
          <w:t>17</w:t>
        </w:r>
        <w:r w:rsidRPr="001D58CF">
          <w:rPr>
            <w:rFonts w:ascii="Times New Roman" w:hAnsi="Times New Roman" w:cs="Times New Roman"/>
            <w:b/>
            <w:bCs/>
            <w:i w:val="0"/>
            <w:iCs/>
            <w:sz w:val="28"/>
            <w:szCs w:val="28"/>
            <w:rPrChange w:id="2046" w:author="Антон Смирнов" w:date="2023-05-24T14:57:00Z">
              <w:rPr/>
            </w:rPrChange>
          </w:rPr>
          <w:fldChar w:fldCharType="end"/>
        </w:r>
      </w:ins>
      <w:ins w:id="2047" w:author="Антон Смирнов" w:date="2023-05-24T14:56:00Z">
        <w:r w:rsidRPr="001D58CF">
          <w:rPr>
            <w:rFonts w:ascii="Times New Roman" w:hAnsi="Times New Roman" w:cs="Times New Roman"/>
            <w:i w:val="0"/>
            <w:iCs/>
            <w:sz w:val="28"/>
            <w:szCs w:val="28"/>
            <w:lang w:val="ru-RU"/>
            <w:rPrChange w:id="2048" w:author="Антон Смирнов" w:date="2023-05-24T14:57:00Z">
              <w:rPr>
                <w:lang w:val="ru-RU"/>
              </w:rPr>
            </w:rPrChange>
          </w:rPr>
          <w:t xml:space="preserve">. </w:t>
        </w:r>
        <w:r w:rsidRPr="001D58CF">
          <w:rPr>
            <w:rFonts w:ascii="Times New Roman" w:hAnsi="Times New Roman" w:cs="Times New Roman"/>
            <w:i w:val="0"/>
            <w:iCs/>
            <w:sz w:val="28"/>
            <w:szCs w:val="28"/>
            <w:lang w:val="ru-RU"/>
            <w:rPrChange w:id="2049" w:author="Антон Смирнов" w:date="2023-05-24T14:57:00Z">
              <w:rPr>
                <w:rFonts w:cs="Times New Roman"/>
                <w:iCs/>
                <w:szCs w:val="28"/>
                <w:lang w:val="ru-RU"/>
              </w:rPr>
            </w:rPrChange>
          </w:rPr>
          <w:t>Зависимость</w:t>
        </w:r>
        <w:r w:rsidRPr="001D58CF">
          <w:rPr>
            <w:rFonts w:ascii="Times New Roman" w:hAnsi="Times New Roman" w:cs="Times New Roman"/>
            <w:i w:val="0"/>
            <w:iCs/>
            <w:sz w:val="28"/>
            <w:szCs w:val="28"/>
            <w:lang w:val="ru-RU"/>
            <w:rPrChange w:id="2050" w:author="Антон Смирнов" w:date="2023-05-24T14:57:00Z">
              <w:rPr>
                <w:rFonts w:cs="Times New Roman"/>
                <w:i/>
                <w:iCs/>
                <w:szCs w:val="28"/>
                <w:lang w:val="ru-RU"/>
              </w:rPr>
            </w:rPrChange>
          </w:rPr>
          <w:t xml:space="preserve"> медианы</w:t>
        </w:r>
        <w:r w:rsidRPr="001D58CF">
          <w:rPr>
            <w:rFonts w:ascii="Times New Roman" w:hAnsi="Times New Roman" w:cs="Times New Roman"/>
            <w:i w:val="0"/>
            <w:iCs/>
            <w:sz w:val="28"/>
            <w:szCs w:val="28"/>
            <w:lang w:val="ru-RU"/>
            <w:rPrChange w:id="2051" w:author="Антон Смирнов" w:date="2023-05-24T14:57:00Z">
              <w:rPr>
                <w:rFonts w:cs="Times New Roman"/>
                <w:iCs/>
                <w:szCs w:val="28"/>
                <w:lang w:val="ru-RU"/>
              </w:rPr>
            </w:rPrChange>
          </w:rPr>
          <w:t xml:space="preserve"> метрики </w:t>
        </w:r>
        <w:r w:rsidRPr="001D58CF">
          <w:rPr>
            <w:rFonts w:ascii="Times New Roman" w:hAnsi="Times New Roman" w:cs="Times New Roman"/>
            <w:i w:val="0"/>
            <w:iCs/>
            <w:sz w:val="28"/>
            <w:szCs w:val="28"/>
            <w:lang w:val="ru-RU"/>
            <w:rPrChange w:id="2052" w:author="Антон Смирнов" w:date="2023-05-24T14:57:00Z">
              <w:rPr>
                <w:rFonts w:cs="Times New Roman"/>
                <w:iCs/>
                <w:szCs w:val="28"/>
                <w:lang w:val="ru-RU"/>
              </w:rPr>
            </w:rPrChange>
          </w:rPr>
          <w:t>внешней</w:t>
        </w:r>
        <w:r w:rsidRPr="001D58CF">
          <w:rPr>
            <w:rFonts w:ascii="Times New Roman" w:hAnsi="Times New Roman" w:cs="Times New Roman"/>
            <w:i w:val="0"/>
            <w:iCs/>
            <w:sz w:val="28"/>
            <w:szCs w:val="28"/>
            <w:lang w:val="ru-RU"/>
            <w:rPrChange w:id="2053" w:author="Антон Смирнов" w:date="2023-05-24T14:57:00Z">
              <w:rPr>
                <w:rFonts w:cs="Times New Roman"/>
                <w:iCs/>
                <w:szCs w:val="28"/>
                <w:lang w:val="ru-RU"/>
              </w:rPr>
            </w:rPrChange>
          </w:rPr>
          <w:t xml:space="preserve"> оценки качества моделей </w:t>
        </w:r>
      </w:ins>
      <w:ins w:id="2054" w:author="Антон Смирнов" w:date="2023-05-24T15:13:00Z">
        <w:r w:rsidR="00155230">
          <w:rPr>
            <w:rFonts w:ascii="Times New Roman" w:hAnsi="Times New Roman" w:cs="Times New Roman"/>
            <w:i w:val="0"/>
            <w:iCs/>
            <w:sz w:val="28"/>
            <w:szCs w:val="28"/>
            <w:lang w:val="ru-RU"/>
          </w:rPr>
          <w:t xml:space="preserve">прогноза связывания с </w:t>
        </w:r>
        <w:r w:rsidR="00155230">
          <w:rPr>
            <w:rFonts w:ascii="Times New Roman" w:hAnsi="Times New Roman" w:cs="Times New Roman"/>
            <w:i w:val="0"/>
            <w:iCs/>
            <w:sz w:val="28"/>
            <w:szCs w:val="28"/>
          </w:rPr>
          <w:t>HLA</w:t>
        </w:r>
        <w:r w:rsidR="00155230" w:rsidRPr="00155230">
          <w:rPr>
            <w:rFonts w:ascii="Times New Roman" w:hAnsi="Times New Roman" w:cs="Times New Roman"/>
            <w:i w:val="0"/>
            <w:iCs/>
            <w:sz w:val="28"/>
            <w:szCs w:val="28"/>
            <w:lang w:val="ru-RU"/>
            <w:rPrChange w:id="2055" w:author="Антон Смирнов" w:date="2023-05-24T15:13:00Z">
              <w:rPr>
                <w:rFonts w:cs="Times New Roman"/>
                <w:i/>
                <w:iCs/>
                <w:szCs w:val="28"/>
              </w:rPr>
            </w:rPrChange>
          </w:rPr>
          <w:t xml:space="preserve"> </w:t>
        </w:r>
        <w:r w:rsidR="00155230">
          <w:rPr>
            <w:rFonts w:ascii="Times New Roman" w:hAnsi="Times New Roman" w:cs="Times New Roman"/>
            <w:i w:val="0"/>
            <w:iCs/>
            <w:sz w:val="28"/>
            <w:szCs w:val="28"/>
          </w:rPr>
          <w:t>I</w:t>
        </w:r>
      </w:ins>
      <w:ins w:id="2056" w:author="Антон Смирнов" w:date="2023-05-24T14:56:00Z">
        <w:r w:rsidRPr="001D58CF">
          <w:rPr>
            <w:rFonts w:ascii="Times New Roman" w:hAnsi="Times New Roman" w:cs="Times New Roman"/>
            <w:i w:val="0"/>
            <w:iCs/>
            <w:sz w:val="28"/>
            <w:szCs w:val="28"/>
            <w:lang w:val="ru-RU"/>
            <w:rPrChange w:id="2057" w:author="Антон Смирнов" w:date="2023-05-24T14:57:00Z">
              <w:rPr>
                <w:rFonts w:cs="Times New Roman"/>
                <w:iCs/>
                <w:szCs w:val="28"/>
                <w:lang w:val="ru-RU"/>
              </w:rPr>
            </w:rPrChange>
          </w:rPr>
          <w:t xml:space="preserve"> от уровня MNA</w:t>
        </w:r>
        <w:r w:rsidRPr="001D58CF">
          <w:rPr>
            <w:rFonts w:ascii="Times New Roman" w:hAnsi="Times New Roman" w:cs="Times New Roman"/>
            <w:i w:val="0"/>
            <w:iCs/>
            <w:sz w:val="28"/>
            <w:szCs w:val="28"/>
            <w:lang w:val="ru-RU"/>
            <w:rPrChange w:id="2058" w:author="Антон Смирнов" w:date="2023-05-24T14:57:00Z">
              <w:rPr>
                <w:rFonts w:cs="Times New Roman"/>
                <w:i/>
                <w:iCs/>
                <w:szCs w:val="28"/>
                <w:lang w:val="ru-RU"/>
              </w:rPr>
            </w:rPrChange>
          </w:rPr>
          <w:t xml:space="preserve"> дескрипторов</w:t>
        </w:r>
        <w:r w:rsidRPr="001D58CF">
          <w:rPr>
            <w:rFonts w:ascii="Times New Roman" w:hAnsi="Times New Roman" w:cs="Times New Roman"/>
            <w:i w:val="0"/>
            <w:iCs/>
            <w:sz w:val="28"/>
            <w:szCs w:val="28"/>
            <w:lang w:val="ru-RU"/>
            <w:rPrChange w:id="2059" w:author="Антон Смирнов" w:date="2023-05-24T14:57:00Z">
              <w:rPr>
                <w:rFonts w:cs="Times New Roman"/>
                <w:iCs/>
                <w:szCs w:val="28"/>
                <w:lang w:val="ru-RU"/>
              </w:rPr>
            </w:rPrChange>
          </w:rPr>
          <w:t>.</w:t>
        </w:r>
      </w:ins>
    </w:p>
    <w:p w14:paraId="36F4BAEE" w14:textId="64D62589" w:rsidR="00E75D60" w:rsidRDefault="001D58CF" w:rsidP="001D58CF">
      <w:pPr>
        <w:pStyle w:val="afa"/>
        <w:spacing w:line="360" w:lineRule="auto"/>
        <w:ind w:firstLine="720"/>
        <w:jc w:val="both"/>
        <w:rPr>
          <w:ins w:id="2060" w:author="Антон Смирнов" w:date="2023-05-24T15:03:00Z"/>
          <w:rFonts w:ascii="Times New Roman" w:hAnsi="Times New Roman" w:cs="Times New Roman"/>
          <w:i w:val="0"/>
          <w:iCs/>
          <w:sz w:val="28"/>
          <w:szCs w:val="28"/>
          <w:lang w:val="ru-RU"/>
        </w:rPr>
      </w:pPr>
      <w:ins w:id="2061" w:author="Антон Смирнов" w:date="2023-05-24T14:58:00Z">
        <w:r>
          <w:rPr>
            <w:rFonts w:ascii="Times New Roman" w:hAnsi="Times New Roman" w:cs="Times New Roman"/>
            <w:i w:val="0"/>
            <w:iCs/>
            <w:sz w:val="28"/>
            <w:szCs w:val="28"/>
            <w:lang w:val="ru-RU"/>
          </w:rPr>
          <w:t xml:space="preserve">Оптимальным был выбран шестой уровень </w:t>
        </w:r>
        <w:r>
          <w:rPr>
            <w:rFonts w:ascii="Times New Roman" w:hAnsi="Times New Roman" w:cs="Times New Roman"/>
            <w:i w:val="0"/>
            <w:iCs/>
            <w:sz w:val="28"/>
            <w:szCs w:val="28"/>
          </w:rPr>
          <w:t>MNA</w:t>
        </w:r>
        <w:r w:rsidRPr="00177580">
          <w:rPr>
            <w:rFonts w:ascii="Times New Roman" w:hAnsi="Times New Roman" w:cs="Times New Roman"/>
            <w:i w:val="0"/>
            <w:iCs/>
            <w:sz w:val="28"/>
            <w:szCs w:val="28"/>
            <w:lang w:val="ru-RU"/>
          </w:rPr>
          <w:t xml:space="preserve"> </w:t>
        </w:r>
        <w:r>
          <w:rPr>
            <w:rFonts w:ascii="Times New Roman" w:hAnsi="Times New Roman" w:cs="Times New Roman"/>
            <w:i w:val="0"/>
            <w:iCs/>
            <w:sz w:val="28"/>
            <w:szCs w:val="28"/>
            <w:lang w:val="ru-RU"/>
          </w:rPr>
          <w:t>дескрипторов</w:t>
        </w:r>
      </w:ins>
      <w:ins w:id="2062" w:author="Антон Смирнов" w:date="2023-05-24T15:00:00Z">
        <w:r w:rsidR="007E001C">
          <w:rPr>
            <w:rFonts w:ascii="Times New Roman" w:hAnsi="Times New Roman" w:cs="Times New Roman"/>
            <w:i w:val="0"/>
            <w:iCs/>
            <w:sz w:val="28"/>
            <w:szCs w:val="28"/>
            <w:lang w:val="ru-RU"/>
          </w:rPr>
          <w:t xml:space="preserve">: модель с таким уровнем </w:t>
        </w:r>
      </w:ins>
      <w:ins w:id="2063" w:author="Антон Смирнов" w:date="2023-05-24T15:01:00Z">
        <w:r w:rsidR="007E001C">
          <w:rPr>
            <w:rFonts w:ascii="Times New Roman" w:hAnsi="Times New Roman" w:cs="Times New Roman"/>
            <w:i w:val="0"/>
            <w:iCs/>
            <w:sz w:val="28"/>
            <w:szCs w:val="28"/>
            <w:lang w:val="ru-RU"/>
          </w:rPr>
          <w:t>дескрипторов обладает максимальной медианой как метрики внутреннего качества, так и медианы</w:t>
        </w:r>
      </w:ins>
      <w:ins w:id="2064" w:author="Антон Смирнов" w:date="2023-05-24T14:58:00Z">
        <w:r>
          <w:rPr>
            <w:rFonts w:ascii="Times New Roman" w:hAnsi="Times New Roman" w:cs="Times New Roman"/>
            <w:i w:val="0"/>
            <w:iCs/>
            <w:sz w:val="28"/>
            <w:szCs w:val="28"/>
            <w:lang w:val="ru-RU"/>
          </w:rPr>
          <w:t xml:space="preserve">. Дальнейшее </w:t>
        </w:r>
      </w:ins>
      <w:ins w:id="2065" w:author="Антон Смирнов" w:date="2023-05-24T15:02:00Z">
        <w:r w:rsidR="007E001C">
          <w:rPr>
            <w:rFonts w:ascii="Times New Roman" w:hAnsi="Times New Roman" w:cs="Times New Roman"/>
            <w:i w:val="0"/>
            <w:iCs/>
            <w:sz w:val="28"/>
            <w:szCs w:val="28"/>
            <w:lang w:val="ru-RU"/>
          </w:rPr>
          <w:t>уменьшении</w:t>
        </w:r>
      </w:ins>
      <w:ins w:id="2066" w:author="Антон Смирнов" w:date="2023-05-24T14:58:00Z">
        <w:r>
          <w:rPr>
            <w:rFonts w:ascii="Times New Roman" w:hAnsi="Times New Roman" w:cs="Times New Roman"/>
            <w:i w:val="0"/>
            <w:iCs/>
            <w:sz w:val="28"/>
            <w:szCs w:val="28"/>
            <w:lang w:val="ru-RU"/>
          </w:rPr>
          <w:t xml:space="preserve"> метрик</w:t>
        </w:r>
      </w:ins>
      <w:ins w:id="2067" w:author="Антон Смирнов" w:date="2023-05-24T15:03:00Z">
        <w:r w:rsidR="007E001C">
          <w:rPr>
            <w:rFonts w:ascii="Times New Roman" w:hAnsi="Times New Roman" w:cs="Times New Roman"/>
            <w:i w:val="0"/>
            <w:iCs/>
            <w:sz w:val="28"/>
            <w:szCs w:val="28"/>
            <w:lang w:val="ru-RU"/>
          </w:rPr>
          <w:t xml:space="preserve"> на</w:t>
        </w:r>
      </w:ins>
      <w:ins w:id="2068" w:author="Антон Смирнов" w:date="2023-05-24T14:58:00Z">
        <w:r>
          <w:rPr>
            <w:rFonts w:ascii="Times New Roman" w:hAnsi="Times New Roman" w:cs="Times New Roman"/>
            <w:i w:val="0"/>
            <w:iCs/>
            <w:sz w:val="28"/>
            <w:szCs w:val="28"/>
            <w:lang w:val="ru-RU"/>
          </w:rPr>
          <w:t xml:space="preserve"> высоких уровнях может быть следствием переобучения моделей.</w:t>
        </w:r>
      </w:ins>
      <w:ins w:id="2069" w:author="Антон Смирнов" w:date="2023-05-24T15:14:00Z">
        <w:r w:rsidR="005D40A1" w:rsidRPr="005D40A1">
          <w:rPr>
            <w:lang w:val="ru-RU"/>
            <w:rPrChange w:id="2070" w:author="Антон Смирнов" w:date="2023-05-24T15:14:00Z">
              <w:rPr/>
            </w:rPrChange>
          </w:rPr>
          <w:t xml:space="preserve"> </w:t>
        </w:r>
        <w:r w:rsidR="005D40A1" w:rsidRPr="005D40A1">
          <w:rPr>
            <w:rFonts w:ascii="Times New Roman" w:hAnsi="Times New Roman" w:cs="Times New Roman"/>
            <w:i w:val="0"/>
            <w:iCs/>
            <w:sz w:val="28"/>
            <w:szCs w:val="28"/>
            <w:lang w:val="ru-RU"/>
          </w:rPr>
          <w:t>Количество активных пептидов для каждой аллели представлено в Приложении 1</w:t>
        </w:r>
        <w:r w:rsidR="005D40A1" w:rsidRPr="005D40A1">
          <w:rPr>
            <w:rFonts w:ascii="Times New Roman" w:hAnsi="Times New Roman" w:cs="Times New Roman"/>
            <w:i w:val="0"/>
            <w:iCs/>
            <w:sz w:val="28"/>
            <w:szCs w:val="28"/>
            <w:lang w:val="ru-RU"/>
            <w:rPrChange w:id="2071" w:author="Антон Смирнов" w:date="2023-05-24T15:14:00Z">
              <w:rPr>
                <w:rFonts w:ascii="Times New Roman" w:hAnsi="Times New Roman" w:cs="Times New Roman"/>
                <w:i w:val="0"/>
                <w:iCs/>
                <w:sz w:val="28"/>
                <w:szCs w:val="28"/>
              </w:rPr>
            </w:rPrChange>
          </w:rPr>
          <w:t>.</w:t>
        </w:r>
      </w:ins>
      <w:ins w:id="2072" w:author="Антон Смирнов" w:date="2023-05-24T14:58:00Z">
        <w:r>
          <w:rPr>
            <w:rFonts w:ascii="Times New Roman" w:hAnsi="Times New Roman" w:cs="Times New Roman"/>
            <w:i w:val="0"/>
            <w:iCs/>
            <w:sz w:val="28"/>
            <w:szCs w:val="28"/>
            <w:lang w:val="ru-RU"/>
          </w:rPr>
          <w:t xml:space="preserve"> Статистические характеристики модели, построенной с использованием шестого уровня </w:t>
        </w:r>
        <w:r>
          <w:rPr>
            <w:rFonts w:ascii="Times New Roman" w:hAnsi="Times New Roman" w:cs="Times New Roman"/>
            <w:i w:val="0"/>
            <w:iCs/>
            <w:sz w:val="28"/>
            <w:szCs w:val="28"/>
          </w:rPr>
          <w:t>MNA</w:t>
        </w:r>
        <w:r w:rsidRPr="00177580">
          <w:rPr>
            <w:rFonts w:ascii="Times New Roman" w:hAnsi="Times New Roman" w:cs="Times New Roman"/>
            <w:i w:val="0"/>
            <w:iCs/>
            <w:sz w:val="28"/>
            <w:szCs w:val="28"/>
            <w:lang w:val="ru-RU"/>
          </w:rPr>
          <w:t xml:space="preserve"> </w:t>
        </w:r>
        <w:r>
          <w:rPr>
            <w:rFonts w:ascii="Times New Roman" w:hAnsi="Times New Roman" w:cs="Times New Roman"/>
            <w:i w:val="0"/>
            <w:iCs/>
            <w:sz w:val="28"/>
            <w:szCs w:val="28"/>
            <w:lang w:val="ru-RU"/>
          </w:rPr>
          <w:t xml:space="preserve">дескрипторов представлена в таблице </w:t>
        </w:r>
      </w:ins>
      <w:ins w:id="2073" w:author="Антон Смирнов" w:date="2023-05-24T15:03:00Z">
        <w:r w:rsidR="007E001C">
          <w:rPr>
            <w:rFonts w:ascii="Times New Roman" w:hAnsi="Times New Roman" w:cs="Times New Roman"/>
            <w:i w:val="0"/>
            <w:iCs/>
            <w:sz w:val="28"/>
            <w:szCs w:val="28"/>
            <w:lang w:val="ru-RU"/>
          </w:rPr>
          <w:t>7</w:t>
        </w:r>
      </w:ins>
      <w:ins w:id="2074" w:author="Антон Смирнов" w:date="2023-05-24T14:58:00Z">
        <w:r w:rsidRPr="00177580">
          <w:rPr>
            <w:rFonts w:ascii="Times New Roman" w:hAnsi="Times New Roman" w:cs="Times New Roman"/>
            <w:i w:val="0"/>
            <w:iCs/>
            <w:sz w:val="28"/>
            <w:szCs w:val="28"/>
            <w:lang w:val="ru-RU"/>
          </w:rPr>
          <w:t>.</w:t>
        </w:r>
      </w:ins>
    </w:p>
    <w:p w14:paraId="3FB5D22C" w14:textId="12645A31" w:rsidR="007E001C" w:rsidRPr="007E001C" w:rsidRDefault="007E001C" w:rsidP="007E001C">
      <w:pPr>
        <w:pStyle w:val="afa"/>
        <w:keepNext/>
        <w:spacing w:line="360" w:lineRule="auto"/>
        <w:rPr>
          <w:ins w:id="2075" w:author="Антон Смирнов" w:date="2023-05-24T15:04:00Z"/>
          <w:rFonts w:ascii="Times New Roman" w:hAnsi="Times New Roman" w:cs="Times New Roman"/>
          <w:i w:val="0"/>
          <w:iCs/>
          <w:sz w:val="28"/>
          <w:szCs w:val="28"/>
          <w:lang w:val="ru-RU"/>
          <w:rPrChange w:id="2076" w:author="Антон Смирнов" w:date="2023-05-24T15:04:00Z">
            <w:rPr>
              <w:ins w:id="2077" w:author="Антон Смирнов" w:date="2023-05-24T15:04:00Z"/>
            </w:rPr>
          </w:rPrChange>
        </w:rPr>
        <w:pPrChange w:id="2078" w:author="Антон Смирнов" w:date="2023-05-24T15:04:00Z">
          <w:pPr/>
        </w:pPrChange>
      </w:pPr>
      <w:ins w:id="2079" w:author="Антон Смирнов" w:date="2023-05-24T15:04:00Z">
        <w:r w:rsidRPr="007E001C">
          <w:rPr>
            <w:rFonts w:ascii="Times New Roman" w:hAnsi="Times New Roman" w:cs="Times New Roman"/>
            <w:b/>
            <w:bCs/>
            <w:i w:val="0"/>
            <w:iCs/>
            <w:sz w:val="28"/>
            <w:szCs w:val="28"/>
            <w:lang w:val="ru-RU"/>
            <w:rPrChange w:id="2080" w:author="Антон Смирнов" w:date="2023-05-24T15:04:00Z">
              <w:rPr/>
            </w:rPrChange>
          </w:rPr>
          <w:t xml:space="preserve">Таблица </w:t>
        </w:r>
        <w:r w:rsidRPr="007E001C">
          <w:rPr>
            <w:rFonts w:ascii="Times New Roman" w:hAnsi="Times New Roman" w:cs="Times New Roman"/>
            <w:b/>
            <w:bCs/>
            <w:i w:val="0"/>
            <w:iCs/>
            <w:sz w:val="28"/>
            <w:szCs w:val="28"/>
            <w:rPrChange w:id="2081" w:author="Антон Смирнов" w:date="2023-05-24T15:04:00Z">
              <w:rPr/>
            </w:rPrChange>
          </w:rPr>
          <w:fldChar w:fldCharType="begin"/>
        </w:r>
        <w:r w:rsidRPr="007E001C">
          <w:rPr>
            <w:rFonts w:ascii="Times New Roman" w:hAnsi="Times New Roman" w:cs="Times New Roman"/>
            <w:b/>
            <w:bCs/>
            <w:i w:val="0"/>
            <w:iCs/>
            <w:sz w:val="28"/>
            <w:szCs w:val="28"/>
            <w:lang w:val="ru-RU"/>
            <w:rPrChange w:id="2082" w:author="Антон Смирнов" w:date="2023-05-24T15:04:00Z">
              <w:rPr/>
            </w:rPrChange>
          </w:rPr>
          <w:instrText xml:space="preserve"> </w:instrText>
        </w:r>
        <w:r w:rsidRPr="007E001C">
          <w:rPr>
            <w:rFonts w:ascii="Times New Roman" w:hAnsi="Times New Roman" w:cs="Times New Roman"/>
            <w:b/>
            <w:bCs/>
            <w:i w:val="0"/>
            <w:iCs/>
            <w:sz w:val="28"/>
            <w:szCs w:val="28"/>
            <w:rPrChange w:id="2083" w:author="Антон Смирнов" w:date="2023-05-24T15:04:00Z">
              <w:rPr/>
            </w:rPrChange>
          </w:rPr>
          <w:instrText>SEQ</w:instrText>
        </w:r>
        <w:r w:rsidRPr="007E001C">
          <w:rPr>
            <w:rFonts w:ascii="Times New Roman" w:hAnsi="Times New Roman" w:cs="Times New Roman"/>
            <w:b/>
            <w:bCs/>
            <w:i w:val="0"/>
            <w:iCs/>
            <w:sz w:val="28"/>
            <w:szCs w:val="28"/>
            <w:lang w:val="ru-RU"/>
            <w:rPrChange w:id="2084" w:author="Антон Смирнов" w:date="2023-05-24T15:04:00Z">
              <w:rPr/>
            </w:rPrChange>
          </w:rPr>
          <w:instrText xml:space="preserve"> Таблица \* </w:instrText>
        </w:r>
        <w:r w:rsidRPr="007E001C">
          <w:rPr>
            <w:rFonts w:ascii="Times New Roman" w:hAnsi="Times New Roman" w:cs="Times New Roman"/>
            <w:b/>
            <w:bCs/>
            <w:i w:val="0"/>
            <w:iCs/>
            <w:sz w:val="28"/>
            <w:szCs w:val="28"/>
            <w:rPrChange w:id="2085" w:author="Антон Смирнов" w:date="2023-05-24T15:04:00Z">
              <w:rPr/>
            </w:rPrChange>
          </w:rPr>
          <w:instrText>ARABIC</w:instrText>
        </w:r>
        <w:r w:rsidRPr="007E001C">
          <w:rPr>
            <w:rFonts w:ascii="Times New Roman" w:hAnsi="Times New Roman" w:cs="Times New Roman"/>
            <w:b/>
            <w:bCs/>
            <w:i w:val="0"/>
            <w:iCs/>
            <w:sz w:val="28"/>
            <w:szCs w:val="28"/>
            <w:lang w:val="ru-RU"/>
            <w:rPrChange w:id="2086" w:author="Антон Смирнов" w:date="2023-05-24T15:04:00Z">
              <w:rPr/>
            </w:rPrChange>
          </w:rPr>
          <w:instrText xml:space="preserve"> </w:instrText>
        </w:r>
      </w:ins>
      <w:r w:rsidRPr="007E001C">
        <w:rPr>
          <w:rFonts w:ascii="Times New Roman" w:hAnsi="Times New Roman" w:cs="Times New Roman"/>
          <w:b/>
          <w:bCs/>
          <w:i w:val="0"/>
          <w:iCs/>
          <w:sz w:val="28"/>
          <w:szCs w:val="28"/>
          <w:rPrChange w:id="2087" w:author="Антон Смирнов" w:date="2023-05-24T15:04:00Z">
            <w:rPr/>
          </w:rPrChange>
        </w:rPr>
        <w:fldChar w:fldCharType="separate"/>
      </w:r>
      <w:ins w:id="2088" w:author="Антон Смирнов" w:date="2023-05-24T15:04:00Z">
        <w:r w:rsidRPr="007E001C">
          <w:rPr>
            <w:rFonts w:ascii="Times New Roman" w:hAnsi="Times New Roman" w:cs="Times New Roman"/>
            <w:b/>
            <w:bCs/>
            <w:i w:val="0"/>
            <w:iCs/>
            <w:noProof/>
            <w:sz w:val="28"/>
            <w:szCs w:val="28"/>
            <w:lang w:val="ru-RU"/>
            <w:rPrChange w:id="2089" w:author="Антон Смирнов" w:date="2023-05-24T15:04:00Z">
              <w:rPr>
                <w:noProof/>
              </w:rPr>
            </w:rPrChange>
          </w:rPr>
          <w:t>7</w:t>
        </w:r>
        <w:r w:rsidRPr="007E001C">
          <w:rPr>
            <w:rFonts w:ascii="Times New Roman" w:hAnsi="Times New Roman" w:cs="Times New Roman"/>
            <w:b/>
            <w:bCs/>
            <w:i w:val="0"/>
            <w:iCs/>
            <w:sz w:val="28"/>
            <w:szCs w:val="28"/>
            <w:rPrChange w:id="2090" w:author="Антон Смирнов" w:date="2023-05-24T15:04:00Z">
              <w:rPr/>
            </w:rPrChange>
          </w:rPr>
          <w:fldChar w:fldCharType="end"/>
        </w:r>
        <w:r w:rsidRPr="007E001C">
          <w:rPr>
            <w:rFonts w:ascii="Times New Roman" w:hAnsi="Times New Roman" w:cs="Times New Roman"/>
            <w:b/>
            <w:bCs/>
            <w:i w:val="0"/>
            <w:iCs/>
            <w:sz w:val="28"/>
            <w:szCs w:val="28"/>
            <w:lang w:val="ru-RU"/>
            <w:rPrChange w:id="2091" w:author="Антон Смирнов" w:date="2023-05-24T15:04:00Z">
              <w:rPr>
                <w:lang w:val="ru-RU"/>
              </w:rPr>
            </w:rPrChange>
          </w:rPr>
          <w:t>.</w:t>
        </w:r>
        <w:r w:rsidRPr="007E001C">
          <w:rPr>
            <w:rFonts w:ascii="Times New Roman" w:hAnsi="Times New Roman" w:cs="Times New Roman"/>
            <w:i w:val="0"/>
            <w:iCs/>
            <w:sz w:val="28"/>
            <w:szCs w:val="28"/>
            <w:lang w:val="ru-RU"/>
            <w:rPrChange w:id="2092" w:author="Антон Смирнов" w:date="2023-05-24T15:04:00Z">
              <w:rPr>
                <w:rFonts w:ascii="Times New Roman" w:hAnsi="Times New Roman" w:cs="Times New Roman"/>
                <w:i/>
                <w:iCs/>
                <w:sz w:val="28"/>
                <w:szCs w:val="28"/>
                <w:lang w:val="ru-RU"/>
              </w:rPr>
            </w:rPrChange>
          </w:rPr>
          <w:t xml:space="preserve"> </w:t>
        </w:r>
        <w:r w:rsidRPr="007E001C">
          <w:rPr>
            <w:rFonts w:ascii="Times New Roman" w:hAnsi="Times New Roman" w:cs="Times New Roman"/>
            <w:i w:val="0"/>
            <w:iCs/>
            <w:sz w:val="28"/>
            <w:szCs w:val="28"/>
            <w:lang w:val="ru-RU"/>
            <w:rPrChange w:id="2093" w:author="Антон Смирнов" w:date="2023-05-24T15:04:00Z">
              <w:rPr>
                <w:rFonts w:ascii="Times New Roman" w:hAnsi="Times New Roman" w:cs="Times New Roman"/>
                <w:iCs/>
                <w:sz w:val="28"/>
                <w:szCs w:val="28"/>
                <w:lang w:val="ru-RU"/>
              </w:rPr>
            </w:rPrChange>
          </w:rPr>
          <w:t>Статистические характеристики моделей</w:t>
        </w:r>
        <w:r w:rsidRPr="007E001C">
          <w:rPr>
            <w:rFonts w:ascii="Times New Roman" w:hAnsi="Times New Roman" w:cs="Times New Roman"/>
            <w:i w:val="0"/>
            <w:iCs/>
            <w:sz w:val="28"/>
            <w:szCs w:val="28"/>
            <w:lang w:val="ru-RU"/>
            <w:rPrChange w:id="2094" w:author="Антон Смирнов" w:date="2023-05-24T15:04:00Z">
              <w:rPr>
                <w:rFonts w:ascii="Times New Roman" w:hAnsi="Times New Roman" w:cs="Times New Roman"/>
                <w:i/>
                <w:iCs/>
                <w:sz w:val="28"/>
                <w:szCs w:val="28"/>
                <w:lang w:val="ru-RU"/>
              </w:rPr>
            </w:rPrChange>
          </w:rPr>
          <w:t xml:space="preserve"> </w:t>
        </w:r>
        <w:r w:rsidRPr="007E001C">
          <w:rPr>
            <w:rFonts w:ascii="Times New Roman" w:hAnsi="Times New Roman" w:cs="Times New Roman"/>
            <w:i w:val="0"/>
            <w:iCs/>
            <w:sz w:val="28"/>
            <w:szCs w:val="28"/>
            <w:lang w:val="ru-RU"/>
            <w:rPrChange w:id="2095" w:author="Антон Смирнов" w:date="2023-05-24T15:04:00Z">
              <w:rPr>
                <w:rFonts w:ascii="Times New Roman" w:hAnsi="Times New Roman" w:cs="Times New Roman"/>
                <w:i/>
                <w:iCs/>
                <w:sz w:val="28"/>
                <w:szCs w:val="28"/>
                <w:lang w:val="ru-RU"/>
              </w:rPr>
            </w:rPrChange>
          </w:rPr>
          <w:t xml:space="preserve">прогноза связывания с </w:t>
        </w:r>
        <w:r w:rsidRPr="007E001C">
          <w:rPr>
            <w:rFonts w:ascii="Times New Roman" w:hAnsi="Times New Roman" w:cs="Times New Roman"/>
            <w:i w:val="0"/>
            <w:iCs/>
            <w:sz w:val="28"/>
            <w:szCs w:val="28"/>
            <w:rPrChange w:id="2096" w:author="Антон Смирнов" w:date="2023-05-24T15:04:00Z">
              <w:rPr>
                <w:rFonts w:ascii="Times New Roman" w:hAnsi="Times New Roman" w:cs="Times New Roman"/>
                <w:i/>
                <w:iCs/>
                <w:sz w:val="28"/>
                <w:szCs w:val="28"/>
              </w:rPr>
            </w:rPrChange>
          </w:rPr>
          <w:t>HLA</w:t>
        </w:r>
        <w:r w:rsidRPr="007E001C">
          <w:rPr>
            <w:rFonts w:ascii="Times New Roman" w:hAnsi="Times New Roman" w:cs="Times New Roman"/>
            <w:i w:val="0"/>
            <w:iCs/>
            <w:sz w:val="28"/>
            <w:szCs w:val="28"/>
            <w:lang w:val="ru-RU"/>
            <w:rPrChange w:id="2097" w:author="Антон Смирнов" w:date="2023-05-24T15:04:00Z">
              <w:rPr>
                <w:rFonts w:ascii="Times New Roman" w:hAnsi="Times New Roman" w:cs="Times New Roman"/>
                <w:i/>
                <w:iCs/>
                <w:sz w:val="28"/>
                <w:szCs w:val="28"/>
              </w:rPr>
            </w:rPrChange>
          </w:rPr>
          <w:t xml:space="preserve"> </w:t>
        </w:r>
        <w:r w:rsidRPr="007E001C">
          <w:rPr>
            <w:rFonts w:ascii="Times New Roman" w:hAnsi="Times New Roman" w:cs="Times New Roman"/>
            <w:i w:val="0"/>
            <w:iCs/>
            <w:sz w:val="28"/>
            <w:szCs w:val="28"/>
            <w:rPrChange w:id="2098" w:author="Антон Смирнов" w:date="2023-05-24T15:04:00Z">
              <w:rPr>
                <w:rFonts w:ascii="Times New Roman" w:hAnsi="Times New Roman" w:cs="Times New Roman"/>
                <w:i/>
                <w:iCs/>
                <w:sz w:val="28"/>
                <w:szCs w:val="28"/>
              </w:rPr>
            </w:rPrChange>
          </w:rPr>
          <w:t>I</w:t>
        </w:r>
        <w:r w:rsidRPr="007E001C">
          <w:rPr>
            <w:rFonts w:ascii="Times New Roman" w:hAnsi="Times New Roman" w:cs="Times New Roman"/>
            <w:i w:val="0"/>
            <w:iCs/>
            <w:sz w:val="28"/>
            <w:szCs w:val="28"/>
            <w:lang w:val="ru-RU"/>
            <w:rPrChange w:id="2099" w:author="Антон Смирнов" w:date="2023-05-24T15:04:00Z">
              <w:rPr>
                <w:rFonts w:ascii="Times New Roman" w:hAnsi="Times New Roman" w:cs="Times New Roman"/>
                <w:i/>
                <w:iCs/>
                <w:sz w:val="28"/>
                <w:szCs w:val="28"/>
                <w:lang w:val="ru-RU"/>
              </w:rPr>
            </w:rPrChange>
          </w:rPr>
          <w:t xml:space="preserve"> с оптимальным уровнем </w:t>
        </w:r>
        <w:r w:rsidRPr="007E001C">
          <w:rPr>
            <w:rFonts w:ascii="Times New Roman" w:hAnsi="Times New Roman" w:cs="Times New Roman"/>
            <w:i w:val="0"/>
            <w:iCs/>
            <w:sz w:val="28"/>
            <w:szCs w:val="28"/>
            <w:rPrChange w:id="2100" w:author="Антон Смирнов" w:date="2023-05-24T15:04:00Z">
              <w:rPr>
                <w:rFonts w:ascii="Times New Roman" w:hAnsi="Times New Roman" w:cs="Times New Roman"/>
                <w:i/>
                <w:iCs/>
                <w:sz w:val="28"/>
                <w:szCs w:val="28"/>
              </w:rPr>
            </w:rPrChange>
          </w:rPr>
          <w:t>MNA</w:t>
        </w:r>
        <w:r w:rsidRPr="007E001C">
          <w:rPr>
            <w:rFonts w:ascii="Times New Roman" w:hAnsi="Times New Roman" w:cs="Times New Roman"/>
            <w:i w:val="0"/>
            <w:iCs/>
            <w:sz w:val="28"/>
            <w:szCs w:val="28"/>
            <w:lang w:val="ru-RU"/>
            <w:rPrChange w:id="2101" w:author="Антон Смирнов" w:date="2023-05-24T15:04:00Z">
              <w:rPr>
                <w:rFonts w:ascii="Times New Roman" w:hAnsi="Times New Roman" w:cs="Times New Roman"/>
                <w:i/>
                <w:iCs/>
                <w:sz w:val="28"/>
                <w:szCs w:val="28"/>
                <w:lang w:val="ru-RU"/>
              </w:rPr>
            </w:rPrChange>
          </w:rPr>
          <w:t xml:space="preserve"> дескрипторов</w:t>
        </w:r>
      </w:ins>
      <w:ins w:id="2102" w:author="Антон Смирнов" w:date="2023-05-24T15:05:00Z">
        <w:r>
          <w:rPr>
            <w:rFonts w:ascii="Times New Roman" w:hAnsi="Times New Roman" w:cs="Times New Roman"/>
            <w:i w:val="0"/>
            <w:iCs/>
            <w:sz w:val="28"/>
            <w:szCs w:val="28"/>
            <w:lang w:val="ru-RU"/>
          </w:rPr>
          <w:t>.</w:t>
        </w:r>
      </w:ins>
      <w:ins w:id="2103" w:author="Антон Смирнов" w:date="2023-05-24T15:06:00Z">
        <w:r>
          <w:rPr>
            <w:rFonts w:ascii="Times New Roman" w:hAnsi="Times New Roman" w:cs="Times New Roman"/>
            <w:i w:val="0"/>
            <w:iCs/>
            <w:sz w:val="28"/>
            <w:szCs w:val="28"/>
            <w:lang w:val="ru-RU"/>
          </w:rPr>
          <w:t xml:space="preserve"> Все метрики представлены как медиана значений от всех классов (аллелей).</w:t>
        </w:r>
      </w:ins>
    </w:p>
    <w:tbl>
      <w:tblPr>
        <w:tblStyle w:val="af0"/>
        <w:tblW w:w="0" w:type="auto"/>
        <w:tblLook w:val="04A0" w:firstRow="1" w:lastRow="0" w:firstColumn="1" w:lastColumn="0" w:noHBand="0" w:noVBand="1"/>
      </w:tblPr>
      <w:tblGrid>
        <w:gridCol w:w="4785"/>
        <w:gridCol w:w="4786"/>
        <w:tblGridChange w:id="2104">
          <w:tblGrid>
            <w:gridCol w:w="4785"/>
            <w:gridCol w:w="4786"/>
          </w:tblGrid>
        </w:tblGridChange>
      </w:tblGrid>
      <w:tr w:rsidR="007E001C" w14:paraId="4A95BB6B" w14:textId="77777777" w:rsidTr="00177580">
        <w:trPr>
          <w:tblHeader/>
          <w:ins w:id="2105" w:author="Антон Смирнов" w:date="2023-05-24T15:03:00Z"/>
        </w:trPr>
        <w:tc>
          <w:tcPr>
            <w:tcW w:w="4785" w:type="dxa"/>
          </w:tcPr>
          <w:p w14:paraId="7DA97E1C" w14:textId="77777777" w:rsidR="007E001C" w:rsidRPr="00177580" w:rsidRDefault="007E001C" w:rsidP="00177580">
            <w:pPr>
              <w:pStyle w:val="afa"/>
              <w:spacing w:line="360" w:lineRule="auto"/>
              <w:jc w:val="both"/>
              <w:rPr>
                <w:ins w:id="2106" w:author="Антон Смирнов" w:date="2023-05-24T15:03:00Z"/>
                <w:rFonts w:ascii="Times New Roman" w:hAnsi="Times New Roman" w:cs="Times New Roman"/>
                <w:i w:val="0"/>
                <w:iCs/>
                <w:sz w:val="28"/>
                <w:szCs w:val="28"/>
                <w:lang w:val="ru-RU"/>
              </w:rPr>
            </w:pPr>
            <w:ins w:id="2107" w:author="Антон Смирнов" w:date="2023-05-24T15:03:00Z">
              <w:r>
                <w:rPr>
                  <w:rFonts w:ascii="Times New Roman" w:hAnsi="Times New Roman" w:cs="Times New Roman"/>
                  <w:i w:val="0"/>
                  <w:iCs/>
                  <w:sz w:val="28"/>
                  <w:szCs w:val="28"/>
                  <w:lang w:val="ru-RU"/>
                </w:rPr>
                <w:t>Метрика</w:t>
              </w:r>
            </w:ins>
          </w:p>
        </w:tc>
        <w:tc>
          <w:tcPr>
            <w:tcW w:w="4786" w:type="dxa"/>
          </w:tcPr>
          <w:p w14:paraId="6A57EFC1" w14:textId="77777777" w:rsidR="007E001C" w:rsidRDefault="007E001C" w:rsidP="00177580">
            <w:pPr>
              <w:pStyle w:val="afa"/>
              <w:spacing w:line="360" w:lineRule="auto"/>
              <w:jc w:val="both"/>
              <w:rPr>
                <w:ins w:id="2108" w:author="Антон Смирнов" w:date="2023-05-24T15:03:00Z"/>
                <w:rFonts w:ascii="Times New Roman" w:hAnsi="Times New Roman" w:cs="Times New Roman"/>
                <w:i w:val="0"/>
                <w:iCs/>
                <w:sz w:val="28"/>
                <w:szCs w:val="28"/>
                <w:lang w:val="ru-RU"/>
              </w:rPr>
            </w:pPr>
            <w:ins w:id="2109" w:author="Антон Смирнов" w:date="2023-05-24T15:03:00Z">
              <w:r>
                <w:rPr>
                  <w:rFonts w:ascii="Times New Roman" w:hAnsi="Times New Roman" w:cs="Times New Roman"/>
                  <w:i w:val="0"/>
                  <w:iCs/>
                  <w:sz w:val="28"/>
                  <w:szCs w:val="28"/>
                  <w:lang w:val="ru-RU"/>
                </w:rPr>
                <w:t>Значение</w:t>
              </w:r>
            </w:ins>
          </w:p>
        </w:tc>
      </w:tr>
      <w:tr w:rsidR="007E001C" w14:paraId="2AEA0470" w14:textId="77777777" w:rsidTr="00177580">
        <w:trPr>
          <w:ins w:id="2110" w:author="Антон Смирнов" w:date="2023-05-24T15:05:00Z"/>
        </w:trPr>
        <w:tc>
          <w:tcPr>
            <w:tcW w:w="4785" w:type="dxa"/>
          </w:tcPr>
          <w:p w14:paraId="420BF6E3" w14:textId="723FCB75" w:rsidR="007E001C" w:rsidRDefault="007E001C" w:rsidP="00177580">
            <w:pPr>
              <w:pStyle w:val="afa"/>
              <w:spacing w:line="360" w:lineRule="auto"/>
              <w:jc w:val="both"/>
              <w:rPr>
                <w:ins w:id="2111" w:author="Антон Смирнов" w:date="2023-05-24T15:05:00Z"/>
                <w:rFonts w:ascii="Times New Roman" w:hAnsi="Times New Roman" w:cs="Times New Roman"/>
                <w:i w:val="0"/>
                <w:sz w:val="28"/>
                <w:szCs w:val="28"/>
                <w:lang w:val="ru-RU"/>
              </w:rPr>
            </w:pPr>
            <w:ins w:id="2112" w:author="Антон Смирнов" w:date="2023-05-24T15:05:00Z">
              <w:r>
                <w:rPr>
                  <w:rFonts w:ascii="Times New Roman" w:hAnsi="Times New Roman" w:cs="Times New Roman"/>
                  <w:i w:val="0"/>
                  <w:sz w:val="28"/>
                  <w:szCs w:val="28"/>
                  <w:lang w:val="ru-RU"/>
                </w:rPr>
                <w:lastRenderedPageBreak/>
                <w:t>Количество прогнозируемых аллелей</w:t>
              </w:r>
            </w:ins>
          </w:p>
        </w:tc>
        <w:tc>
          <w:tcPr>
            <w:tcW w:w="4786" w:type="dxa"/>
          </w:tcPr>
          <w:p w14:paraId="600B41D9" w14:textId="46319AF3" w:rsidR="007E001C" w:rsidRDefault="007E001C" w:rsidP="00177580">
            <w:pPr>
              <w:pStyle w:val="afa"/>
              <w:spacing w:line="360" w:lineRule="auto"/>
              <w:jc w:val="both"/>
              <w:rPr>
                <w:ins w:id="2113" w:author="Антон Смирнов" w:date="2023-05-24T15:05:00Z"/>
                <w:rFonts w:ascii="Times New Roman" w:hAnsi="Times New Roman" w:cs="Times New Roman"/>
                <w:i w:val="0"/>
                <w:iCs/>
                <w:sz w:val="28"/>
                <w:szCs w:val="28"/>
                <w:lang w:val="ru-RU"/>
              </w:rPr>
            </w:pPr>
            <w:ins w:id="2114" w:author="Антон Смирнов" w:date="2023-05-24T15:05:00Z">
              <w:r>
                <w:rPr>
                  <w:rFonts w:ascii="Times New Roman" w:hAnsi="Times New Roman" w:cs="Times New Roman"/>
                  <w:i w:val="0"/>
                  <w:iCs/>
                  <w:sz w:val="28"/>
                  <w:szCs w:val="28"/>
                  <w:lang w:val="ru-RU"/>
                </w:rPr>
                <w:t>177</w:t>
              </w:r>
            </w:ins>
          </w:p>
        </w:tc>
      </w:tr>
      <w:tr w:rsidR="007E001C" w14:paraId="18D3F5B7" w14:textId="77777777" w:rsidTr="00177580">
        <w:trPr>
          <w:ins w:id="2115" w:author="Антон Смирнов" w:date="2023-05-24T15:03:00Z"/>
        </w:trPr>
        <w:tc>
          <w:tcPr>
            <w:tcW w:w="4785" w:type="dxa"/>
          </w:tcPr>
          <w:p w14:paraId="6D43DED2" w14:textId="77777777" w:rsidR="007E001C" w:rsidRDefault="007E001C" w:rsidP="00177580">
            <w:pPr>
              <w:pStyle w:val="afa"/>
              <w:spacing w:line="360" w:lineRule="auto"/>
              <w:jc w:val="both"/>
              <w:rPr>
                <w:ins w:id="2116" w:author="Антон Смирнов" w:date="2023-05-24T15:03:00Z"/>
                <w:rFonts w:ascii="Times New Roman" w:hAnsi="Times New Roman" w:cs="Times New Roman"/>
                <w:i w:val="0"/>
                <w:iCs/>
                <w:sz w:val="28"/>
                <w:szCs w:val="28"/>
                <w:lang w:val="ru-RU"/>
              </w:rPr>
            </w:pPr>
            <w:ins w:id="2117" w:author="Антон Смирнов" w:date="2023-05-24T15:03:00Z">
              <w:r>
                <w:rPr>
                  <w:rFonts w:ascii="Times New Roman" w:hAnsi="Times New Roman" w:cs="Times New Roman"/>
                  <w:i w:val="0"/>
                  <w:sz w:val="28"/>
                  <w:szCs w:val="28"/>
                  <w:lang w:val="ru-RU"/>
                </w:rPr>
                <w:t>Оптимальный порог</w:t>
              </w:r>
            </w:ins>
          </w:p>
        </w:tc>
        <w:tc>
          <w:tcPr>
            <w:tcW w:w="4786" w:type="dxa"/>
          </w:tcPr>
          <w:p w14:paraId="5FC80E28" w14:textId="19607168" w:rsidR="007E001C" w:rsidRDefault="007E001C" w:rsidP="00177580">
            <w:pPr>
              <w:pStyle w:val="afa"/>
              <w:spacing w:line="360" w:lineRule="auto"/>
              <w:jc w:val="both"/>
              <w:rPr>
                <w:ins w:id="2118" w:author="Антон Смирнов" w:date="2023-05-24T15:03:00Z"/>
                <w:rFonts w:ascii="Times New Roman" w:hAnsi="Times New Roman" w:cs="Times New Roman"/>
                <w:i w:val="0"/>
                <w:iCs/>
                <w:sz w:val="28"/>
                <w:szCs w:val="28"/>
                <w:lang w:val="ru-RU"/>
              </w:rPr>
            </w:pPr>
            <w:ins w:id="2119" w:author="Антон Смирнов" w:date="2023-05-24T15:03:00Z">
              <w:r>
                <w:rPr>
                  <w:rFonts w:ascii="Times New Roman" w:hAnsi="Times New Roman" w:cs="Times New Roman"/>
                  <w:i w:val="0"/>
                  <w:iCs/>
                  <w:sz w:val="28"/>
                  <w:szCs w:val="28"/>
                  <w:lang w:val="ru-RU"/>
                </w:rPr>
                <w:t>0,0</w:t>
              </w:r>
            </w:ins>
            <w:ins w:id="2120" w:author="Антон Смирнов" w:date="2023-05-24T15:07:00Z">
              <w:r>
                <w:rPr>
                  <w:rFonts w:ascii="Times New Roman" w:hAnsi="Times New Roman" w:cs="Times New Roman"/>
                  <w:i w:val="0"/>
                  <w:iCs/>
                  <w:sz w:val="28"/>
                  <w:szCs w:val="28"/>
                  <w:lang w:val="ru-RU"/>
                </w:rPr>
                <w:t>4</w:t>
              </w:r>
            </w:ins>
          </w:p>
        </w:tc>
      </w:tr>
      <w:tr w:rsidR="007E001C" w14:paraId="140ECF54" w14:textId="77777777" w:rsidTr="00177580">
        <w:trPr>
          <w:ins w:id="2121" w:author="Антон Смирнов" w:date="2023-05-24T15:03:00Z"/>
        </w:trPr>
        <w:tc>
          <w:tcPr>
            <w:tcW w:w="4785" w:type="dxa"/>
          </w:tcPr>
          <w:p w14:paraId="16863783" w14:textId="77777777" w:rsidR="007E001C" w:rsidRDefault="007E001C" w:rsidP="00177580">
            <w:pPr>
              <w:pStyle w:val="afa"/>
              <w:spacing w:line="360" w:lineRule="auto"/>
              <w:jc w:val="both"/>
              <w:rPr>
                <w:ins w:id="2122" w:author="Антон Смирнов" w:date="2023-05-24T15:03:00Z"/>
                <w:rFonts w:ascii="Times New Roman" w:hAnsi="Times New Roman" w:cs="Times New Roman"/>
                <w:i w:val="0"/>
                <w:iCs/>
                <w:sz w:val="28"/>
                <w:szCs w:val="28"/>
                <w:lang w:val="ru-RU"/>
              </w:rPr>
            </w:pPr>
            <w:ins w:id="2123" w:author="Антон Смирнов" w:date="2023-05-24T15:03:00Z">
              <w:r>
                <w:rPr>
                  <w:rFonts w:ascii="Times New Roman" w:hAnsi="Times New Roman" w:cs="Times New Roman"/>
                  <w:i w:val="0"/>
                  <w:sz w:val="28"/>
                  <w:szCs w:val="28"/>
                </w:rPr>
                <w:t>AUROC</w:t>
              </w:r>
            </w:ins>
          </w:p>
        </w:tc>
        <w:tc>
          <w:tcPr>
            <w:tcW w:w="4786" w:type="dxa"/>
          </w:tcPr>
          <w:p w14:paraId="360C61C0" w14:textId="7FB9B948" w:rsidR="007E001C" w:rsidRDefault="007E001C" w:rsidP="00177580">
            <w:pPr>
              <w:pStyle w:val="afa"/>
              <w:spacing w:line="360" w:lineRule="auto"/>
              <w:jc w:val="both"/>
              <w:rPr>
                <w:ins w:id="2124" w:author="Антон Смирнов" w:date="2023-05-24T15:03:00Z"/>
                <w:rFonts w:ascii="Times New Roman" w:hAnsi="Times New Roman" w:cs="Times New Roman"/>
                <w:i w:val="0"/>
                <w:iCs/>
                <w:sz w:val="28"/>
                <w:szCs w:val="28"/>
                <w:lang w:val="ru-RU"/>
              </w:rPr>
            </w:pPr>
            <w:ins w:id="2125" w:author="Антон Смирнов" w:date="2023-05-24T15:03:00Z">
              <w:r>
                <w:rPr>
                  <w:rFonts w:ascii="Times New Roman" w:hAnsi="Times New Roman" w:cs="Times New Roman"/>
                  <w:i w:val="0"/>
                  <w:iCs/>
                  <w:sz w:val="28"/>
                  <w:szCs w:val="28"/>
                  <w:lang w:val="ru-RU"/>
                </w:rPr>
                <w:t>0,</w:t>
              </w:r>
            </w:ins>
            <w:ins w:id="2126" w:author="Антон Смирнов" w:date="2023-05-24T15:07:00Z">
              <w:r>
                <w:rPr>
                  <w:rFonts w:ascii="Times New Roman" w:hAnsi="Times New Roman" w:cs="Times New Roman"/>
                  <w:i w:val="0"/>
                  <w:iCs/>
                  <w:sz w:val="28"/>
                  <w:szCs w:val="28"/>
                  <w:lang w:val="ru-RU"/>
                </w:rPr>
                <w:t>90</w:t>
              </w:r>
            </w:ins>
          </w:p>
        </w:tc>
      </w:tr>
      <w:tr w:rsidR="007E001C" w14:paraId="737F0EA8" w14:textId="77777777" w:rsidTr="00177580">
        <w:trPr>
          <w:ins w:id="2127" w:author="Антон Смирнов" w:date="2023-05-24T15:03:00Z"/>
        </w:trPr>
        <w:tc>
          <w:tcPr>
            <w:tcW w:w="4785" w:type="dxa"/>
          </w:tcPr>
          <w:p w14:paraId="1734956C" w14:textId="77777777" w:rsidR="007E001C" w:rsidRDefault="007E001C" w:rsidP="00177580">
            <w:pPr>
              <w:pStyle w:val="afa"/>
              <w:spacing w:line="360" w:lineRule="auto"/>
              <w:jc w:val="both"/>
              <w:rPr>
                <w:ins w:id="2128" w:author="Антон Смирнов" w:date="2023-05-24T15:03:00Z"/>
                <w:rFonts w:ascii="Times New Roman" w:hAnsi="Times New Roman" w:cs="Times New Roman"/>
                <w:i w:val="0"/>
                <w:iCs/>
                <w:sz w:val="28"/>
                <w:szCs w:val="28"/>
                <w:lang w:val="ru-RU"/>
              </w:rPr>
            </w:pPr>
            <w:ins w:id="2129" w:author="Антон Смирнов" w:date="2023-05-24T15:03:00Z">
              <w:r>
                <w:rPr>
                  <w:rFonts w:ascii="Times New Roman" w:hAnsi="Times New Roman" w:cs="Times New Roman"/>
                  <w:i w:val="0"/>
                  <w:sz w:val="28"/>
                  <w:szCs w:val="28"/>
                  <w:lang w:val="ru-RU"/>
                </w:rPr>
                <w:t>Чувствительность</w:t>
              </w:r>
            </w:ins>
          </w:p>
        </w:tc>
        <w:tc>
          <w:tcPr>
            <w:tcW w:w="4786" w:type="dxa"/>
          </w:tcPr>
          <w:p w14:paraId="575503C9" w14:textId="1CECFAB0" w:rsidR="007E001C" w:rsidRDefault="007E001C" w:rsidP="00177580">
            <w:pPr>
              <w:pStyle w:val="afa"/>
              <w:spacing w:line="360" w:lineRule="auto"/>
              <w:jc w:val="both"/>
              <w:rPr>
                <w:ins w:id="2130" w:author="Антон Смирнов" w:date="2023-05-24T15:03:00Z"/>
                <w:rFonts w:ascii="Times New Roman" w:hAnsi="Times New Roman" w:cs="Times New Roman"/>
                <w:i w:val="0"/>
                <w:iCs/>
                <w:sz w:val="28"/>
                <w:szCs w:val="28"/>
                <w:lang w:val="ru-RU"/>
              </w:rPr>
            </w:pPr>
            <w:ins w:id="2131" w:author="Антон Смирнов" w:date="2023-05-24T15:03:00Z">
              <w:r>
                <w:rPr>
                  <w:rFonts w:ascii="Times New Roman" w:hAnsi="Times New Roman" w:cs="Times New Roman"/>
                  <w:i w:val="0"/>
                  <w:iCs/>
                  <w:sz w:val="28"/>
                  <w:szCs w:val="28"/>
                  <w:lang w:val="ru-RU"/>
                </w:rPr>
                <w:t>0,</w:t>
              </w:r>
            </w:ins>
            <w:ins w:id="2132" w:author="Антон Смирнов" w:date="2023-05-24T15:07:00Z">
              <w:r>
                <w:rPr>
                  <w:rFonts w:ascii="Times New Roman" w:hAnsi="Times New Roman" w:cs="Times New Roman"/>
                  <w:i w:val="0"/>
                  <w:iCs/>
                  <w:sz w:val="28"/>
                  <w:szCs w:val="28"/>
                  <w:lang w:val="ru-RU"/>
                </w:rPr>
                <w:t>85</w:t>
              </w:r>
            </w:ins>
          </w:p>
        </w:tc>
      </w:tr>
      <w:tr w:rsidR="007E001C" w14:paraId="09A12779" w14:textId="77777777" w:rsidTr="00177580">
        <w:trPr>
          <w:ins w:id="2133" w:author="Антон Смирнов" w:date="2023-05-24T15:03:00Z"/>
        </w:trPr>
        <w:tc>
          <w:tcPr>
            <w:tcW w:w="4785" w:type="dxa"/>
          </w:tcPr>
          <w:p w14:paraId="6C623EA9" w14:textId="77777777" w:rsidR="007E001C" w:rsidRDefault="007E001C" w:rsidP="00177580">
            <w:pPr>
              <w:pStyle w:val="afa"/>
              <w:spacing w:line="360" w:lineRule="auto"/>
              <w:jc w:val="both"/>
              <w:rPr>
                <w:ins w:id="2134" w:author="Антон Смирнов" w:date="2023-05-24T15:03:00Z"/>
                <w:rFonts w:ascii="Times New Roman" w:hAnsi="Times New Roman" w:cs="Times New Roman"/>
                <w:i w:val="0"/>
                <w:iCs/>
                <w:sz w:val="28"/>
                <w:szCs w:val="28"/>
                <w:lang w:val="ru-RU"/>
              </w:rPr>
            </w:pPr>
            <w:ins w:id="2135" w:author="Антон Смирнов" w:date="2023-05-24T15:03:00Z">
              <w:r>
                <w:rPr>
                  <w:rFonts w:ascii="Times New Roman" w:hAnsi="Times New Roman" w:cs="Times New Roman"/>
                  <w:i w:val="0"/>
                  <w:sz w:val="28"/>
                  <w:szCs w:val="28"/>
                  <w:lang w:val="ru-RU"/>
                </w:rPr>
                <w:t>Специфичность</w:t>
              </w:r>
            </w:ins>
          </w:p>
        </w:tc>
        <w:tc>
          <w:tcPr>
            <w:tcW w:w="4786" w:type="dxa"/>
          </w:tcPr>
          <w:p w14:paraId="100ACE83" w14:textId="121BDE45" w:rsidR="007E001C" w:rsidRDefault="007E001C" w:rsidP="00177580">
            <w:pPr>
              <w:pStyle w:val="afa"/>
              <w:spacing w:line="360" w:lineRule="auto"/>
              <w:jc w:val="both"/>
              <w:rPr>
                <w:ins w:id="2136" w:author="Антон Смирнов" w:date="2023-05-24T15:03:00Z"/>
                <w:rFonts w:ascii="Times New Roman" w:hAnsi="Times New Roman" w:cs="Times New Roman"/>
                <w:i w:val="0"/>
                <w:iCs/>
                <w:sz w:val="28"/>
                <w:szCs w:val="28"/>
                <w:lang w:val="ru-RU"/>
              </w:rPr>
            </w:pPr>
            <w:ins w:id="2137" w:author="Антон Смирнов" w:date="2023-05-24T15:03:00Z">
              <w:r>
                <w:rPr>
                  <w:rFonts w:ascii="Times New Roman" w:hAnsi="Times New Roman" w:cs="Times New Roman"/>
                  <w:i w:val="0"/>
                  <w:iCs/>
                  <w:sz w:val="28"/>
                  <w:szCs w:val="28"/>
                  <w:lang w:val="ru-RU"/>
                </w:rPr>
                <w:t>0,</w:t>
              </w:r>
            </w:ins>
            <w:ins w:id="2138" w:author="Антон Смирнов" w:date="2023-05-24T15:07:00Z">
              <w:r>
                <w:rPr>
                  <w:rFonts w:ascii="Times New Roman" w:hAnsi="Times New Roman" w:cs="Times New Roman"/>
                  <w:i w:val="0"/>
                  <w:iCs/>
                  <w:sz w:val="28"/>
                  <w:szCs w:val="28"/>
                  <w:lang w:val="ru-RU"/>
                </w:rPr>
                <w:t>90</w:t>
              </w:r>
            </w:ins>
          </w:p>
        </w:tc>
      </w:tr>
      <w:tr w:rsidR="007E001C" w14:paraId="1CAC5134" w14:textId="77777777" w:rsidTr="00177580">
        <w:trPr>
          <w:ins w:id="2139" w:author="Антон Смирнов" w:date="2023-05-24T15:03:00Z"/>
        </w:trPr>
        <w:tc>
          <w:tcPr>
            <w:tcW w:w="4785" w:type="dxa"/>
          </w:tcPr>
          <w:p w14:paraId="0674030F" w14:textId="77777777" w:rsidR="007E001C" w:rsidRDefault="007E001C" w:rsidP="00177580">
            <w:pPr>
              <w:pStyle w:val="afa"/>
              <w:spacing w:line="360" w:lineRule="auto"/>
              <w:jc w:val="both"/>
              <w:rPr>
                <w:ins w:id="2140" w:author="Антон Смирнов" w:date="2023-05-24T15:03:00Z"/>
                <w:rFonts w:ascii="Times New Roman" w:hAnsi="Times New Roman" w:cs="Times New Roman"/>
                <w:i w:val="0"/>
                <w:iCs/>
                <w:sz w:val="28"/>
                <w:szCs w:val="28"/>
                <w:lang w:val="ru-RU"/>
              </w:rPr>
            </w:pPr>
            <w:ins w:id="2141" w:author="Антон Смирнов" w:date="2023-05-24T15:03:00Z">
              <w:r>
                <w:rPr>
                  <w:rFonts w:ascii="Times New Roman" w:hAnsi="Times New Roman" w:cs="Times New Roman"/>
                  <w:i w:val="0"/>
                  <w:sz w:val="28"/>
                  <w:szCs w:val="28"/>
                  <w:lang w:val="ru-RU"/>
                </w:rPr>
                <w:t>Точность</w:t>
              </w:r>
            </w:ins>
          </w:p>
        </w:tc>
        <w:tc>
          <w:tcPr>
            <w:tcW w:w="4786" w:type="dxa"/>
          </w:tcPr>
          <w:p w14:paraId="2BA60F79" w14:textId="69D6E78C" w:rsidR="007E001C" w:rsidRDefault="007E001C" w:rsidP="00177580">
            <w:pPr>
              <w:pStyle w:val="afa"/>
              <w:spacing w:line="360" w:lineRule="auto"/>
              <w:jc w:val="both"/>
              <w:rPr>
                <w:ins w:id="2142" w:author="Антон Смирнов" w:date="2023-05-24T15:03:00Z"/>
                <w:rFonts w:ascii="Times New Roman" w:hAnsi="Times New Roman" w:cs="Times New Roman"/>
                <w:i w:val="0"/>
                <w:iCs/>
                <w:sz w:val="28"/>
                <w:szCs w:val="28"/>
                <w:lang w:val="ru-RU"/>
              </w:rPr>
            </w:pPr>
            <w:ins w:id="2143" w:author="Антон Смирнов" w:date="2023-05-24T15:03:00Z">
              <w:r>
                <w:rPr>
                  <w:rFonts w:ascii="Times New Roman" w:hAnsi="Times New Roman" w:cs="Times New Roman"/>
                  <w:i w:val="0"/>
                  <w:iCs/>
                  <w:sz w:val="28"/>
                  <w:szCs w:val="28"/>
                  <w:lang w:val="ru-RU"/>
                </w:rPr>
                <w:t>0,</w:t>
              </w:r>
            </w:ins>
            <w:ins w:id="2144" w:author="Антон Смирнов" w:date="2023-05-24T15:07:00Z">
              <w:r>
                <w:rPr>
                  <w:rFonts w:ascii="Times New Roman" w:hAnsi="Times New Roman" w:cs="Times New Roman"/>
                  <w:i w:val="0"/>
                  <w:iCs/>
                  <w:sz w:val="28"/>
                  <w:szCs w:val="28"/>
                  <w:lang w:val="ru-RU"/>
                </w:rPr>
                <w:t>90</w:t>
              </w:r>
            </w:ins>
          </w:p>
        </w:tc>
      </w:tr>
      <w:tr w:rsidR="007E001C" w14:paraId="677F057D" w14:textId="77777777" w:rsidTr="00177580">
        <w:trPr>
          <w:ins w:id="2145" w:author="Антон Смирнов" w:date="2023-05-24T15:03:00Z"/>
        </w:trPr>
        <w:tc>
          <w:tcPr>
            <w:tcW w:w="4785" w:type="dxa"/>
          </w:tcPr>
          <w:p w14:paraId="19B3ECDE" w14:textId="77777777" w:rsidR="007E001C" w:rsidRDefault="007E001C" w:rsidP="00177580">
            <w:pPr>
              <w:pStyle w:val="afa"/>
              <w:spacing w:line="360" w:lineRule="auto"/>
              <w:jc w:val="both"/>
              <w:rPr>
                <w:ins w:id="2146" w:author="Антон Смирнов" w:date="2023-05-24T15:03:00Z"/>
                <w:rFonts w:ascii="Times New Roman" w:hAnsi="Times New Roman" w:cs="Times New Roman"/>
                <w:i w:val="0"/>
                <w:iCs/>
                <w:sz w:val="28"/>
                <w:szCs w:val="28"/>
                <w:lang w:val="ru-RU"/>
              </w:rPr>
            </w:pPr>
            <w:ins w:id="2147" w:author="Антон Смирнов" w:date="2023-05-24T15:03:00Z">
              <w:r>
                <w:rPr>
                  <w:rFonts w:ascii="Times New Roman" w:hAnsi="Times New Roman" w:cs="Times New Roman"/>
                  <w:i w:val="0"/>
                  <w:sz w:val="28"/>
                  <w:szCs w:val="28"/>
                  <w:lang w:val="ru-RU"/>
                </w:rPr>
                <w:t>Сбалансированная точность</w:t>
              </w:r>
            </w:ins>
          </w:p>
        </w:tc>
        <w:tc>
          <w:tcPr>
            <w:tcW w:w="4786" w:type="dxa"/>
          </w:tcPr>
          <w:p w14:paraId="2692C43C" w14:textId="38A2D825" w:rsidR="007E001C" w:rsidRDefault="007E001C" w:rsidP="00177580">
            <w:pPr>
              <w:pStyle w:val="afa"/>
              <w:spacing w:line="360" w:lineRule="auto"/>
              <w:jc w:val="both"/>
              <w:rPr>
                <w:ins w:id="2148" w:author="Антон Смирнов" w:date="2023-05-24T15:03:00Z"/>
                <w:rFonts w:ascii="Times New Roman" w:hAnsi="Times New Roman" w:cs="Times New Roman"/>
                <w:i w:val="0"/>
                <w:iCs/>
                <w:sz w:val="28"/>
                <w:szCs w:val="28"/>
                <w:lang w:val="ru-RU"/>
              </w:rPr>
            </w:pPr>
            <w:ins w:id="2149" w:author="Антон Смирнов" w:date="2023-05-24T15:03:00Z">
              <w:r>
                <w:rPr>
                  <w:rFonts w:ascii="Times New Roman" w:hAnsi="Times New Roman" w:cs="Times New Roman"/>
                  <w:i w:val="0"/>
                  <w:iCs/>
                  <w:sz w:val="28"/>
                  <w:szCs w:val="28"/>
                  <w:lang w:val="ru-RU"/>
                </w:rPr>
                <w:t>0,</w:t>
              </w:r>
            </w:ins>
            <w:ins w:id="2150" w:author="Антон Смирнов" w:date="2023-05-24T15:07:00Z">
              <w:r>
                <w:rPr>
                  <w:rFonts w:ascii="Times New Roman" w:hAnsi="Times New Roman" w:cs="Times New Roman"/>
                  <w:i w:val="0"/>
                  <w:iCs/>
                  <w:sz w:val="28"/>
                  <w:szCs w:val="28"/>
                  <w:lang w:val="ru-RU"/>
                </w:rPr>
                <w:t>86</w:t>
              </w:r>
            </w:ins>
          </w:p>
        </w:tc>
      </w:tr>
      <w:tr w:rsidR="007E001C" w14:paraId="49A71D28" w14:textId="77777777" w:rsidTr="00177580">
        <w:trPr>
          <w:ins w:id="2151" w:author="Антон Смирнов" w:date="2023-05-24T15:03:00Z"/>
        </w:trPr>
        <w:tc>
          <w:tcPr>
            <w:tcW w:w="4785" w:type="dxa"/>
          </w:tcPr>
          <w:p w14:paraId="0F02887F" w14:textId="77777777" w:rsidR="007E001C" w:rsidRDefault="007E001C" w:rsidP="00177580">
            <w:pPr>
              <w:pStyle w:val="afa"/>
              <w:spacing w:line="360" w:lineRule="auto"/>
              <w:jc w:val="both"/>
              <w:rPr>
                <w:ins w:id="2152" w:author="Антон Смирнов" w:date="2023-05-24T15:03:00Z"/>
                <w:rFonts w:ascii="Times New Roman" w:hAnsi="Times New Roman" w:cs="Times New Roman"/>
                <w:i w:val="0"/>
                <w:iCs/>
                <w:sz w:val="28"/>
                <w:szCs w:val="28"/>
                <w:lang w:val="ru-RU"/>
              </w:rPr>
            </w:pPr>
            <w:ins w:id="2153" w:author="Антон Смирнов" w:date="2023-05-24T15:03:00Z">
              <w:r>
                <w:rPr>
                  <w:rFonts w:ascii="Times New Roman" w:hAnsi="Times New Roman" w:cs="Times New Roman"/>
                  <w:i w:val="0"/>
                  <w:sz w:val="28"/>
                  <w:szCs w:val="28"/>
                  <w:lang w:val="ru-RU"/>
                </w:rPr>
                <w:t>Средняя точность</w:t>
              </w:r>
            </w:ins>
          </w:p>
        </w:tc>
        <w:tc>
          <w:tcPr>
            <w:tcW w:w="4786" w:type="dxa"/>
          </w:tcPr>
          <w:p w14:paraId="6F3B1BD1" w14:textId="20557B52" w:rsidR="007E001C" w:rsidRDefault="007E001C" w:rsidP="00177580">
            <w:pPr>
              <w:pStyle w:val="afa"/>
              <w:spacing w:line="360" w:lineRule="auto"/>
              <w:jc w:val="both"/>
              <w:rPr>
                <w:ins w:id="2154" w:author="Антон Смирнов" w:date="2023-05-24T15:03:00Z"/>
                <w:rFonts w:ascii="Times New Roman" w:hAnsi="Times New Roman" w:cs="Times New Roman"/>
                <w:i w:val="0"/>
                <w:iCs/>
                <w:sz w:val="28"/>
                <w:szCs w:val="28"/>
                <w:lang w:val="ru-RU"/>
              </w:rPr>
            </w:pPr>
            <w:ins w:id="2155" w:author="Антон Смирнов" w:date="2023-05-24T15:03:00Z">
              <w:r>
                <w:rPr>
                  <w:rFonts w:ascii="Times New Roman" w:hAnsi="Times New Roman" w:cs="Times New Roman"/>
                  <w:i w:val="0"/>
                  <w:iCs/>
                  <w:sz w:val="28"/>
                  <w:szCs w:val="28"/>
                  <w:lang w:val="ru-RU"/>
                </w:rPr>
                <w:t>0,</w:t>
              </w:r>
            </w:ins>
            <w:ins w:id="2156" w:author="Антон Смирнов" w:date="2023-05-24T15:07:00Z">
              <w:r>
                <w:rPr>
                  <w:rFonts w:ascii="Times New Roman" w:hAnsi="Times New Roman" w:cs="Times New Roman"/>
                  <w:i w:val="0"/>
                  <w:iCs/>
                  <w:sz w:val="28"/>
                  <w:szCs w:val="28"/>
                  <w:lang w:val="ru-RU"/>
                </w:rPr>
                <w:t>07</w:t>
              </w:r>
            </w:ins>
          </w:p>
        </w:tc>
      </w:tr>
      <w:tr w:rsidR="007E001C" w14:paraId="6045E247" w14:textId="77777777" w:rsidTr="00177580">
        <w:trPr>
          <w:ins w:id="2157" w:author="Антон Смирнов" w:date="2023-05-24T15:03:00Z"/>
        </w:trPr>
        <w:tc>
          <w:tcPr>
            <w:tcW w:w="4785" w:type="dxa"/>
          </w:tcPr>
          <w:p w14:paraId="2B1667AA" w14:textId="77777777" w:rsidR="007E001C" w:rsidRDefault="007E001C" w:rsidP="00177580">
            <w:pPr>
              <w:pStyle w:val="afa"/>
              <w:spacing w:line="360" w:lineRule="auto"/>
              <w:jc w:val="both"/>
              <w:rPr>
                <w:ins w:id="2158" w:author="Антон Смирнов" w:date="2023-05-24T15:03:00Z"/>
                <w:rFonts w:ascii="Times New Roman" w:hAnsi="Times New Roman" w:cs="Times New Roman"/>
                <w:i w:val="0"/>
                <w:sz w:val="28"/>
                <w:szCs w:val="28"/>
                <w:lang w:val="ru-RU"/>
              </w:rPr>
            </w:pPr>
            <w:ins w:id="2159" w:author="Антон Смирнов" w:date="2023-05-24T15:03:00Z">
              <w:r>
                <w:rPr>
                  <w:rFonts w:ascii="Times New Roman" w:hAnsi="Times New Roman" w:cs="Times New Roman"/>
                  <w:i w:val="0"/>
                  <w:sz w:val="28"/>
                  <w:szCs w:val="28"/>
                  <w:lang w:val="ru-RU"/>
                </w:rPr>
                <w:t>Коэффициент корреляции Мэтью</w:t>
              </w:r>
            </w:ins>
          </w:p>
        </w:tc>
        <w:tc>
          <w:tcPr>
            <w:tcW w:w="4786" w:type="dxa"/>
          </w:tcPr>
          <w:p w14:paraId="1593C053" w14:textId="2F92DBF0" w:rsidR="007E001C" w:rsidRDefault="007E001C" w:rsidP="00177580">
            <w:pPr>
              <w:pStyle w:val="afa"/>
              <w:spacing w:line="360" w:lineRule="auto"/>
              <w:jc w:val="both"/>
              <w:rPr>
                <w:ins w:id="2160" w:author="Антон Смирнов" w:date="2023-05-24T15:03:00Z"/>
                <w:rFonts w:ascii="Times New Roman" w:hAnsi="Times New Roman" w:cs="Times New Roman"/>
                <w:i w:val="0"/>
                <w:iCs/>
                <w:sz w:val="28"/>
                <w:szCs w:val="28"/>
                <w:lang w:val="ru-RU"/>
              </w:rPr>
            </w:pPr>
            <w:ins w:id="2161" w:author="Антон Смирнов" w:date="2023-05-24T15:03:00Z">
              <w:r>
                <w:rPr>
                  <w:rFonts w:ascii="Times New Roman" w:hAnsi="Times New Roman" w:cs="Times New Roman"/>
                  <w:i w:val="0"/>
                  <w:iCs/>
                  <w:sz w:val="28"/>
                  <w:szCs w:val="28"/>
                  <w:lang w:val="ru-RU"/>
                </w:rPr>
                <w:t>0,</w:t>
              </w:r>
            </w:ins>
            <w:ins w:id="2162" w:author="Антон Смирнов" w:date="2023-05-24T15:07:00Z">
              <w:r>
                <w:rPr>
                  <w:rFonts w:ascii="Times New Roman" w:hAnsi="Times New Roman" w:cs="Times New Roman"/>
                  <w:i w:val="0"/>
                  <w:iCs/>
                  <w:sz w:val="28"/>
                  <w:szCs w:val="28"/>
                  <w:lang w:val="ru-RU"/>
                </w:rPr>
                <w:t>14</w:t>
              </w:r>
            </w:ins>
          </w:p>
        </w:tc>
      </w:tr>
    </w:tbl>
    <w:p w14:paraId="0990FD16" w14:textId="77777777" w:rsidR="007E001C" w:rsidRPr="003D5777" w:rsidRDefault="007E001C" w:rsidP="001D58CF">
      <w:pPr>
        <w:pStyle w:val="afa"/>
        <w:spacing w:line="360" w:lineRule="auto"/>
        <w:ind w:firstLine="720"/>
        <w:jc w:val="both"/>
        <w:rPr>
          <w:ins w:id="2163" w:author="Антон Смирнов" w:date="2023-05-24T13:17:00Z"/>
          <w:rFonts w:ascii="Times New Roman" w:hAnsi="Times New Roman" w:cs="Times New Roman"/>
          <w:i w:val="0"/>
          <w:iCs/>
          <w:sz w:val="28"/>
          <w:szCs w:val="28"/>
          <w:lang w:val="ru-RU"/>
          <w:rPrChange w:id="2164" w:author="Антон Смирнов" w:date="2023-05-24T14:35:00Z">
            <w:rPr>
              <w:ins w:id="2165" w:author="Антон Смирнов" w:date="2023-05-24T13:17:00Z"/>
              <w:lang w:val="ru-RU"/>
            </w:rPr>
          </w:rPrChange>
        </w:rPr>
        <w:pPrChange w:id="2166" w:author="Антон Смирнов" w:date="2023-05-24T14:59:00Z">
          <w:pPr>
            <w:pStyle w:val="a0"/>
          </w:pPr>
        </w:pPrChange>
      </w:pPr>
    </w:p>
    <w:p w14:paraId="65B770BC" w14:textId="699EB666" w:rsidR="00FD0554" w:rsidRDefault="00FD0554" w:rsidP="00FD0554">
      <w:pPr>
        <w:pStyle w:val="2"/>
        <w:rPr>
          <w:ins w:id="2167" w:author="Антон Смирнов" w:date="2023-05-24T15:11:00Z"/>
          <w:lang w:val="ru-RU"/>
        </w:rPr>
      </w:pPr>
      <w:bookmarkStart w:id="2168" w:name="_Toc135824386"/>
      <w:ins w:id="2169" w:author="Антон Смирнов" w:date="2023-05-24T12:32:00Z">
        <w:r>
          <w:rPr>
            <w:lang w:val="ru-RU"/>
          </w:rPr>
          <w:t>3.</w:t>
        </w:r>
      </w:ins>
      <w:ins w:id="2170" w:author="Антон Смирнов" w:date="2023-05-24T14:41:00Z">
        <w:r w:rsidR="00E75D60">
          <w:rPr>
            <w:lang w:val="ru-RU"/>
          </w:rPr>
          <w:t>4</w:t>
        </w:r>
      </w:ins>
      <w:ins w:id="2171" w:author="Антон Смирнов" w:date="2023-05-24T12:32:00Z">
        <w:r>
          <w:rPr>
            <w:lang w:val="ru-RU"/>
          </w:rPr>
          <w:t xml:space="preserve">. </w:t>
        </w:r>
      </w:ins>
      <w:ins w:id="2172" w:author="Антон Смирнов" w:date="2023-05-24T12:33:00Z">
        <w:r>
          <w:rPr>
            <w:lang w:val="ru-RU"/>
          </w:rPr>
          <w:t>Объединение моделей</w:t>
        </w:r>
      </w:ins>
      <w:bookmarkEnd w:id="2168"/>
    </w:p>
    <w:p w14:paraId="399655B6" w14:textId="17DE1ECF" w:rsidR="008941CB" w:rsidRDefault="008941CB" w:rsidP="008941CB">
      <w:pPr>
        <w:pStyle w:val="a0"/>
        <w:rPr>
          <w:ins w:id="2173" w:author="Антон Смирнов" w:date="2023-05-24T15:38:00Z"/>
          <w:lang w:val="ru-RU"/>
        </w:rPr>
      </w:pPr>
      <w:ins w:id="2174" w:author="Антон Смирнов" w:date="2023-05-24T15:39:00Z">
        <w:r>
          <w:rPr>
            <w:lang w:val="ru-RU"/>
          </w:rPr>
          <w:t xml:space="preserve">Программе было присвоено название </w:t>
        </w:r>
        <w:r>
          <w:t>ANGEL</w:t>
        </w:r>
        <w:r w:rsidRPr="008941CB">
          <w:rPr>
            <w:lang w:val="ru-RU"/>
            <w:rPrChange w:id="2175" w:author="Антон Смирнов" w:date="2023-05-24T15:39:00Z">
              <w:rPr/>
            </w:rPrChange>
          </w:rPr>
          <w:t xml:space="preserve"> (</w:t>
        </w:r>
        <w:proofErr w:type="spellStart"/>
        <w:r>
          <w:t>A</w:t>
        </w:r>
      </w:ins>
      <w:ins w:id="2176" w:author="Антон Смирнов" w:date="2023-05-24T15:40:00Z">
        <w:r>
          <w:t>N</w:t>
        </w:r>
      </w:ins>
      <w:ins w:id="2177" w:author="Антон Смирнов" w:date="2023-05-24T15:39:00Z">
        <w:r>
          <w:t>tigen</w:t>
        </w:r>
        <w:proofErr w:type="spellEnd"/>
        <w:r w:rsidRPr="008941CB">
          <w:rPr>
            <w:lang w:val="ru-RU"/>
            <w:rPrChange w:id="2178" w:author="Антон Смирнов" w:date="2023-05-24T15:39:00Z">
              <w:rPr/>
            </w:rPrChange>
          </w:rPr>
          <w:t xml:space="preserve"> </w:t>
        </w:r>
        <w:proofErr w:type="spellStart"/>
        <w:r>
          <w:t>G</w:t>
        </w:r>
      </w:ins>
      <w:ins w:id="2179" w:author="Антон Смирнов" w:date="2023-05-24T15:40:00Z">
        <w:r>
          <w:t>E</w:t>
        </w:r>
      </w:ins>
      <w:ins w:id="2180" w:author="Антон Смирнов" w:date="2023-05-24T15:39:00Z">
        <w:r>
          <w:t>neration</w:t>
        </w:r>
        <w:proofErr w:type="spellEnd"/>
        <w:r w:rsidRPr="008941CB">
          <w:rPr>
            <w:lang w:val="ru-RU"/>
            <w:rPrChange w:id="2181" w:author="Антон Смирнов" w:date="2023-05-24T15:39:00Z">
              <w:rPr/>
            </w:rPrChange>
          </w:rPr>
          <w:t xml:space="preserve">). </w:t>
        </w:r>
      </w:ins>
      <w:ins w:id="2182" w:author="Антон Смирнов" w:date="2023-05-24T15:38:00Z">
        <w:r>
          <w:rPr>
            <w:lang w:val="ru-RU"/>
          </w:rPr>
          <w:t>Принципиальная схема работы программы представлена на рисунке 18.</w:t>
        </w:r>
      </w:ins>
    </w:p>
    <w:p w14:paraId="0CDAC0A9" w14:textId="77777777" w:rsidR="008941CB" w:rsidRPr="00177580" w:rsidRDefault="008941CB" w:rsidP="008941CB">
      <w:pPr>
        <w:pStyle w:val="a0"/>
        <w:rPr>
          <w:ins w:id="2183" w:author="Антон Смирнов" w:date="2023-05-24T15:38:00Z"/>
          <w:lang w:val="ru-RU"/>
        </w:rPr>
      </w:pPr>
    </w:p>
    <w:p w14:paraId="08C8525B" w14:textId="135CB2E2" w:rsidR="00534DB5" w:rsidRPr="00A96354" w:rsidRDefault="00534DB5" w:rsidP="00534DB5">
      <w:pPr>
        <w:pStyle w:val="a0"/>
        <w:rPr>
          <w:ins w:id="2184" w:author="Антон Смирнов" w:date="2023-05-24T12:33:00Z"/>
          <w:lang w:val="ru-RU"/>
          <w:rPrChange w:id="2185" w:author="Антон Смирнов" w:date="2023-05-24T15:25:00Z">
            <w:rPr>
              <w:ins w:id="2186" w:author="Антон Смирнов" w:date="2023-05-24T12:33:00Z"/>
              <w:lang w:val="ru-RU"/>
            </w:rPr>
          </w:rPrChange>
        </w:rPr>
        <w:pPrChange w:id="2187" w:author="Антон Смирнов" w:date="2023-05-24T15:11:00Z">
          <w:pPr>
            <w:pStyle w:val="2"/>
          </w:pPr>
        </w:pPrChange>
      </w:pPr>
      <w:ins w:id="2188" w:author="Антон Смирнов" w:date="2023-05-24T15:11:00Z">
        <w:r>
          <w:rPr>
            <w:lang w:val="ru-RU"/>
          </w:rPr>
          <w:t>Для построение единой системы для п</w:t>
        </w:r>
      </w:ins>
      <w:ins w:id="2189" w:author="Антон Смирнов" w:date="2023-05-24T15:12:00Z">
        <w:r>
          <w:rPr>
            <w:lang w:val="ru-RU"/>
          </w:rPr>
          <w:t xml:space="preserve">редсказания эпитопов были взяты модели предсказания </w:t>
        </w:r>
      </w:ins>
      <w:ins w:id="2190" w:author="Антон Смирнов" w:date="2023-05-24T15:14:00Z">
        <w:r w:rsidR="005D40A1">
          <w:rPr>
            <w:lang w:val="ru-RU"/>
          </w:rPr>
          <w:t>расщепления белков</w:t>
        </w:r>
      </w:ins>
      <w:ins w:id="2191" w:author="Антон Смирнов" w:date="2023-05-24T15:15:00Z">
        <w:r w:rsidR="005D40A1">
          <w:rPr>
            <w:lang w:val="ru-RU"/>
          </w:rPr>
          <w:t xml:space="preserve"> протеасомой, обученной на данных </w:t>
        </w:r>
        <w:r w:rsidR="005D40A1">
          <w:t>in</w:t>
        </w:r>
        <w:r w:rsidR="005D40A1" w:rsidRPr="005D40A1">
          <w:rPr>
            <w:lang w:val="ru-RU"/>
            <w:rPrChange w:id="2192" w:author="Антон Смирнов" w:date="2023-05-24T15:15:00Z">
              <w:rPr/>
            </w:rPrChange>
          </w:rPr>
          <w:t xml:space="preserve"> </w:t>
        </w:r>
        <w:r w:rsidR="005D40A1">
          <w:t>vivo</w:t>
        </w:r>
        <w:r w:rsidR="005D40A1" w:rsidRPr="005D40A1">
          <w:rPr>
            <w:lang w:val="ru-RU"/>
            <w:rPrChange w:id="2193" w:author="Антон Смирнов" w:date="2023-05-24T15:15:00Z">
              <w:rPr/>
            </w:rPrChange>
          </w:rPr>
          <w:t xml:space="preserve">, </w:t>
        </w:r>
        <w:r w:rsidR="005D40A1">
          <w:rPr>
            <w:lang w:val="ru-RU"/>
          </w:rPr>
          <w:t xml:space="preserve">модель прогноза </w:t>
        </w:r>
      </w:ins>
      <w:ins w:id="2194" w:author="Антон Смирнов" w:date="2023-05-24T15:16:00Z">
        <w:r w:rsidR="005D40A1">
          <w:rPr>
            <w:lang w:val="ru-RU"/>
          </w:rPr>
          <w:t xml:space="preserve">характера активности пептидов по отношению к </w:t>
        </w:r>
        <w:r w:rsidR="005D40A1">
          <w:t>TAP</w:t>
        </w:r>
        <w:r w:rsidR="005D40A1" w:rsidRPr="005D40A1">
          <w:rPr>
            <w:lang w:val="ru-RU"/>
            <w:rPrChange w:id="2195" w:author="Антон Смирнов" w:date="2023-05-24T15:16:00Z">
              <w:rPr/>
            </w:rPrChange>
          </w:rPr>
          <w:t xml:space="preserve"> </w:t>
        </w:r>
        <w:r w:rsidR="005D40A1">
          <w:rPr>
            <w:lang w:val="ru-RU"/>
          </w:rPr>
          <w:t>тра</w:t>
        </w:r>
      </w:ins>
      <w:ins w:id="2196" w:author="Антон Смирнов" w:date="2023-05-24T15:17:00Z">
        <w:r w:rsidR="005D40A1">
          <w:rPr>
            <w:lang w:val="ru-RU"/>
          </w:rPr>
          <w:t>нс</w:t>
        </w:r>
      </w:ins>
      <w:ins w:id="2197" w:author="Антон Смирнов" w:date="2023-05-24T15:16:00Z">
        <w:r w:rsidR="005D40A1">
          <w:rPr>
            <w:lang w:val="ru-RU"/>
          </w:rPr>
          <w:t xml:space="preserve">портеру, модель прогноза связывания </w:t>
        </w:r>
      </w:ins>
      <w:ins w:id="2198" w:author="Антон Смирнов" w:date="2023-05-24T15:17:00Z">
        <w:r w:rsidR="005D40A1">
          <w:rPr>
            <w:lang w:val="ru-RU"/>
          </w:rPr>
          <w:t xml:space="preserve">пептидов с аллелями </w:t>
        </w:r>
        <w:r w:rsidR="005D40A1">
          <w:t>HLA</w:t>
        </w:r>
        <w:r w:rsidR="005D40A1" w:rsidRPr="005D40A1">
          <w:rPr>
            <w:lang w:val="ru-RU"/>
            <w:rPrChange w:id="2199" w:author="Антон Смирнов" w:date="2023-05-24T15:17:00Z">
              <w:rPr/>
            </w:rPrChange>
          </w:rPr>
          <w:t>.</w:t>
        </w:r>
      </w:ins>
      <w:ins w:id="2200" w:author="Антон Смирнов" w:date="2023-05-24T15:24:00Z">
        <w:r w:rsidR="00A96354">
          <w:rPr>
            <w:lang w:val="ru-RU"/>
          </w:rPr>
          <w:t xml:space="preserve"> Ввиду того, что </w:t>
        </w:r>
      </w:ins>
      <w:ins w:id="2201" w:author="Антон Смирнов" w:date="2023-05-24T15:25:00Z">
        <w:r w:rsidR="00A96354">
          <w:rPr>
            <w:lang w:val="ru-RU"/>
          </w:rPr>
          <w:t xml:space="preserve">модель </w:t>
        </w:r>
        <w:r w:rsidR="00A96354">
          <w:t>TAP</w:t>
        </w:r>
        <w:r w:rsidR="00A96354">
          <w:rPr>
            <w:lang w:val="ru-RU"/>
          </w:rPr>
          <w:t xml:space="preserve"> транспортера</w:t>
        </w:r>
      </w:ins>
      <w:ins w:id="2202" w:author="Антон Смирнов" w:date="2023-05-24T15:31:00Z">
        <w:r w:rsidR="00320304">
          <w:rPr>
            <w:lang w:val="ru-RU"/>
          </w:rPr>
          <w:t xml:space="preserve"> </w:t>
        </w:r>
        <w:r w:rsidR="00320304">
          <w:rPr>
            <w:lang w:val="ru-RU"/>
          </w:rPr>
          <w:t>из-за особенностей её построения</w:t>
        </w:r>
      </w:ins>
      <w:ins w:id="2203" w:author="Антон Смирнов" w:date="2023-05-24T15:25:00Z">
        <w:r w:rsidR="00A96354">
          <w:rPr>
            <w:lang w:val="ru-RU"/>
          </w:rPr>
          <w:t xml:space="preserve"> не</w:t>
        </w:r>
      </w:ins>
      <w:ins w:id="2204" w:author="Антон Смирнов" w:date="2023-05-24T15:26:00Z">
        <w:r w:rsidR="00A96354">
          <w:rPr>
            <w:lang w:val="ru-RU"/>
          </w:rPr>
          <w:t xml:space="preserve"> может служить полноценным фильтром</w:t>
        </w:r>
      </w:ins>
      <w:ins w:id="2205" w:author="Антон Смирнов" w:date="2023-05-24T15:30:00Z">
        <w:r w:rsidR="00320304">
          <w:rPr>
            <w:lang w:val="ru-RU"/>
          </w:rPr>
          <w:t xml:space="preserve"> </w:t>
        </w:r>
      </w:ins>
      <w:ins w:id="2206" w:author="Антон Смирнов" w:date="2023-05-24T15:26:00Z">
        <w:r w:rsidR="00A96354">
          <w:rPr>
            <w:lang w:val="ru-RU"/>
          </w:rPr>
          <w:t xml:space="preserve">для </w:t>
        </w:r>
      </w:ins>
      <w:ins w:id="2207" w:author="Антон Смирнов" w:date="2023-05-24T15:28:00Z">
        <w:r w:rsidR="00A96354">
          <w:rPr>
            <w:lang w:val="ru-RU"/>
          </w:rPr>
          <w:t>предыдущих этапов работы, т</w:t>
        </w:r>
      </w:ins>
      <w:ins w:id="2208" w:author="Антон Смирнов" w:date="2023-05-24T15:29:00Z">
        <w:r w:rsidR="00A96354">
          <w:rPr>
            <w:lang w:val="ru-RU"/>
          </w:rPr>
          <w:t xml:space="preserve">о её включение </w:t>
        </w:r>
      </w:ins>
      <w:ins w:id="2209" w:author="Антон Смирнов" w:date="2023-05-24T15:30:00Z">
        <w:r w:rsidR="00A96354">
          <w:rPr>
            <w:lang w:val="ru-RU"/>
          </w:rPr>
          <w:t>в прогноз сделано опциональным.</w:t>
        </w:r>
      </w:ins>
      <w:ins w:id="2210" w:author="Антон Смирнов" w:date="2023-05-24T15:31:00Z">
        <w:r w:rsidR="00320304">
          <w:rPr>
            <w:lang w:val="ru-RU"/>
          </w:rPr>
          <w:t xml:space="preserve"> Принципиальная схема работы программы представлена на рисунке</w:t>
        </w:r>
      </w:ins>
      <w:ins w:id="2211" w:author="Антон Смирнов" w:date="2023-05-24T15:32:00Z">
        <w:r w:rsidR="00320304">
          <w:rPr>
            <w:lang w:val="ru-RU"/>
          </w:rPr>
          <w:t xml:space="preserve"> 18.</w:t>
        </w:r>
      </w:ins>
    </w:p>
    <w:p w14:paraId="39BDE060" w14:textId="00F784B0" w:rsidR="00FD0554" w:rsidRDefault="00FD0554" w:rsidP="00FD0554">
      <w:pPr>
        <w:pStyle w:val="2"/>
        <w:rPr>
          <w:ins w:id="2212" w:author="Антон Смирнов" w:date="2023-05-24T12:34:00Z"/>
          <w:lang w:val="ru-RU"/>
        </w:rPr>
      </w:pPr>
      <w:bookmarkStart w:id="2213" w:name="_Toc135824387"/>
      <w:ins w:id="2214" w:author="Антон Смирнов" w:date="2023-05-24T12:34:00Z">
        <w:r>
          <w:rPr>
            <w:lang w:val="ru-RU"/>
          </w:rPr>
          <w:lastRenderedPageBreak/>
          <w:t>3.</w:t>
        </w:r>
      </w:ins>
      <w:ins w:id="2215" w:author="Антон Смирнов" w:date="2023-05-24T14:41:00Z">
        <w:r w:rsidR="00E75D60">
          <w:rPr>
            <w:lang w:val="ru-RU"/>
          </w:rPr>
          <w:t>5</w:t>
        </w:r>
      </w:ins>
      <w:ins w:id="2216" w:author="Антон Смирнов" w:date="2023-05-24T12:34:00Z">
        <w:r>
          <w:rPr>
            <w:lang w:val="ru-RU"/>
          </w:rPr>
          <w:t>. Веб-сервис</w:t>
        </w:r>
        <w:bookmarkEnd w:id="2213"/>
      </w:ins>
    </w:p>
    <w:p w14:paraId="7DC5B2AF" w14:textId="405E3A02" w:rsidR="00FD0554" w:rsidRDefault="00FD0554" w:rsidP="00FD0554">
      <w:pPr>
        <w:pStyle w:val="2"/>
        <w:rPr>
          <w:ins w:id="2217" w:author="Антон Смирнов" w:date="2023-05-24T12:36:00Z"/>
          <w:lang w:val="ru-RU"/>
        </w:rPr>
      </w:pPr>
      <w:bookmarkStart w:id="2218" w:name="_Toc135824388"/>
      <w:ins w:id="2219" w:author="Антон Смирнов" w:date="2023-05-24T12:34:00Z">
        <w:r>
          <w:rPr>
            <w:lang w:val="ru-RU"/>
          </w:rPr>
          <w:t>3.</w:t>
        </w:r>
      </w:ins>
      <w:ins w:id="2220" w:author="Антон Смирнов" w:date="2023-05-24T14:41:00Z">
        <w:r w:rsidR="00E75D60">
          <w:rPr>
            <w:lang w:val="ru-RU"/>
          </w:rPr>
          <w:t>6</w:t>
        </w:r>
      </w:ins>
      <w:ins w:id="2221" w:author="Антон Смирнов" w:date="2023-05-24T12:34:00Z">
        <w:r>
          <w:rPr>
            <w:lang w:val="ru-RU"/>
          </w:rPr>
          <w:t>. Обсуждение</w:t>
        </w:r>
      </w:ins>
      <w:bookmarkEnd w:id="2218"/>
    </w:p>
    <w:p w14:paraId="7611AEEA" w14:textId="0C1B86B5" w:rsidR="00FD0554" w:rsidRPr="00FD0554" w:rsidRDefault="00FD0554">
      <w:pPr>
        <w:pStyle w:val="1"/>
        <w:rPr>
          <w:lang w:val="ru-RU"/>
          <w:rPrChange w:id="2222" w:author="Антон Смирнов" w:date="2023-05-24T12:36:00Z">
            <w:rPr>
              <w:lang w:val="ru-RU"/>
            </w:rPr>
          </w:rPrChange>
        </w:rPr>
        <w:pPrChange w:id="2223" w:author="Антон Смирнов" w:date="2023-05-24T12:37:00Z">
          <w:pPr>
            <w:pStyle w:val="a0"/>
            <w:jc w:val="center"/>
          </w:pPr>
        </w:pPrChange>
      </w:pPr>
      <w:bookmarkStart w:id="2224" w:name="_Toc135824389"/>
      <w:ins w:id="2225" w:author="Антон Смирнов" w:date="2023-05-24T12:37:00Z">
        <w:r>
          <w:rPr>
            <w:lang w:val="ru-RU"/>
          </w:rPr>
          <w:t>Глава 4. Заключение.</w:t>
        </w:r>
      </w:ins>
      <w:bookmarkEnd w:id="2224"/>
    </w:p>
    <w:p w14:paraId="783A3ABA" w14:textId="279A1CFC" w:rsidR="00297BAA" w:rsidRPr="004C1F0C" w:rsidDel="00FD0554" w:rsidRDefault="00FD0554">
      <w:pPr>
        <w:pStyle w:val="1"/>
        <w:rPr>
          <w:del w:id="2226" w:author="Антон Смирнов" w:date="2023-05-24T12:36:00Z"/>
          <w:lang w:val="ru-RU"/>
          <w:rPrChange w:id="2227" w:author="Антон Смирнов" w:date="2023-05-24T14:19:00Z">
            <w:rPr>
              <w:del w:id="2228" w:author="Антон Смирнов" w:date="2023-05-24T12:36:00Z"/>
              <w:sz w:val="28"/>
              <w:lang w:val="ru-RU"/>
            </w:rPr>
          </w:rPrChange>
        </w:rPr>
      </w:pPr>
      <w:bookmarkStart w:id="2229" w:name="_Toc135824390"/>
      <w:bookmarkStart w:id="2230" w:name="модель-работы-протеасомы"/>
      <w:bookmarkEnd w:id="1050"/>
      <w:ins w:id="2231" w:author="Антон Смирнов" w:date="2023-05-24T12:36:00Z">
        <w:r w:rsidRPr="004C1F0C">
          <w:rPr>
            <w:lang w:val="ru-RU"/>
            <w:rPrChange w:id="2232" w:author="Антон Смирнов" w:date="2023-05-24T14:19:00Z">
              <w:rPr>
                <w:sz w:val="28"/>
                <w:lang w:val="ru-RU"/>
              </w:rPr>
            </w:rPrChange>
          </w:rPr>
          <w:t>Глава</w:t>
        </w:r>
        <w:bookmarkEnd w:id="2229"/>
        <w:r w:rsidRPr="004C1F0C">
          <w:rPr>
            <w:lang w:val="ru-RU"/>
            <w:rPrChange w:id="2233" w:author="Антон Смирнов" w:date="2023-05-24T14:19:00Z">
              <w:rPr>
                <w:sz w:val="28"/>
                <w:lang w:val="ru-RU"/>
              </w:rPr>
            </w:rPrChange>
          </w:rPr>
          <w:t xml:space="preserve"> </w:t>
        </w:r>
      </w:ins>
      <w:del w:id="2234" w:author="Антон Смирнов" w:date="2023-05-24T12:36:00Z">
        <w:r w:rsidR="00297BAA" w:rsidRPr="004C1F0C" w:rsidDel="00FD0554">
          <w:rPr>
            <w:lang w:val="ru-RU"/>
            <w:rPrChange w:id="2235" w:author="Антон Смирнов" w:date="2023-05-24T14:19:00Z">
              <w:rPr>
                <w:sz w:val="28"/>
                <w:lang w:val="ru-RU"/>
              </w:rPr>
            </w:rPrChange>
          </w:rPr>
          <w:delText>3.1. Концептуальная схема модели</w:delText>
        </w:r>
      </w:del>
    </w:p>
    <w:p w14:paraId="5857BD65" w14:textId="4BE96CC5" w:rsidR="005C4AD5" w:rsidRPr="00CF0A6A" w:rsidDel="00FD0554" w:rsidRDefault="00297BAA">
      <w:pPr>
        <w:pStyle w:val="1"/>
        <w:rPr>
          <w:del w:id="2236" w:author="Антон Смирнов" w:date="2023-05-24T12:36:00Z"/>
          <w:rPrChange w:id="2237" w:author="Антон Смирнов" w:date="2023-05-24T11:25:00Z">
            <w:rPr>
              <w:del w:id="2238" w:author="Антон Смирнов" w:date="2023-05-24T12:36:00Z"/>
              <w:sz w:val="28"/>
              <w:lang w:val="ru-RU"/>
            </w:rPr>
          </w:rPrChange>
        </w:rPr>
      </w:pPr>
      <w:del w:id="2239" w:author="Антон Смирнов" w:date="2023-05-24T12:36:00Z">
        <w:r w:rsidRPr="00CF0A6A" w:rsidDel="00FD0554">
          <w:rPr>
            <w:rPrChange w:id="2240" w:author="Антон Смирнов" w:date="2023-05-24T11:25:00Z">
              <w:rPr>
                <w:sz w:val="28"/>
                <w:lang w:val="ru-RU"/>
              </w:rPr>
            </w:rPrChange>
          </w:rPr>
          <w:delText>3.2</w:delText>
        </w:r>
        <w:r w:rsidR="00BF5734" w:rsidRPr="00CF0A6A" w:rsidDel="00FD0554">
          <w:rPr>
            <w:rPrChange w:id="2241" w:author="Антон Смирнов" w:date="2023-05-24T11:25:00Z">
              <w:rPr>
                <w:sz w:val="28"/>
                <w:lang w:val="ru-RU"/>
              </w:rPr>
            </w:rPrChange>
          </w:rPr>
          <w:delText>. Модель работы протеасомы</w:delText>
        </w:r>
      </w:del>
    </w:p>
    <w:p w14:paraId="3909A95A" w14:textId="7D968E5C" w:rsidR="005C4AD5" w:rsidRPr="00CF0A6A" w:rsidDel="00FD0554" w:rsidRDefault="00297BAA">
      <w:pPr>
        <w:pStyle w:val="1"/>
        <w:rPr>
          <w:del w:id="2242" w:author="Антон Смирнов" w:date="2023-05-24T12:36:00Z"/>
          <w:rPrChange w:id="2243" w:author="Антон Смирнов" w:date="2023-05-24T11:25:00Z">
            <w:rPr>
              <w:del w:id="2244" w:author="Антон Смирнов" w:date="2023-05-24T12:36:00Z"/>
              <w:sz w:val="28"/>
              <w:lang w:val="ru-RU"/>
            </w:rPr>
          </w:rPrChange>
        </w:rPr>
      </w:pPr>
      <w:bookmarkStart w:id="2245" w:name="модель-работы-тар-транспортера"/>
      <w:bookmarkEnd w:id="2230"/>
      <w:del w:id="2246" w:author="Антон Смирнов" w:date="2023-05-24T12:36:00Z">
        <w:r w:rsidRPr="00CF0A6A" w:rsidDel="00FD0554">
          <w:rPr>
            <w:rPrChange w:id="2247" w:author="Антон Смирнов" w:date="2023-05-24T11:25:00Z">
              <w:rPr>
                <w:sz w:val="28"/>
                <w:lang w:val="ru-RU"/>
              </w:rPr>
            </w:rPrChange>
          </w:rPr>
          <w:delText>3.3</w:delText>
        </w:r>
        <w:r w:rsidR="00BF5734" w:rsidRPr="00CF0A6A" w:rsidDel="00FD0554">
          <w:rPr>
            <w:rPrChange w:id="2248" w:author="Антон Смирнов" w:date="2023-05-24T11:25:00Z">
              <w:rPr>
                <w:sz w:val="28"/>
                <w:lang w:val="ru-RU"/>
              </w:rPr>
            </w:rPrChange>
          </w:rPr>
          <w:delText>. Модель работы ТАР-транспортера</w:delText>
        </w:r>
      </w:del>
    </w:p>
    <w:p w14:paraId="42B2BD7C" w14:textId="07E39CB1" w:rsidR="005C4AD5" w:rsidRPr="00CF0A6A" w:rsidDel="00FD0554" w:rsidRDefault="00297BAA">
      <w:pPr>
        <w:pStyle w:val="1"/>
        <w:rPr>
          <w:del w:id="2249" w:author="Антон Смирнов" w:date="2023-05-24T12:36:00Z"/>
          <w:rPrChange w:id="2250" w:author="Антон Смирнов" w:date="2023-05-24T11:25:00Z">
            <w:rPr>
              <w:del w:id="2251" w:author="Антон Смирнов" w:date="2023-05-24T12:36:00Z"/>
              <w:sz w:val="28"/>
              <w:lang w:val="ru-RU"/>
            </w:rPr>
          </w:rPrChange>
        </w:rPr>
      </w:pPr>
      <w:bookmarkStart w:id="2252" w:name="модель-взаимодействия-эпитоп-мнс"/>
      <w:bookmarkEnd w:id="2245"/>
      <w:del w:id="2253" w:author="Антон Смирнов" w:date="2023-05-24T12:36:00Z">
        <w:r w:rsidRPr="00CF0A6A" w:rsidDel="00FD0554">
          <w:rPr>
            <w:rPrChange w:id="2254" w:author="Антон Смирнов" w:date="2023-05-24T11:25:00Z">
              <w:rPr>
                <w:sz w:val="28"/>
                <w:lang w:val="ru-RU"/>
              </w:rPr>
            </w:rPrChange>
          </w:rPr>
          <w:delText>3.4</w:delText>
        </w:r>
        <w:r w:rsidR="00BF5734" w:rsidRPr="00CF0A6A" w:rsidDel="00FD0554">
          <w:rPr>
            <w:rPrChange w:id="2255" w:author="Антон Смирнов" w:date="2023-05-24T11:25:00Z">
              <w:rPr>
                <w:sz w:val="28"/>
                <w:lang w:val="ru-RU"/>
              </w:rPr>
            </w:rPrChange>
          </w:rPr>
          <w:delText>. Модель взаимодействия эпитоп-МНС</w:delText>
        </w:r>
      </w:del>
    </w:p>
    <w:p w14:paraId="5E1C0514" w14:textId="7E0524A4" w:rsidR="005C4AD5" w:rsidRPr="00CF0A6A" w:rsidDel="00FD0554" w:rsidRDefault="00297BAA">
      <w:pPr>
        <w:pStyle w:val="1"/>
        <w:rPr>
          <w:del w:id="2256" w:author="Антон Смирнов" w:date="2023-05-24T12:36:00Z"/>
          <w:rPrChange w:id="2257" w:author="Антон Смирнов" w:date="2023-05-24T11:25:00Z">
            <w:rPr>
              <w:del w:id="2258" w:author="Антон Смирнов" w:date="2023-05-24T12:36:00Z"/>
              <w:sz w:val="28"/>
              <w:lang w:val="ru-RU"/>
            </w:rPr>
          </w:rPrChange>
        </w:rPr>
      </w:pPr>
      <w:bookmarkStart w:id="2259" w:name="объединенная-модель"/>
      <w:bookmarkEnd w:id="2252"/>
      <w:del w:id="2260" w:author="Антон Смирнов" w:date="2023-05-24T12:36:00Z">
        <w:r w:rsidRPr="00CF0A6A" w:rsidDel="00FD0554">
          <w:rPr>
            <w:rPrChange w:id="2261" w:author="Антон Смирнов" w:date="2023-05-24T11:25:00Z">
              <w:rPr>
                <w:sz w:val="28"/>
                <w:lang w:val="ru-RU"/>
              </w:rPr>
            </w:rPrChange>
          </w:rPr>
          <w:delText>3.5</w:delText>
        </w:r>
        <w:r w:rsidR="00BF5734" w:rsidRPr="00CF0A6A" w:rsidDel="00FD0554">
          <w:rPr>
            <w:rPrChange w:id="2262" w:author="Антон Смирнов" w:date="2023-05-24T11:25:00Z">
              <w:rPr>
                <w:sz w:val="28"/>
                <w:lang w:val="ru-RU"/>
              </w:rPr>
            </w:rPrChange>
          </w:rPr>
          <w:delText>. Объединенная модель</w:delText>
        </w:r>
      </w:del>
    </w:p>
    <w:p w14:paraId="73FBB198" w14:textId="32A37543" w:rsidR="005C4AD5" w:rsidRPr="00CF0A6A" w:rsidDel="00FD0554" w:rsidRDefault="00297BAA">
      <w:pPr>
        <w:pStyle w:val="1"/>
        <w:rPr>
          <w:del w:id="2263" w:author="Антон Смирнов" w:date="2023-05-24T12:36:00Z"/>
          <w:rPrChange w:id="2264" w:author="Антон Смирнов" w:date="2023-05-24T11:25:00Z">
            <w:rPr>
              <w:del w:id="2265" w:author="Антон Смирнов" w:date="2023-05-24T12:36:00Z"/>
              <w:sz w:val="28"/>
              <w:lang w:val="ru-RU"/>
            </w:rPr>
          </w:rPrChange>
        </w:rPr>
      </w:pPr>
      <w:bookmarkStart w:id="2266" w:name="веб-сервис"/>
      <w:bookmarkEnd w:id="2259"/>
      <w:del w:id="2267" w:author="Антон Смирнов" w:date="2023-05-24T12:36:00Z">
        <w:r w:rsidRPr="00CF0A6A" w:rsidDel="00FD0554">
          <w:rPr>
            <w:rPrChange w:id="2268" w:author="Антон Смирнов" w:date="2023-05-24T11:25:00Z">
              <w:rPr>
                <w:sz w:val="28"/>
                <w:lang w:val="ru-RU"/>
              </w:rPr>
            </w:rPrChange>
          </w:rPr>
          <w:delText>3.6</w:delText>
        </w:r>
        <w:r w:rsidR="00BF5734" w:rsidRPr="00CF0A6A" w:rsidDel="00FD0554">
          <w:rPr>
            <w:rPrChange w:id="2269" w:author="Антон Смирнов" w:date="2023-05-24T11:25:00Z">
              <w:rPr>
                <w:sz w:val="28"/>
                <w:lang w:val="ru-RU"/>
              </w:rPr>
            </w:rPrChange>
          </w:rPr>
          <w:delText>. Веб-сервис</w:delText>
        </w:r>
      </w:del>
    </w:p>
    <w:p w14:paraId="19D9128D" w14:textId="5E56AC63" w:rsidR="005C4AD5" w:rsidRPr="00CF0A6A" w:rsidRDefault="00FD0554">
      <w:pPr>
        <w:pStyle w:val="1"/>
        <w:rPr>
          <w:rPrChange w:id="2270" w:author="Антон Смирнов" w:date="2023-05-24T11:25:00Z">
            <w:rPr>
              <w:sz w:val="28"/>
              <w:lang w:val="ru-RU"/>
            </w:rPr>
          </w:rPrChange>
        </w:rPr>
      </w:pPr>
      <w:bookmarkStart w:id="2271" w:name="_Toc135824391"/>
      <w:bookmarkStart w:id="2272" w:name="выводы"/>
      <w:bookmarkEnd w:id="2266"/>
      <w:ins w:id="2273" w:author="Антон Смирнов" w:date="2023-05-24T12:36:00Z">
        <w:r w:rsidRPr="00CF0A6A">
          <w:rPr>
            <w:rPrChange w:id="2274" w:author="Антон Смирнов" w:date="2023-05-24T11:25:00Z">
              <w:rPr>
                <w:sz w:val="28"/>
                <w:lang w:val="ru-RU"/>
              </w:rPr>
            </w:rPrChange>
          </w:rPr>
          <w:t>5</w:t>
        </w:r>
      </w:ins>
      <w:del w:id="2275" w:author="Антон Смирнов" w:date="2023-05-24T12:36:00Z">
        <w:r w:rsidR="006D3EF5" w:rsidRPr="00CF0A6A" w:rsidDel="00FD0554">
          <w:rPr>
            <w:rPrChange w:id="2276" w:author="Антон Смирнов" w:date="2023-05-24T11:25:00Z">
              <w:rPr>
                <w:sz w:val="28"/>
                <w:lang w:val="ru-RU"/>
              </w:rPr>
            </w:rPrChange>
          </w:rPr>
          <w:delText>4</w:delText>
        </w:r>
      </w:del>
      <w:r w:rsidR="00BF5734" w:rsidRPr="00CF0A6A">
        <w:rPr>
          <w:rPrChange w:id="2277" w:author="Антон Смирнов" w:date="2023-05-24T11:25:00Z">
            <w:rPr>
              <w:sz w:val="28"/>
              <w:lang w:val="ru-RU"/>
            </w:rPr>
          </w:rPrChange>
        </w:rPr>
        <w:t xml:space="preserve">. </w:t>
      </w:r>
      <w:proofErr w:type="spellStart"/>
      <w:r w:rsidR="00BF5734" w:rsidRPr="00CF0A6A">
        <w:rPr>
          <w:rPrChange w:id="2278" w:author="Антон Смирнов" w:date="2023-05-24T11:25:00Z">
            <w:rPr>
              <w:sz w:val="28"/>
              <w:lang w:val="ru-RU"/>
            </w:rPr>
          </w:rPrChange>
        </w:rPr>
        <w:t>Выводы</w:t>
      </w:r>
      <w:bookmarkEnd w:id="2271"/>
      <w:proofErr w:type="spellEnd"/>
    </w:p>
    <w:p w14:paraId="37A9684A" w14:textId="7A1967B2" w:rsidR="005C4AD5" w:rsidRPr="0075779D" w:rsidDel="00FD0554" w:rsidRDefault="00BF5734">
      <w:pPr>
        <w:pStyle w:val="1"/>
        <w:rPr>
          <w:del w:id="2279" w:author="Антон Смирнов" w:date="2023-05-24T12:34:00Z"/>
          <w:sz w:val="28"/>
          <w:lang w:val="ru-RU"/>
        </w:rPr>
      </w:pPr>
      <w:bookmarkStart w:id="2280" w:name="обсуждение"/>
      <w:bookmarkEnd w:id="2272"/>
      <w:commentRangeStart w:id="2281"/>
      <w:commentRangeStart w:id="2282"/>
      <w:del w:id="2283" w:author="Антон Смирнов" w:date="2023-05-24T12:34:00Z">
        <w:r w:rsidRPr="0075779D" w:rsidDel="00FD0554">
          <w:rPr>
            <w:sz w:val="28"/>
            <w:lang w:val="ru-RU"/>
          </w:rPr>
          <w:delText>15. Обсуждение</w:delText>
        </w:r>
        <w:commentRangeEnd w:id="2281"/>
        <w:r w:rsidR="006D3EF5" w:rsidDel="00FD0554">
          <w:rPr>
            <w:rStyle w:val="aff2"/>
            <w:rFonts w:asciiTheme="minorHAnsi" w:eastAsiaTheme="minorHAnsi" w:hAnsiTheme="minorHAnsi" w:cstheme="minorBidi"/>
            <w:b w:val="0"/>
            <w:bCs w:val="0"/>
            <w:color w:val="auto"/>
          </w:rPr>
          <w:commentReference w:id="2281"/>
        </w:r>
        <w:commentRangeEnd w:id="2282"/>
        <w:r w:rsidR="00FD0554" w:rsidDel="00FD0554">
          <w:rPr>
            <w:rStyle w:val="aff2"/>
            <w:rFonts w:asciiTheme="minorHAnsi" w:eastAsiaTheme="minorHAnsi" w:hAnsiTheme="minorHAnsi" w:cstheme="minorBidi"/>
            <w:b w:val="0"/>
            <w:bCs w:val="0"/>
            <w:color w:val="auto"/>
          </w:rPr>
          <w:commentReference w:id="2282"/>
        </w:r>
      </w:del>
    </w:p>
    <w:p w14:paraId="5E7C006C" w14:textId="77777777" w:rsidR="005C4AD5" w:rsidRPr="0075779D" w:rsidRDefault="00BF5734">
      <w:pPr>
        <w:pStyle w:val="1"/>
        <w:rPr>
          <w:sz w:val="28"/>
          <w:lang w:val="ru-RU"/>
        </w:rPr>
      </w:pPr>
      <w:bookmarkStart w:id="2284" w:name="_Toc135824392"/>
      <w:bookmarkStart w:id="2285" w:name="список-литературы"/>
      <w:bookmarkEnd w:id="2280"/>
      <w:r w:rsidRPr="0075779D">
        <w:rPr>
          <w:sz w:val="28"/>
          <w:lang w:val="ru-RU"/>
        </w:rPr>
        <w:t>Список литературы</w:t>
      </w:r>
      <w:bookmarkEnd w:id="2284"/>
    </w:p>
    <w:bookmarkStart w:id="2286" w:name="ref-yarilin2010"/>
    <w:bookmarkStart w:id="2287" w:name="refs"/>
    <w:bookmarkStart w:id="2288" w:name="_Hlk135738130"/>
    <w:p w14:paraId="28DF423C" w14:textId="77777777" w:rsidR="00285211" w:rsidRPr="00285211" w:rsidRDefault="004C7AE4" w:rsidP="00285211">
      <w:pPr>
        <w:pStyle w:val="af8"/>
        <w:rPr>
          <w:rFonts w:ascii="Times New Roman" w:hAnsi="Times New Roman" w:cs="Times New Roman"/>
          <w:lang w:val="ru-RU"/>
        </w:rPr>
      </w:pPr>
      <w:r>
        <w:rPr>
          <w:lang w:val="ru-RU"/>
        </w:rPr>
        <w:fldChar w:fldCharType="begin"/>
      </w:r>
      <w:r>
        <w:rPr>
          <w:lang w:val="ru-RU"/>
        </w:rPr>
        <w:instrText xml:space="preserve"> ADDIN ZOTERO_BIBL {"uncited":[],"omitted":[],"custom":[]} CSL_BIBLIOGRAPHY </w:instrText>
      </w:r>
      <w:r>
        <w:rPr>
          <w:lang w:val="ru-RU"/>
        </w:rPr>
        <w:fldChar w:fldCharType="separate"/>
      </w:r>
      <w:r w:rsidR="00285211" w:rsidRPr="00285211">
        <w:rPr>
          <w:rFonts w:ascii="Times New Roman" w:hAnsi="Times New Roman" w:cs="Times New Roman"/>
          <w:lang w:val="ru-RU"/>
        </w:rPr>
        <w:t>1. Ярилин А.А.Иммунология / А. А. Ярилин – Москва: ГЭОТАР-Медиа, 2010.– 752</w:t>
      </w:r>
      <w:r w:rsidR="00285211">
        <w:rPr>
          <w:rFonts w:ascii="Times New Roman" w:hAnsi="Times New Roman" w:cs="Times New Roman"/>
        </w:rPr>
        <w:t>c</w:t>
      </w:r>
      <w:r w:rsidR="00285211" w:rsidRPr="00285211">
        <w:rPr>
          <w:rFonts w:ascii="Times New Roman" w:hAnsi="Times New Roman" w:cs="Times New Roman"/>
          <w:lang w:val="ru-RU"/>
        </w:rPr>
        <w:t>.</w:t>
      </w:r>
    </w:p>
    <w:p w14:paraId="17FCC893" w14:textId="77777777" w:rsidR="00285211" w:rsidRPr="00285211" w:rsidRDefault="00285211" w:rsidP="00285211">
      <w:pPr>
        <w:pStyle w:val="af8"/>
        <w:rPr>
          <w:rFonts w:ascii="Times New Roman" w:hAnsi="Times New Roman" w:cs="Times New Roman"/>
          <w:lang w:val="ru-RU"/>
        </w:rPr>
      </w:pPr>
      <w:r w:rsidRPr="00285211">
        <w:rPr>
          <w:rFonts w:ascii="Times New Roman" w:hAnsi="Times New Roman" w:cs="Times New Roman"/>
          <w:lang w:val="ru-RU"/>
        </w:rPr>
        <w:t>2. Ганковская Л.В.Основы общей иммунологии. Учебно-методическое пособие для студентов медицинских вузов / Л. В. Ганковская, Л. С. Намазова-Баранова, Р. Я. Мешкова – Москва: ПедиатрЪ, 2014.</w:t>
      </w:r>
    </w:p>
    <w:p w14:paraId="57A75B89" w14:textId="77777777" w:rsidR="00285211" w:rsidRDefault="00285211" w:rsidP="00285211">
      <w:pPr>
        <w:pStyle w:val="af8"/>
        <w:rPr>
          <w:rFonts w:ascii="Times New Roman" w:hAnsi="Times New Roman" w:cs="Times New Roman"/>
        </w:rPr>
      </w:pPr>
      <w:r>
        <w:rPr>
          <w:rFonts w:ascii="Times New Roman" w:hAnsi="Times New Roman" w:cs="Times New Roman"/>
        </w:rPr>
        <w:t>3. Murugan A. Statistical inference of the generation probability of T-cell receptors from sequence repertoires / Murugan A., Mora T., Walczak A.M., Callan C.G. // Proceedings of the National Academy of Sciences – 2012. – Т. 109 – № 40 – С.16161–16166.</w:t>
      </w:r>
    </w:p>
    <w:p w14:paraId="4A6F7015" w14:textId="77777777" w:rsidR="00285211" w:rsidRDefault="00285211" w:rsidP="00285211">
      <w:pPr>
        <w:pStyle w:val="af8"/>
        <w:rPr>
          <w:rFonts w:ascii="Times New Roman" w:hAnsi="Times New Roman" w:cs="Times New Roman"/>
        </w:rPr>
      </w:pPr>
      <w:r>
        <w:rPr>
          <w:rFonts w:ascii="Times New Roman" w:hAnsi="Times New Roman" w:cs="Times New Roman"/>
        </w:rPr>
        <w:t>4. Dash R. In silico-based vaccine design against Ebola virus glycoprotein / Dash R., Das R., Junaid M., Akash M.F.C., Islam A., Hosen S.Z. // Advances and Applications in Bioinformatics and Chemistry – 2017. – Т. Volume 10 – С.11–28.</w:t>
      </w:r>
    </w:p>
    <w:p w14:paraId="302BC340" w14:textId="77777777" w:rsidR="00285211" w:rsidRDefault="00285211" w:rsidP="00285211">
      <w:pPr>
        <w:pStyle w:val="af8"/>
        <w:rPr>
          <w:rFonts w:ascii="Times New Roman" w:hAnsi="Times New Roman" w:cs="Times New Roman"/>
        </w:rPr>
      </w:pPr>
      <w:r>
        <w:rPr>
          <w:rFonts w:ascii="Times New Roman" w:hAnsi="Times New Roman" w:cs="Times New Roman"/>
        </w:rPr>
        <w:t>5. Viana Invenção M. da C. Development of synthetic antigen vaccines for COVID-19 / Viana Invenção M. da C., Melo A.R. da S., Macêdo L.S. de, Costa Neves T.S.P. da, Melo C.M.L. de, Cordeiro M.N., Aragão Batista M.V. de, Freitas A.C. de // Human Vaccines &amp; Immunotherapeutics – 2021. – Т. 17 – № 11 – С.3855–3870.</w:t>
      </w:r>
    </w:p>
    <w:p w14:paraId="19EE3E20" w14:textId="77777777" w:rsidR="00285211" w:rsidRDefault="00285211" w:rsidP="00285211">
      <w:pPr>
        <w:pStyle w:val="af8"/>
        <w:rPr>
          <w:rFonts w:ascii="Times New Roman" w:hAnsi="Times New Roman" w:cs="Times New Roman"/>
        </w:rPr>
      </w:pPr>
      <w:r>
        <w:rPr>
          <w:rFonts w:ascii="Times New Roman" w:hAnsi="Times New Roman" w:cs="Times New Roman"/>
        </w:rPr>
        <w:t>6. Schmidt J. Prediction of neo-epitope immunogenicity reveals TCR recognition determinants and provides insight into immunoediting / Schmidt J., Smith A.R., Magnin M., Racle J., Devlin J.R., Bobisse S., Cesbron J., Bonnet V., Carmona S.J., Huber F., Ciriello G., Speiser D.E., Bassani-Sternberg M., Coukos G., Baker B.M., Harari A., Gfeller D. // Cell Reports Medicine – 2021. – Т. 2 – № 2 – С.100194.</w:t>
      </w:r>
    </w:p>
    <w:p w14:paraId="63D21D3A" w14:textId="77777777" w:rsidR="00285211" w:rsidRDefault="00285211" w:rsidP="00285211">
      <w:pPr>
        <w:pStyle w:val="af8"/>
        <w:rPr>
          <w:rFonts w:ascii="Times New Roman" w:hAnsi="Times New Roman" w:cs="Times New Roman"/>
        </w:rPr>
      </w:pPr>
      <w:r>
        <w:rPr>
          <w:rFonts w:ascii="Times New Roman" w:hAnsi="Times New Roman" w:cs="Times New Roman"/>
        </w:rPr>
        <w:t>7. consortium M. sequencing Complete sequence and gene map of a human major histocompatibility complex / consortium M. sequencing // Nature – 1999. – Т. 401 – № 6756 – С.921–923.</w:t>
      </w:r>
    </w:p>
    <w:p w14:paraId="0EB81E7A" w14:textId="77777777" w:rsidR="00285211" w:rsidRDefault="00285211" w:rsidP="00285211">
      <w:pPr>
        <w:pStyle w:val="af8"/>
        <w:rPr>
          <w:rFonts w:ascii="Times New Roman" w:hAnsi="Times New Roman" w:cs="Times New Roman"/>
        </w:rPr>
      </w:pPr>
      <w:r>
        <w:rPr>
          <w:rFonts w:ascii="Times New Roman" w:hAnsi="Times New Roman" w:cs="Times New Roman"/>
        </w:rPr>
        <w:t>8. Robinson J. IPD-IMGT/HLA Database / Robinson J., Barker D.J., Georgiou X., Cooper M.A., Flicek P., Marsh S.G.E. // Nucleic Acids Research – 2019.</w:t>
      </w:r>
    </w:p>
    <w:p w14:paraId="4875F115" w14:textId="77777777" w:rsidR="00285211" w:rsidRPr="00285211" w:rsidRDefault="00285211" w:rsidP="00285211">
      <w:pPr>
        <w:pStyle w:val="af8"/>
        <w:rPr>
          <w:rFonts w:ascii="Times New Roman" w:hAnsi="Times New Roman" w:cs="Times New Roman"/>
          <w:lang w:val="ru-RU"/>
        </w:rPr>
      </w:pPr>
      <w:r>
        <w:rPr>
          <w:rFonts w:ascii="Times New Roman" w:hAnsi="Times New Roman" w:cs="Times New Roman"/>
        </w:rPr>
        <w:t>9. IPD-IMGT/HLA Database Statistics [Электронный ресурс]. URL</w:t>
      </w:r>
      <w:r w:rsidRPr="00285211">
        <w:rPr>
          <w:rFonts w:ascii="Times New Roman" w:hAnsi="Times New Roman" w:cs="Times New Roman"/>
          <w:lang w:val="ru-RU"/>
        </w:rPr>
        <w:t xml:space="preserve">: </w:t>
      </w:r>
      <w:r>
        <w:rPr>
          <w:rFonts w:ascii="Times New Roman" w:hAnsi="Times New Roman" w:cs="Times New Roman"/>
        </w:rPr>
        <w:t>https</w:t>
      </w:r>
      <w:r w:rsidRPr="00285211">
        <w:rPr>
          <w:rFonts w:ascii="Times New Roman" w:hAnsi="Times New Roman" w:cs="Times New Roman"/>
          <w:lang w:val="ru-RU"/>
        </w:rPr>
        <w:t>://</w:t>
      </w:r>
      <w:r>
        <w:rPr>
          <w:rFonts w:ascii="Times New Roman" w:hAnsi="Times New Roman" w:cs="Times New Roman"/>
        </w:rPr>
        <w:t>www</w:t>
      </w:r>
      <w:r w:rsidRPr="00285211">
        <w:rPr>
          <w:rFonts w:ascii="Times New Roman" w:hAnsi="Times New Roman" w:cs="Times New Roman"/>
          <w:lang w:val="ru-RU"/>
        </w:rPr>
        <w:t>.</w:t>
      </w:r>
      <w:r>
        <w:rPr>
          <w:rFonts w:ascii="Times New Roman" w:hAnsi="Times New Roman" w:cs="Times New Roman"/>
        </w:rPr>
        <w:t>ebi</w:t>
      </w:r>
      <w:r w:rsidRPr="00285211">
        <w:rPr>
          <w:rFonts w:ascii="Times New Roman" w:hAnsi="Times New Roman" w:cs="Times New Roman"/>
          <w:lang w:val="ru-RU"/>
        </w:rPr>
        <w:t>.</w:t>
      </w:r>
      <w:r>
        <w:rPr>
          <w:rFonts w:ascii="Times New Roman" w:hAnsi="Times New Roman" w:cs="Times New Roman"/>
        </w:rPr>
        <w:t>ac</w:t>
      </w:r>
      <w:r w:rsidRPr="00285211">
        <w:rPr>
          <w:rFonts w:ascii="Times New Roman" w:hAnsi="Times New Roman" w:cs="Times New Roman"/>
          <w:lang w:val="ru-RU"/>
        </w:rPr>
        <w:t>.</w:t>
      </w:r>
      <w:r>
        <w:rPr>
          <w:rFonts w:ascii="Times New Roman" w:hAnsi="Times New Roman" w:cs="Times New Roman"/>
        </w:rPr>
        <w:t>uk</w:t>
      </w:r>
      <w:r w:rsidRPr="00285211">
        <w:rPr>
          <w:rFonts w:ascii="Times New Roman" w:hAnsi="Times New Roman" w:cs="Times New Roman"/>
          <w:lang w:val="ru-RU"/>
        </w:rPr>
        <w:t>/</w:t>
      </w:r>
      <w:r>
        <w:rPr>
          <w:rFonts w:ascii="Times New Roman" w:hAnsi="Times New Roman" w:cs="Times New Roman"/>
        </w:rPr>
        <w:t>ipd</w:t>
      </w:r>
      <w:r w:rsidRPr="00285211">
        <w:rPr>
          <w:rFonts w:ascii="Times New Roman" w:hAnsi="Times New Roman" w:cs="Times New Roman"/>
          <w:lang w:val="ru-RU"/>
        </w:rPr>
        <w:t>/</w:t>
      </w:r>
      <w:r>
        <w:rPr>
          <w:rFonts w:ascii="Times New Roman" w:hAnsi="Times New Roman" w:cs="Times New Roman"/>
        </w:rPr>
        <w:t>imgt</w:t>
      </w:r>
      <w:r w:rsidRPr="00285211">
        <w:rPr>
          <w:rFonts w:ascii="Times New Roman" w:hAnsi="Times New Roman" w:cs="Times New Roman"/>
          <w:lang w:val="ru-RU"/>
        </w:rPr>
        <w:t>/</w:t>
      </w:r>
      <w:r>
        <w:rPr>
          <w:rFonts w:ascii="Times New Roman" w:hAnsi="Times New Roman" w:cs="Times New Roman"/>
        </w:rPr>
        <w:t>hla</w:t>
      </w:r>
      <w:r w:rsidRPr="00285211">
        <w:rPr>
          <w:rFonts w:ascii="Times New Roman" w:hAnsi="Times New Roman" w:cs="Times New Roman"/>
          <w:lang w:val="ru-RU"/>
        </w:rPr>
        <w:t>/</w:t>
      </w:r>
      <w:r>
        <w:rPr>
          <w:rFonts w:ascii="Times New Roman" w:hAnsi="Times New Roman" w:cs="Times New Roman"/>
        </w:rPr>
        <w:t>about</w:t>
      </w:r>
      <w:r w:rsidRPr="00285211">
        <w:rPr>
          <w:rFonts w:ascii="Times New Roman" w:hAnsi="Times New Roman" w:cs="Times New Roman"/>
          <w:lang w:val="ru-RU"/>
        </w:rPr>
        <w:t>/</w:t>
      </w:r>
      <w:r>
        <w:rPr>
          <w:rFonts w:ascii="Times New Roman" w:hAnsi="Times New Roman" w:cs="Times New Roman"/>
        </w:rPr>
        <w:t>statistics</w:t>
      </w:r>
      <w:r w:rsidRPr="00285211">
        <w:rPr>
          <w:rFonts w:ascii="Times New Roman" w:hAnsi="Times New Roman" w:cs="Times New Roman"/>
          <w:lang w:val="ru-RU"/>
        </w:rPr>
        <w:t>/ (дата обращения: 27.02.2023).</w:t>
      </w:r>
    </w:p>
    <w:p w14:paraId="6FAE8665" w14:textId="77777777" w:rsidR="00285211" w:rsidRDefault="00285211" w:rsidP="00285211">
      <w:pPr>
        <w:pStyle w:val="af8"/>
        <w:rPr>
          <w:rFonts w:ascii="Times New Roman" w:hAnsi="Times New Roman" w:cs="Times New Roman"/>
        </w:rPr>
      </w:pPr>
      <w:r>
        <w:rPr>
          <w:rFonts w:ascii="Times New Roman" w:hAnsi="Times New Roman" w:cs="Times New Roman"/>
        </w:rPr>
        <w:lastRenderedPageBreak/>
        <w:t>10. Cao K. Analysis of the frequencies of HLA-A, B, and C alleles and haplotypes in the five major ethnic groups of the United States reveals high levels of diversity in these loci and contrasting distribution patterns in these populations / Cao K., Hollenbach J., Shi X., Shi W., Chopek M., Fernández-Viña M.A. // Human Immunology – 2001. – Т. 62 – № 9 – С.1009–1030.</w:t>
      </w:r>
    </w:p>
    <w:p w14:paraId="1566D3BE" w14:textId="77777777" w:rsidR="00285211" w:rsidRDefault="00285211" w:rsidP="00285211">
      <w:pPr>
        <w:pStyle w:val="af8"/>
        <w:rPr>
          <w:rFonts w:ascii="Times New Roman" w:hAnsi="Times New Roman" w:cs="Times New Roman"/>
        </w:rPr>
      </w:pPr>
      <w:r>
        <w:rPr>
          <w:rFonts w:ascii="Times New Roman" w:hAnsi="Times New Roman" w:cs="Times New Roman"/>
        </w:rPr>
        <w:t>11. Autoimmunity: From Bench to Bedside / / под ред. J.-M. Anaya, Y. Shoenfeld, A. Rojas-Villarraga, R.A. Levy, R. Cervera. – – Bogota (Colombia): El Rosario University Press, 2013.</w:t>
      </w:r>
    </w:p>
    <w:p w14:paraId="24D5EE07" w14:textId="77777777" w:rsidR="00285211" w:rsidRDefault="00285211" w:rsidP="00285211">
      <w:pPr>
        <w:pStyle w:val="af8"/>
        <w:rPr>
          <w:rFonts w:ascii="Times New Roman" w:hAnsi="Times New Roman" w:cs="Times New Roman"/>
        </w:rPr>
      </w:pPr>
      <w:r w:rsidRPr="00285211">
        <w:rPr>
          <w:rFonts w:ascii="Times New Roman" w:hAnsi="Times New Roman" w:cs="Times New Roman"/>
          <w:lang w:val="ru-RU"/>
        </w:rPr>
        <w:t xml:space="preserve">12. Мерфи К.Иммунобиология по Джанвею / К. Мерфи, К. Уивер – Москва: Логосфера, 2020. </w:t>
      </w:r>
      <w:r>
        <w:rPr>
          <w:rFonts w:ascii="Times New Roman" w:hAnsi="Times New Roman" w:cs="Times New Roman"/>
        </w:rPr>
        <w:t>Вып. 9– 1184c.</w:t>
      </w:r>
    </w:p>
    <w:p w14:paraId="3E193964" w14:textId="77777777" w:rsidR="00285211" w:rsidRDefault="00285211" w:rsidP="00285211">
      <w:pPr>
        <w:pStyle w:val="af8"/>
        <w:rPr>
          <w:rFonts w:ascii="Times New Roman" w:hAnsi="Times New Roman" w:cs="Times New Roman"/>
        </w:rPr>
      </w:pPr>
      <w:r>
        <w:rPr>
          <w:rFonts w:ascii="Times New Roman" w:hAnsi="Times New Roman" w:cs="Times New Roman"/>
        </w:rPr>
        <w:t>13. Lanier L.L. NK CELL RECOGNITION / Lanier L.L. // Annual Review of Immunology – 2005. – Т. 23 – № 1 – С.225–274.</w:t>
      </w:r>
    </w:p>
    <w:p w14:paraId="68BB89AB" w14:textId="77777777" w:rsidR="00285211" w:rsidRDefault="00285211" w:rsidP="00285211">
      <w:pPr>
        <w:pStyle w:val="af8"/>
        <w:rPr>
          <w:rFonts w:ascii="Times New Roman" w:hAnsi="Times New Roman" w:cs="Times New Roman"/>
        </w:rPr>
      </w:pPr>
      <w:r>
        <w:rPr>
          <w:rFonts w:ascii="Times New Roman" w:hAnsi="Times New Roman" w:cs="Times New Roman"/>
        </w:rPr>
        <w:t>14. Alfonso C. Nonclassical MHC Class II Molecules / Alfonso C., Karlsson L. // Annual Review of Immunology – 2000. – Т. 18 – № 1 – С.113–142.</w:t>
      </w:r>
    </w:p>
    <w:p w14:paraId="7D9D44E0" w14:textId="77777777" w:rsidR="00285211" w:rsidRPr="00285211" w:rsidRDefault="00285211" w:rsidP="00285211">
      <w:pPr>
        <w:pStyle w:val="af8"/>
        <w:rPr>
          <w:rFonts w:ascii="Times New Roman" w:hAnsi="Times New Roman" w:cs="Times New Roman"/>
          <w:lang w:val="ru-RU"/>
        </w:rPr>
      </w:pPr>
      <w:r w:rsidRPr="00285211">
        <w:rPr>
          <w:rFonts w:ascii="Times New Roman" w:hAnsi="Times New Roman" w:cs="Times New Roman"/>
          <w:lang w:val="ru-RU"/>
        </w:rPr>
        <w:t>15. Тибирькова Е.В. РОЛЬ ИММУНОЛОГИЧЕСКОЙ ТОЛЕРАНТНОСТИ  В ПОДДЕРЖАНИИ ГОМЕОСТАЗА / Тибирькова Е.В., Белан Э.Б., Желтова А.А., Садчикова Т.Л.</w:t>
      </w:r>
    </w:p>
    <w:p w14:paraId="15684AD3" w14:textId="77777777" w:rsidR="00285211" w:rsidRDefault="00285211" w:rsidP="00285211">
      <w:pPr>
        <w:pStyle w:val="af8"/>
        <w:rPr>
          <w:rFonts w:ascii="Times New Roman" w:hAnsi="Times New Roman" w:cs="Times New Roman"/>
        </w:rPr>
      </w:pPr>
      <w:r>
        <w:rPr>
          <w:rFonts w:ascii="Times New Roman" w:hAnsi="Times New Roman" w:cs="Times New Roman"/>
        </w:rPr>
        <w:t>16. Deakin J.E. Evolution and comparative analysis of the MHC Class III inflammatory region / Deakin J.E., Papenfuss A.T., Belov K., Cross J.G., Coggill P., Palmer S., Sims S., Speed T.P., Beck S., Graves J.A.M. // BMC Genomics – 2006. – Т. 7 – № 1 – С.281.</w:t>
      </w:r>
    </w:p>
    <w:p w14:paraId="5D0B4775" w14:textId="77777777" w:rsidR="00285211" w:rsidRDefault="00285211" w:rsidP="00285211">
      <w:pPr>
        <w:pStyle w:val="af8"/>
        <w:rPr>
          <w:rFonts w:ascii="Times New Roman" w:hAnsi="Times New Roman" w:cs="Times New Roman"/>
        </w:rPr>
      </w:pPr>
      <w:r>
        <w:rPr>
          <w:rFonts w:ascii="Times New Roman" w:hAnsi="Times New Roman" w:cs="Times New Roman"/>
        </w:rPr>
        <w:t>17. Bjorkman P.J. The foreign antigen binding site and T cell recognition regions of class I histocompatibility antigens / Bjorkman P.J., Saper M.A., Samraoui B., Bennett W.S., Strominger J.L., Wiley D.C. // Nature – 1987. – Т. 329 – № 6139 – С.512–518.</w:t>
      </w:r>
    </w:p>
    <w:p w14:paraId="14C1464C" w14:textId="77777777" w:rsidR="00285211" w:rsidRDefault="00285211" w:rsidP="00285211">
      <w:pPr>
        <w:pStyle w:val="af8"/>
        <w:rPr>
          <w:rFonts w:ascii="Times New Roman" w:hAnsi="Times New Roman" w:cs="Times New Roman"/>
        </w:rPr>
      </w:pPr>
      <w:r>
        <w:rPr>
          <w:rFonts w:ascii="Times New Roman" w:hAnsi="Times New Roman" w:cs="Times New Roman"/>
        </w:rPr>
        <w:t>18. Meusser B. ERAD: the long road to destruction / Meusser B., Hirsch C., Jarosch E., Sommer T. // Nature Cell Biology – 2005. – Т. 7 – № 8 – С.766–772.</w:t>
      </w:r>
    </w:p>
    <w:p w14:paraId="55B28F93" w14:textId="77777777" w:rsidR="00285211" w:rsidRDefault="00285211" w:rsidP="00285211">
      <w:pPr>
        <w:pStyle w:val="af8"/>
        <w:rPr>
          <w:rFonts w:ascii="Times New Roman" w:hAnsi="Times New Roman" w:cs="Times New Roman"/>
        </w:rPr>
      </w:pPr>
      <w:r>
        <w:rPr>
          <w:rFonts w:ascii="Times New Roman" w:hAnsi="Times New Roman" w:cs="Times New Roman"/>
        </w:rPr>
        <w:t>19. Trolle T. The Length Distribution of Class I–Restricted T Cell Epitopes Is Determined by Both Peptide Supply and MHC Allele–Specific Binding Preference / Trolle T., McMurtrey C.P., Sidney J., Bardet W., Osborn S.C., Kaever T., Sette A., Hildebrand W.H., Nielsen M., Peters B. // The Journal of Immunology – 2016. – Т. 196 – № 4 – С.1480–1487.</w:t>
      </w:r>
    </w:p>
    <w:p w14:paraId="3E3ADC8F" w14:textId="77777777" w:rsidR="00285211" w:rsidRDefault="00285211" w:rsidP="00285211">
      <w:pPr>
        <w:pStyle w:val="af8"/>
        <w:rPr>
          <w:rFonts w:ascii="Times New Roman" w:hAnsi="Times New Roman" w:cs="Times New Roman"/>
        </w:rPr>
      </w:pPr>
      <w:r>
        <w:rPr>
          <w:rFonts w:ascii="Times New Roman" w:hAnsi="Times New Roman" w:cs="Times New Roman"/>
        </w:rPr>
        <w:t>20. Bjorkman P.J. Structures of two classes of MHC molecules elucidated: crucial differences and similarities / Bjorkman P.J., Burmeister W.P. // Current Opinion in Structural Biology – 1994. – Т. 4 – № 6 – С.852–856.</w:t>
      </w:r>
    </w:p>
    <w:p w14:paraId="732C31D6" w14:textId="77777777" w:rsidR="00285211" w:rsidRDefault="00285211" w:rsidP="00285211">
      <w:pPr>
        <w:pStyle w:val="af8"/>
        <w:rPr>
          <w:rFonts w:ascii="Times New Roman" w:hAnsi="Times New Roman" w:cs="Times New Roman"/>
        </w:rPr>
      </w:pPr>
      <w:r>
        <w:rPr>
          <w:rFonts w:ascii="Times New Roman" w:hAnsi="Times New Roman" w:cs="Times New Roman"/>
        </w:rPr>
        <w:t>21. White K.D. HLA and the Pharmacogenomics of Drug Hypersensitivity Elsevier, 2014. – 437–465с.</w:t>
      </w:r>
    </w:p>
    <w:p w14:paraId="0180E16C" w14:textId="77777777" w:rsidR="00285211" w:rsidRDefault="00285211" w:rsidP="00285211">
      <w:pPr>
        <w:pStyle w:val="af8"/>
        <w:rPr>
          <w:rFonts w:ascii="Times New Roman" w:hAnsi="Times New Roman" w:cs="Times New Roman"/>
        </w:rPr>
      </w:pPr>
      <w:r>
        <w:rPr>
          <w:rFonts w:ascii="Times New Roman" w:hAnsi="Times New Roman" w:cs="Times New Roman"/>
        </w:rPr>
        <w:t>22. Matsumura M. Emerging Principles for the Recognition of Peptide Antigens by MHC Class I Molecules / Matsumura M., Fremont D.H., Peterson P.A., Wilson  lan A. // Science – 1992. – Т. 257 – № 5072 – С.927–934.</w:t>
      </w:r>
    </w:p>
    <w:p w14:paraId="48549751" w14:textId="77777777" w:rsidR="00285211" w:rsidRDefault="00285211" w:rsidP="00285211">
      <w:pPr>
        <w:pStyle w:val="af8"/>
        <w:rPr>
          <w:rFonts w:ascii="Times New Roman" w:hAnsi="Times New Roman" w:cs="Times New Roman"/>
        </w:rPr>
      </w:pPr>
      <w:r>
        <w:rPr>
          <w:rFonts w:ascii="Times New Roman" w:hAnsi="Times New Roman" w:cs="Times New Roman"/>
        </w:rPr>
        <w:t>23. Bjorkman P.J. Structures of two classes of MHC molecules elucidated: crucial differences and similarities / Bjorkman P.J., Burmeister W.P. // Current Opinion in Structural Biology – 1994. – Т. 4 – № 6 – С.852–856.</w:t>
      </w:r>
    </w:p>
    <w:p w14:paraId="703DE946" w14:textId="77777777" w:rsidR="00285211" w:rsidRDefault="00285211" w:rsidP="00285211">
      <w:pPr>
        <w:pStyle w:val="af8"/>
        <w:rPr>
          <w:rFonts w:ascii="Times New Roman" w:hAnsi="Times New Roman" w:cs="Times New Roman"/>
        </w:rPr>
      </w:pPr>
      <w:r>
        <w:rPr>
          <w:rFonts w:ascii="Times New Roman" w:hAnsi="Times New Roman" w:cs="Times New Roman"/>
        </w:rPr>
        <w:t>24. Hewitt E.W. The MHC class I antigen presentation pathway: strategies for viral immune evasion / Hewitt E.W. // Immunology – 2003. – Т. 110 – № 2 – С.163–169.</w:t>
      </w:r>
    </w:p>
    <w:p w14:paraId="122B087C" w14:textId="77777777" w:rsidR="00285211" w:rsidRDefault="00285211" w:rsidP="00285211">
      <w:pPr>
        <w:pStyle w:val="af8"/>
        <w:rPr>
          <w:rFonts w:ascii="Times New Roman" w:hAnsi="Times New Roman" w:cs="Times New Roman"/>
        </w:rPr>
      </w:pPr>
      <w:r>
        <w:rPr>
          <w:rFonts w:ascii="Times New Roman" w:hAnsi="Times New Roman" w:cs="Times New Roman"/>
        </w:rPr>
        <w:lastRenderedPageBreak/>
        <w:t>25. Rutigliano H.M. Trophoblast Major Histocompatibility Complex Class I Expression Is Associated with Immune-Mediated Rejection of Bovine Fetuses Produced by Cloning / Rutigliano H.M., Thomas A.J., Wilhelm A., Sessions B.R., Hicks B.A., Schlafer D.H., White K.L., Davies C.J. // Biology of Reproduction – 2016. – Т. 95 – № 2 – С.39–39.</w:t>
      </w:r>
    </w:p>
    <w:p w14:paraId="17F13FD0" w14:textId="77777777" w:rsidR="00285211" w:rsidRDefault="00285211" w:rsidP="00285211">
      <w:pPr>
        <w:pStyle w:val="af8"/>
        <w:rPr>
          <w:rFonts w:ascii="Times New Roman" w:hAnsi="Times New Roman" w:cs="Times New Roman"/>
        </w:rPr>
      </w:pPr>
      <w:r>
        <w:rPr>
          <w:rFonts w:ascii="Times New Roman" w:hAnsi="Times New Roman" w:cs="Times New Roman"/>
        </w:rPr>
        <w:t>26. Ting J.P.-Y. Genetic Control of MHC Class II Expression / Ting J.P.-Y., Trowsdale J. // Cell – 2002. – Т. 109 – № 2 – С.S21–S33.</w:t>
      </w:r>
    </w:p>
    <w:p w14:paraId="1D29BBF9" w14:textId="77777777" w:rsidR="00285211" w:rsidRDefault="00285211" w:rsidP="00285211">
      <w:pPr>
        <w:pStyle w:val="af8"/>
        <w:rPr>
          <w:rFonts w:ascii="Times New Roman" w:hAnsi="Times New Roman" w:cs="Times New Roman"/>
        </w:rPr>
      </w:pPr>
      <w:r>
        <w:rPr>
          <w:rFonts w:ascii="Times New Roman" w:hAnsi="Times New Roman" w:cs="Times New Roman"/>
        </w:rPr>
        <w:t>27. Rock K.L. Present Yourself! By MHC Class I and MHC Class II Molecules / Rock K.L., Reits E., Neefjes J. // Trends in Immunology – 2016. – Т. 37 – № 11 – С.724–737.</w:t>
      </w:r>
    </w:p>
    <w:p w14:paraId="651CF5C7" w14:textId="77777777" w:rsidR="00285211" w:rsidRDefault="00285211" w:rsidP="00285211">
      <w:pPr>
        <w:pStyle w:val="af8"/>
        <w:rPr>
          <w:rFonts w:ascii="Times New Roman" w:hAnsi="Times New Roman" w:cs="Times New Roman"/>
        </w:rPr>
      </w:pPr>
      <w:r>
        <w:rPr>
          <w:rFonts w:ascii="Times New Roman" w:hAnsi="Times New Roman" w:cs="Times New Roman"/>
        </w:rPr>
        <w:t>28. Bevan M.J. Cross-priming / Bevan M.J. // Nature Immunology – 2006. – Т. 7 – № 4 – С.363–365.</w:t>
      </w:r>
    </w:p>
    <w:p w14:paraId="230DC795" w14:textId="77777777" w:rsidR="00285211" w:rsidRDefault="00285211" w:rsidP="00285211">
      <w:pPr>
        <w:pStyle w:val="af8"/>
        <w:rPr>
          <w:rFonts w:ascii="Times New Roman" w:hAnsi="Times New Roman" w:cs="Times New Roman"/>
        </w:rPr>
      </w:pPr>
      <w:r>
        <w:rPr>
          <w:rFonts w:ascii="Times New Roman" w:hAnsi="Times New Roman" w:cs="Times New Roman"/>
        </w:rPr>
        <w:t>29. Pishesha N. A guide to antigen processing and presentation / Pishesha N., Harmand T.J., Ploegh H.L. // Nature Reviews Immunology – 2022. – Т. 22 – № 12 – С.751–764.</w:t>
      </w:r>
    </w:p>
    <w:p w14:paraId="62AE755F" w14:textId="77777777" w:rsidR="00285211" w:rsidRDefault="00285211" w:rsidP="00285211">
      <w:pPr>
        <w:pStyle w:val="af8"/>
        <w:rPr>
          <w:rFonts w:ascii="Times New Roman" w:hAnsi="Times New Roman" w:cs="Times New Roman"/>
        </w:rPr>
      </w:pPr>
      <w:r>
        <w:rPr>
          <w:rFonts w:ascii="Times New Roman" w:hAnsi="Times New Roman" w:cs="Times New Roman"/>
        </w:rPr>
        <w:t>30. Gong B. The Ubiquitin-Proteasome System: Potential Therapeutic Targets for Alzheimer’s Disease and Spinal Cord Injury / Gong B., Radulovic M., Figueiredo-Pereira M.E., Cardozo C. // Frontiers in Molecular Neuroscience – 2016. – Т. 9.</w:t>
      </w:r>
    </w:p>
    <w:p w14:paraId="59D999F9" w14:textId="77777777" w:rsidR="00285211" w:rsidRDefault="00285211" w:rsidP="00285211">
      <w:pPr>
        <w:pStyle w:val="af8"/>
        <w:rPr>
          <w:rFonts w:ascii="Times New Roman" w:hAnsi="Times New Roman" w:cs="Times New Roman"/>
        </w:rPr>
      </w:pPr>
      <w:r>
        <w:rPr>
          <w:rFonts w:ascii="Times New Roman" w:hAnsi="Times New Roman" w:cs="Times New Roman"/>
        </w:rPr>
        <w:t>31. Tanaka K. The proteasome: Overview of structure and functions / Tanaka K. // Proceedings of the Japan Academy, Series B – 2009. – Т. 85 – № 1 – С.12–36.</w:t>
      </w:r>
    </w:p>
    <w:p w14:paraId="0BF4C4D8" w14:textId="77777777" w:rsidR="00285211" w:rsidRDefault="00285211" w:rsidP="00285211">
      <w:pPr>
        <w:pStyle w:val="af8"/>
        <w:rPr>
          <w:rFonts w:ascii="Times New Roman" w:hAnsi="Times New Roman" w:cs="Times New Roman"/>
        </w:rPr>
      </w:pPr>
      <w:r>
        <w:rPr>
          <w:rFonts w:ascii="Times New Roman" w:hAnsi="Times New Roman" w:cs="Times New Roman"/>
        </w:rPr>
        <w:t>32. Kloetzel P.-M. Antigen processing by the proteasome / Kloetzel P.-M. // Nature Reviews Molecular Cell Biology – 2001. – Т. 2 – № 3 – С.179–188.</w:t>
      </w:r>
    </w:p>
    <w:p w14:paraId="48304EB6" w14:textId="77777777" w:rsidR="00285211" w:rsidRDefault="00285211" w:rsidP="00285211">
      <w:pPr>
        <w:pStyle w:val="af8"/>
        <w:rPr>
          <w:rFonts w:ascii="Times New Roman" w:hAnsi="Times New Roman" w:cs="Times New Roman"/>
        </w:rPr>
      </w:pPr>
      <w:r>
        <w:rPr>
          <w:rFonts w:ascii="Times New Roman" w:hAnsi="Times New Roman" w:cs="Times New Roman"/>
        </w:rPr>
        <w:t>33. Murata S. The immunoproteasome and thymoproteasome: functions, evolution and human disease / Murata S., Takahama Y., Kasahara M., Tanaka K. // Nature Immunology – 2018. – Т. 19 – № 9 – С.923–931.</w:t>
      </w:r>
    </w:p>
    <w:p w14:paraId="00487776" w14:textId="77777777" w:rsidR="00285211" w:rsidRDefault="00285211" w:rsidP="00285211">
      <w:pPr>
        <w:pStyle w:val="af8"/>
        <w:rPr>
          <w:rFonts w:ascii="Times New Roman" w:hAnsi="Times New Roman" w:cs="Times New Roman"/>
        </w:rPr>
      </w:pPr>
      <w:r>
        <w:rPr>
          <w:rFonts w:ascii="Times New Roman" w:hAnsi="Times New Roman" w:cs="Times New Roman"/>
        </w:rPr>
        <w:t xml:space="preserve">34. Murata S. Regulation of CD8 </w:t>
      </w:r>
      <w:r>
        <w:rPr>
          <w:rFonts w:ascii="Times New Roman" w:hAnsi="Times New Roman" w:cs="Times New Roman"/>
          <w:vertAlign w:val="superscript"/>
        </w:rPr>
        <w:t>+</w:t>
      </w:r>
      <w:r>
        <w:rPr>
          <w:rFonts w:ascii="Times New Roman" w:hAnsi="Times New Roman" w:cs="Times New Roman"/>
        </w:rPr>
        <w:t xml:space="preserve"> T Cell Development by Thymus-Specific Proteasomes / Murata S., Sasaki K., Kishimoto T., Niwa S., Hayashi H., Takahama Y., Tanaka K. // Science – 2007. – Т. 316 – № 5829 – С.1349–1353.</w:t>
      </w:r>
    </w:p>
    <w:p w14:paraId="771B8716" w14:textId="77777777" w:rsidR="00285211" w:rsidRDefault="00285211" w:rsidP="00285211">
      <w:pPr>
        <w:pStyle w:val="af8"/>
        <w:rPr>
          <w:rFonts w:ascii="Times New Roman" w:hAnsi="Times New Roman" w:cs="Times New Roman"/>
        </w:rPr>
      </w:pPr>
      <w:r>
        <w:rPr>
          <w:rFonts w:ascii="Times New Roman" w:hAnsi="Times New Roman" w:cs="Times New Roman"/>
        </w:rPr>
        <w:t>35. Harris J.L. Substrate specificity of the human proteasome / Harris J.L., Alper P.B., Li J., Rechsteiner M., Backes B.J. – С.11.</w:t>
      </w:r>
    </w:p>
    <w:p w14:paraId="761A510D" w14:textId="77777777" w:rsidR="00285211" w:rsidRDefault="00285211" w:rsidP="00285211">
      <w:pPr>
        <w:pStyle w:val="af8"/>
        <w:rPr>
          <w:rFonts w:ascii="Times New Roman" w:hAnsi="Times New Roman" w:cs="Times New Roman"/>
        </w:rPr>
      </w:pPr>
      <w:r>
        <w:rPr>
          <w:rFonts w:ascii="Times New Roman" w:hAnsi="Times New Roman" w:cs="Times New Roman"/>
        </w:rPr>
        <w:t>36. Takahama Y. β5t-containing thymoproteasome: specific expression in thymic cortical epithelial cells and role in positive selection of CD8+ T cells / Takahama Y., Takada K., Murata S., Tanaka K. // Current Opinion in Immunology – 2012. – Т. 24 – № 1 – С.92–98.</w:t>
      </w:r>
    </w:p>
    <w:p w14:paraId="6AA443E6" w14:textId="77777777" w:rsidR="00285211" w:rsidRDefault="00285211" w:rsidP="00285211">
      <w:pPr>
        <w:pStyle w:val="af8"/>
        <w:rPr>
          <w:rFonts w:ascii="Times New Roman" w:hAnsi="Times New Roman" w:cs="Times New Roman"/>
        </w:rPr>
      </w:pPr>
      <w:r>
        <w:rPr>
          <w:rFonts w:ascii="Times New Roman" w:hAnsi="Times New Roman" w:cs="Times New Roman"/>
        </w:rPr>
        <w:t>37. Kniepert A. The unique functions of tissue-specific proteasomes / Kniepert A., Groettrup M. // Trends in Biochemical Sciences – 2014. – Т. 39 – № 1 – С.17–24.</w:t>
      </w:r>
    </w:p>
    <w:p w14:paraId="3ACDC937" w14:textId="77777777" w:rsidR="00285211" w:rsidRDefault="00285211" w:rsidP="00285211">
      <w:pPr>
        <w:pStyle w:val="af8"/>
        <w:rPr>
          <w:rFonts w:ascii="Times New Roman" w:hAnsi="Times New Roman" w:cs="Times New Roman"/>
        </w:rPr>
      </w:pPr>
      <w:r>
        <w:rPr>
          <w:rFonts w:ascii="Times New Roman" w:hAnsi="Times New Roman" w:cs="Times New Roman"/>
        </w:rPr>
        <w:t>38. Mediani L. Defective ribosomal products challenge nuclear function by impairing nuclear condensate dynamics and immobilizing ubiquitin / Mediani L., Guillén‐Boixet J., Vinet J., Franzmann T.M., Bigi I., Mateju D., Carrà A.D., Morelli F.F., Tiago T., Poser I., Alberti S., Carra S. // The EMBO Journal – 2019. – Т. 38 – № 15.</w:t>
      </w:r>
    </w:p>
    <w:p w14:paraId="03AD03B9" w14:textId="77777777" w:rsidR="00285211" w:rsidRDefault="00285211" w:rsidP="00285211">
      <w:pPr>
        <w:pStyle w:val="af8"/>
        <w:rPr>
          <w:rFonts w:ascii="Times New Roman" w:hAnsi="Times New Roman" w:cs="Times New Roman"/>
        </w:rPr>
      </w:pPr>
      <w:r>
        <w:rPr>
          <w:rFonts w:ascii="Times New Roman" w:hAnsi="Times New Roman" w:cs="Times New Roman"/>
        </w:rPr>
        <w:t>39. Dolan B.P. Defective Ribosomal Products Are the Major Source of Antigenic Peptides Endogenously Generated from Influenza A Virus Neuraminidase / Dolan B.P., Li L., Takeda K., Bennink J.R., Yewdell J.W. // The Journal of Immunology – 2010. – Т. 184 – № 3 – С.1419–1424.</w:t>
      </w:r>
    </w:p>
    <w:p w14:paraId="1F74814A" w14:textId="77777777" w:rsidR="00285211" w:rsidRDefault="00285211" w:rsidP="00285211">
      <w:pPr>
        <w:pStyle w:val="af8"/>
        <w:rPr>
          <w:rFonts w:ascii="Times New Roman" w:hAnsi="Times New Roman" w:cs="Times New Roman"/>
        </w:rPr>
      </w:pPr>
      <w:r>
        <w:rPr>
          <w:rFonts w:ascii="Times New Roman" w:hAnsi="Times New Roman" w:cs="Times New Roman"/>
        </w:rPr>
        <w:lastRenderedPageBreak/>
        <w:t>40. Suzuki T. The cytoplasmic peptide:N-glycanase (NGLY1) — Structure, expression and cellular functions / Suzuki T., Huang C., Fujihira H. // Gene – 2016. – Т. 577 – № 1 – С.1–7.</w:t>
      </w:r>
    </w:p>
    <w:p w14:paraId="5390A662" w14:textId="77777777" w:rsidR="00285211" w:rsidRDefault="00285211" w:rsidP="00285211">
      <w:pPr>
        <w:pStyle w:val="af8"/>
        <w:rPr>
          <w:rFonts w:ascii="Times New Roman" w:hAnsi="Times New Roman" w:cs="Times New Roman"/>
        </w:rPr>
      </w:pPr>
      <w:r>
        <w:rPr>
          <w:rFonts w:ascii="Times New Roman" w:hAnsi="Times New Roman" w:cs="Times New Roman"/>
        </w:rPr>
        <w:t>41. Kasteren S.I. van Chemical biology of antigen presentation by MHC molecules / Kasteren S.I. van, Overkleeft H., Ovaa H., Neefjes J. // Current Opinion in Immunology – 2014. – Т. 26 – С.21–31.</w:t>
      </w:r>
    </w:p>
    <w:p w14:paraId="6F4BE7C6" w14:textId="77777777" w:rsidR="00285211" w:rsidRDefault="00285211" w:rsidP="00285211">
      <w:pPr>
        <w:pStyle w:val="af8"/>
        <w:rPr>
          <w:rFonts w:ascii="Times New Roman" w:hAnsi="Times New Roman" w:cs="Times New Roman"/>
        </w:rPr>
      </w:pPr>
      <w:r>
        <w:rPr>
          <w:rFonts w:ascii="Times New Roman" w:hAnsi="Times New Roman" w:cs="Times New Roman"/>
        </w:rPr>
        <w:t>42. Hanada K. Immune recognition of a human renal cancer antigen through post-translational protein splicing / Hanada K., Yewdell J.W., Yang J.C. // Nature – 2004. – Т. 427 – № 6971 – С.252–256.</w:t>
      </w:r>
    </w:p>
    <w:p w14:paraId="4E077F87" w14:textId="77777777" w:rsidR="00285211" w:rsidRDefault="00285211" w:rsidP="00285211">
      <w:pPr>
        <w:pStyle w:val="af8"/>
        <w:rPr>
          <w:rFonts w:ascii="Times New Roman" w:hAnsi="Times New Roman" w:cs="Times New Roman"/>
        </w:rPr>
      </w:pPr>
      <w:r>
        <w:rPr>
          <w:rFonts w:ascii="Times New Roman" w:hAnsi="Times New Roman" w:cs="Times New Roman"/>
        </w:rPr>
        <w:t>43. Admon A. Are There Indeed Spliced Peptides in the Immunopeptidome? / Admon A. // Molecular &amp; Cellular Proteomics – 2021. – Т. 20 – С.100099.</w:t>
      </w:r>
    </w:p>
    <w:p w14:paraId="10B44DC4" w14:textId="77777777" w:rsidR="00285211" w:rsidRDefault="00285211" w:rsidP="00285211">
      <w:pPr>
        <w:pStyle w:val="af8"/>
        <w:rPr>
          <w:rFonts w:ascii="Times New Roman" w:hAnsi="Times New Roman" w:cs="Times New Roman"/>
        </w:rPr>
      </w:pPr>
      <w:r>
        <w:rPr>
          <w:rFonts w:ascii="Times New Roman" w:hAnsi="Times New Roman" w:cs="Times New Roman"/>
        </w:rPr>
        <w:t>44. Vigneron N. Peptide splicing by the proteasome / Vigneron N., Ferrari V., Stroobant V., Abi Habib J., Van den Eynde B.J. // Journal of Biological Chemistry – 2017. – Т. 292 – № 51 – С.21170–21179.</w:t>
      </w:r>
    </w:p>
    <w:p w14:paraId="70180502" w14:textId="77777777" w:rsidR="00285211" w:rsidRDefault="00285211" w:rsidP="00285211">
      <w:pPr>
        <w:pStyle w:val="af8"/>
        <w:rPr>
          <w:rFonts w:ascii="Times New Roman" w:hAnsi="Times New Roman" w:cs="Times New Roman"/>
        </w:rPr>
      </w:pPr>
      <w:r>
        <w:rPr>
          <w:rFonts w:ascii="Times New Roman" w:hAnsi="Times New Roman" w:cs="Times New Roman"/>
        </w:rPr>
        <w:t>45. Mansurkhodzhaev A. Proteasome-Generated cis-Spliced Peptides and Their Potential Role in CD8+ T Cell Tolerance / Mansurkhodzhaev A., Barbosa C.R.R., Mishto M., Liepe J. // Frontiers in Immunology – 2021. – Т. 12 – С.614276.</w:t>
      </w:r>
    </w:p>
    <w:p w14:paraId="64850F64" w14:textId="77777777" w:rsidR="00285211" w:rsidRDefault="00285211" w:rsidP="00285211">
      <w:pPr>
        <w:pStyle w:val="af8"/>
        <w:rPr>
          <w:rFonts w:ascii="Times New Roman" w:hAnsi="Times New Roman" w:cs="Times New Roman"/>
        </w:rPr>
      </w:pPr>
      <w:r>
        <w:rPr>
          <w:rFonts w:ascii="Times New Roman" w:hAnsi="Times New Roman" w:cs="Times New Roman"/>
        </w:rPr>
        <w:t>46. Mishto M. An in silico—in vitro Pipeline Identifying an HLA-A*02:01+ KRAS G12V+ Spliced Epitope Candidate for a Broad Tumor-Immune Response in Cancer Patients / Mishto M., Mansurkhodzhaev A., Ying G., Bitra A., Cordfunke R.A., Henze S., Paul D., Sidney J., Urlaub H., Neefjes J., Sette A., Zajonc D.M., Liepe J. // Frontiers in Immunology – 2019. – Т. 10 – С.2572.</w:t>
      </w:r>
    </w:p>
    <w:p w14:paraId="5FAC5E4C" w14:textId="77777777" w:rsidR="00285211" w:rsidRDefault="00285211" w:rsidP="00285211">
      <w:pPr>
        <w:pStyle w:val="af8"/>
        <w:rPr>
          <w:rFonts w:ascii="Times New Roman" w:hAnsi="Times New Roman" w:cs="Times New Roman"/>
        </w:rPr>
      </w:pPr>
      <w:r>
        <w:rPr>
          <w:rFonts w:ascii="Times New Roman" w:hAnsi="Times New Roman" w:cs="Times New Roman"/>
        </w:rPr>
        <w:t>47. Kato K. Characterization of Proteasome-Generated Spliced Peptides Detected by Mass Spectrometry / Kato K., Nakatsugawa M., Tokita S., Hirohashi Y., Kubo T., Tsukahara T., Murata K., Chiba H., Takahashi H., Hirano N., Kanaseki T., Torigoe T. // The Journal of Immunology – 2022. – Т. 208 – № 12 – С.2856–2865.</w:t>
      </w:r>
    </w:p>
    <w:p w14:paraId="72AA63D2" w14:textId="77777777" w:rsidR="00285211" w:rsidRDefault="00285211" w:rsidP="00285211">
      <w:pPr>
        <w:pStyle w:val="af8"/>
        <w:rPr>
          <w:rFonts w:ascii="Times New Roman" w:hAnsi="Times New Roman" w:cs="Times New Roman"/>
        </w:rPr>
      </w:pPr>
      <w:r>
        <w:rPr>
          <w:rFonts w:ascii="Times New Roman" w:hAnsi="Times New Roman" w:cs="Times New Roman"/>
        </w:rPr>
        <w:t>48. Lichti C.F. Navigating Critical Challenges Associated with Immunopeptidomics-Based Detection of Proteasomal Spliced Peptide Candidates / Lichti C.F., Vigneron N., Clauser K.R., Van den Eynde B.J., Bassani-Sternberg M. // Cancer Immunology Research – 2022. – Т. 10 – № 3 – С.275–284.</w:t>
      </w:r>
    </w:p>
    <w:p w14:paraId="0DC463CE" w14:textId="77777777" w:rsidR="00285211" w:rsidRDefault="00285211" w:rsidP="00285211">
      <w:pPr>
        <w:pStyle w:val="af8"/>
        <w:rPr>
          <w:rFonts w:ascii="Times New Roman" w:hAnsi="Times New Roman" w:cs="Times New Roman"/>
        </w:rPr>
      </w:pPr>
      <w:r>
        <w:rPr>
          <w:rFonts w:ascii="Times New Roman" w:hAnsi="Times New Roman" w:cs="Times New Roman"/>
        </w:rPr>
        <w:t>49. Liepe J. A large fraction of HLA class I ligands are proteasome-generated spliced peptides / Liepe J., Marino F., Sidney J., Jeko A., Bunting D.E., Sette A., Kloetzel P.M., Stumpf M.P.H., Heck A.J.R., Mishto M. // Science – 2016. – Т. 354 – № 6310 – С.354–358.</w:t>
      </w:r>
    </w:p>
    <w:p w14:paraId="42359AB2" w14:textId="77777777" w:rsidR="00285211" w:rsidRDefault="00285211" w:rsidP="00285211">
      <w:pPr>
        <w:pStyle w:val="af8"/>
        <w:rPr>
          <w:rFonts w:ascii="Times New Roman" w:hAnsi="Times New Roman" w:cs="Times New Roman"/>
        </w:rPr>
      </w:pPr>
      <w:r>
        <w:rPr>
          <w:rFonts w:ascii="Times New Roman" w:hAnsi="Times New Roman" w:cs="Times New Roman"/>
        </w:rPr>
        <w:t>50. Vigneron N. Production of spliced peptides by the proteasome / Vigneron N., Stroobant V., Ferrari V., Abi Habib J., Van den Eynde B.J. // Molecular Immunology – 2019. – Т. 113 – С.93–102.</w:t>
      </w:r>
    </w:p>
    <w:p w14:paraId="1D7C75BC" w14:textId="77777777" w:rsidR="00285211" w:rsidRDefault="00285211" w:rsidP="00285211">
      <w:pPr>
        <w:pStyle w:val="af8"/>
        <w:rPr>
          <w:rFonts w:ascii="Times New Roman" w:hAnsi="Times New Roman" w:cs="Times New Roman"/>
        </w:rPr>
      </w:pPr>
      <w:r>
        <w:rPr>
          <w:rFonts w:ascii="Times New Roman" w:hAnsi="Times New Roman" w:cs="Times New Roman"/>
        </w:rPr>
        <w:t>51. Rock K.L. Protein degradation and the generation of MHC class I-presented peptides Elsevier, 2002. – 1–70с.</w:t>
      </w:r>
    </w:p>
    <w:p w14:paraId="4ABD6352" w14:textId="77777777" w:rsidR="00285211" w:rsidRDefault="00285211" w:rsidP="00285211">
      <w:pPr>
        <w:pStyle w:val="af8"/>
        <w:rPr>
          <w:rFonts w:ascii="Times New Roman" w:hAnsi="Times New Roman" w:cs="Times New Roman"/>
        </w:rPr>
      </w:pPr>
      <w:r>
        <w:rPr>
          <w:rFonts w:ascii="Times New Roman" w:hAnsi="Times New Roman" w:cs="Times New Roman"/>
        </w:rPr>
        <w:t>52. Craiu A. Two distinct proteolytic processes in the generation of a major histocompatibility complex class I-presented peptide / Craiu A., Akopian T., Goldberg A., Rock K.L. // Proceedings of the National Academy of Sciences – 1997. – Т. 94 – № 20 – С.10850–10855.</w:t>
      </w:r>
    </w:p>
    <w:p w14:paraId="5E981934" w14:textId="77777777" w:rsidR="00285211" w:rsidRDefault="00285211" w:rsidP="00285211">
      <w:pPr>
        <w:pStyle w:val="af8"/>
        <w:rPr>
          <w:rFonts w:ascii="Times New Roman" w:hAnsi="Times New Roman" w:cs="Times New Roman"/>
        </w:rPr>
      </w:pPr>
      <w:r>
        <w:rPr>
          <w:rFonts w:ascii="Times New Roman" w:hAnsi="Times New Roman" w:cs="Times New Roman"/>
        </w:rPr>
        <w:lastRenderedPageBreak/>
        <w:t>53. Stoltze L. Two new proteases in the MHC class I processing pathway / Stoltze L., Schirle M., Schwarz G., Schröter C., Thompson M.W., Hersh L.B., Kalbacher H., Stevanovic S., Rammensee H.-G., Schild H. // Nature Immunology – 2000. – Т. 1 – № 5 – С.413–418.</w:t>
      </w:r>
    </w:p>
    <w:p w14:paraId="0C0BC69F" w14:textId="77777777" w:rsidR="00285211" w:rsidRDefault="00285211" w:rsidP="00285211">
      <w:pPr>
        <w:pStyle w:val="af8"/>
        <w:rPr>
          <w:rFonts w:ascii="Times New Roman" w:hAnsi="Times New Roman" w:cs="Times New Roman"/>
        </w:rPr>
      </w:pPr>
      <w:r>
        <w:rPr>
          <w:rFonts w:ascii="Times New Roman" w:hAnsi="Times New Roman" w:cs="Times New Roman"/>
        </w:rPr>
        <w:t>54. Rock K.L. Proteases in MHC Class I Presentation and Cross-Presentation / Rock K.L., Farfán-Arribas D.J., Shen L. // The Journal of Immunology – 2010. – Т. 184 – № 1 – С.9–15.</w:t>
      </w:r>
    </w:p>
    <w:p w14:paraId="3ACF765D" w14:textId="77777777" w:rsidR="00285211" w:rsidRDefault="00285211" w:rsidP="00285211">
      <w:pPr>
        <w:pStyle w:val="af8"/>
        <w:rPr>
          <w:rFonts w:ascii="Times New Roman" w:hAnsi="Times New Roman" w:cs="Times New Roman"/>
        </w:rPr>
      </w:pPr>
      <w:r>
        <w:rPr>
          <w:rFonts w:ascii="Times New Roman" w:hAnsi="Times New Roman" w:cs="Times New Roman"/>
        </w:rPr>
        <w:t>55. Kunisawa J. The Group II Chaperonin TRiC Protects Proteolytic Intermediates from Degradation in the MHC Class I Antigen Processing Pathway / Kunisawa J., Shastri N. // Molecular Cell – 2003. – Т. 12 – № 3 – С.565–576.</w:t>
      </w:r>
    </w:p>
    <w:p w14:paraId="43FC94E4" w14:textId="77777777" w:rsidR="00285211" w:rsidRDefault="00285211" w:rsidP="00285211">
      <w:pPr>
        <w:pStyle w:val="af8"/>
        <w:rPr>
          <w:rFonts w:ascii="Times New Roman" w:hAnsi="Times New Roman" w:cs="Times New Roman"/>
        </w:rPr>
      </w:pPr>
      <w:r>
        <w:rPr>
          <w:rFonts w:ascii="Times New Roman" w:hAnsi="Times New Roman" w:cs="Times New Roman"/>
        </w:rPr>
        <w:t>56. Daumke O. Functional asymmetry of the ATP-binding-cassettes of the ABC transporter TAP is determined by intrinsic properties of the nucleotide binding domains: Modular function of TAP domains / Daumke O., Knittler M.R. // European Journal of Biochemistry – 2001. – Т. 268 – № 17 – С.4776–4786.</w:t>
      </w:r>
    </w:p>
    <w:p w14:paraId="4BE8D721" w14:textId="77777777" w:rsidR="00285211" w:rsidRDefault="00285211" w:rsidP="00285211">
      <w:pPr>
        <w:pStyle w:val="af8"/>
        <w:rPr>
          <w:rFonts w:ascii="Times New Roman" w:hAnsi="Times New Roman" w:cs="Times New Roman"/>
        </w:rPr>
      </w:pPr>
      <w:r>
        <w:rPr>
          <w:rFonts w:ascii="Times New Roman" w:hAnsi="Times New Roman" w:cs="Times New Roman"/>
        </w:rPr>
        <w:t>57. Urlinger S. Intracellular Location, Complex Formation, and Function of the Transporter Associated with Antigen Processing in Yeast / Urlinger S., Kuchler K., Meyer T.H., Uebel S., Tampe R. // European Journal of Biochemistry – 1997. – Т. 245 – № 2 – С.266–272.</w:t>
      </w:r>
    </w:p>
    <w:p w14:paraId="3E91E0D5" w14:textId="77777777" w:rsidR="00285211" w:rsidRDefault="00285211" w:rsidP="00285211">
      <w:pPr>
        <w:pStyle w:val="af8"/>
        <w:rPr>
          <w:rFonts w:ascii="Times New Roman" w:hAnsi="Times New Roman" w:cs="Times New Roman"/>
        </w:rPr>
      </w:pPr>
      <w:r>
        <w:rPr>
          <w:rFonts w:ascii="Times New Roman" w:hAnsi="Times New Roman" w:cs="Times New Roman"/>
        </w:rPr>
        <w:t>58. Blees A. Assembly of the MHC I peptide-loading complex determined by a conserved ionic lock-switch / Blees A., Reichel K., Trowitzsch S., Fisette O., Bock C., Abele R., Hummer G., Schäfer L.V., Tampé R. // Scientific Reports – 2015. – Т. 5 – № 1 – С.17341.</w:t>
      </w:r>
    </w:p>
    <w:p w14:paraId="7D6B2F08" w14:textId="77777777" w:rsidR="00285211" w:rsidRDefault="00285211" w:rsidP="00285211">
      <w:pPr>
        <w:pStyle w:val="af8"/>
        <w:rPr>
          <w:rFonts w:ascii="Times New Roman" w:hAnsi="Times New Roman" w:cs="Times New Roman"/>
        </w:rPr>
      </w:pPr>
      <w:r>
        <w:rPr>
          <w:rFonts w:ascii="Times New Roman" w:hAnsi="Times New Roman" w:cs="Times New Roman"/>
        </w:rPr>
        <w:t>59. Lehnert E. Structure and Dynamics of Antigenic Peptides in Complex with TAP / Lehnert E., Tampé R. // Frontiers in Immunology – 2017. – Т. 8.</w:t>
      </w:r>
    </w:p>
    <w:p w14:paraId="13F83614" w14:textId="77777777" w:rsidR="00285211" w:rsidRDefault="00285211" w:rsidP="00285211">
      <w:pPr>
        <w:pStyle w:val="af8"/>
        <w:rPr>
          <w:rFonts w:ascii="Times New Roman" w:hAnsi="Times New Roman" w:cs="Times New Roman"/>
        </w:rPr>
      </w:pPr>
      <w:r>
        <w:rPr>
          <w:rFonts w:ascii="Times New Roman" w:hAnsi="Times New Roman" w:cs="Times New Roman"/>
        </w:rPr>
        <w:t>60. Abele R. The ABCs of Immunology: Structure and Function of TAP, the Transporter Associated with Antigen Processing / Abele R., Tampé R. // Physiology – 2004. – Т. 19 – № 4 – С.216–224.</w:t>
      </w:r>
    </w:p>
    <w:p w14:paraId="343F4D98" w14:textId="77777777" w:rsidR="00285211" w:rsidRDefault="00285211" w:rsidP="00285211">
      <w:pPr>
        <w:pStyle w:val="af8"/>
        <w:rPr>
          <w:rFonts w:ascii="Times New Roman" w:hAnsi="Times New Roman" w:cs="Times New Roman"/>
        </w:rPr>
      </w:pPr>
      <w:r>
        <w:rPr>
          <w:rFonts w:ascii="Times New Roman" w:hAnsi="Times New Roman" w:cs="Times New Roman"/>
        </w:rPr>
        <w:t>61. Grossmann N. Mechanistic determinants of the directionality and energetics of active export by a heterodimeric ABC transporter / Grossmann N., Vakkasoglu A.S., Hulpke S., Abele R., Gaudet R., Tampé R. // Nature Communications – 2014. – Т. 5 – № 1 – С.5419.</w:t>
      </w:r>
    </w:p>
    <w:p w14:paraId="7B90A020" w14:textId="77777777" w:rsidR="00285211" w:rsidRDefault="00285211" w:rsidP="00285211">
      <w:pPr>
        <w:pStyle w:val="af8"/>
        <w:rPr>
          <w:rFonts w:ascii="Times New Roman" w:hAnsi="Times New Roman" w:cs="Times New Roman"/>
        </w:rPr>
      </w:pPr>
      <w:r>
        <w:rPr>
          <w:rFonts w:ascii="Times New Roman" w:hAnsi="Times New Roman" w:cs="Times New Roman"/>
        </w:rPr>
        <w:t>62. Herget M. Purification and Reconstitution of the Antigen Transport Complex TAP / Herget M., Kreiβig N., Kolbe C., Schölz C., Tampé R., Abele R. // Journal of Biological Chemistry – 2009. – Т. 284 – № 49 – С.33740–33749.</w:t>
      </w:r>
    </w:p>
    <w:p w14:paraId="765BD8A5" w14:textId="77777777" w:rsidR="00285211" w:rsidRDefault="00285211" w:rsidP="00285211">
      <w:pPr>
        <w:pStyle w:val="af8"/>
        <w:rPr>
          <w:rFonts w:ascii="Times New Roman" w:hAnsi="Times New Roman" w:cs="Times New Roman"/>
        </w:rPr>
      </w:pPr>
      <w:r>
        <w:rPr>
          <w:rFonts w:ascii="Times New Roman" w:hAnsi="Times New Roman" w:cs="Times New Roman"/>
        </w:rPr>
        <w:t>63. Endert P.M. van A sequential model for peptide binding and transport by the transporters associated with antigen processing / Endert P.M. van, Tampé R., Meyer T.H., Tisch R., Bach J.-F., McDevitt H.O. // Immunity – 1994. – Т. 1 – № 6 – С.491–500.</w:t>
      </w:r>
    </w:p>
    <w:p w14:paraId="3C9316DF" w14:textId="77777777" w:rsidR="00285211" w:rsidRDefault="00285211" w:rsidP="00285211">
      <w:pPr>
        <w:pStyle w:val="af8"/>
        <w:rPr>
          <w:rFonts w:ascii="Times New Roman" w:hAnsi="Times New Roman" w:cs="Times New Roman"/>
        </w:rPr>
      </w:pPr>
      <w:r>
        <w:rPr>
          <w:rFonts w:ascii="Times New Roman" w:hAnsi="Times New Roman" w:cs="Times New Roman"/>
        </w:rPr>
        <w:t>64. Gorbulev S. Allosteric crosstalk between peptide-binding, transport, and ATP hydrolysis of the ABC transporter TAP / Gorbulev S., Abele R., Tampé R. // Proceedings of the National Academy of Sciences – 2001. – Т. 98 – № 7 – С.3732–3737.</w:t>
      </w:r>
    </w:p>
    <w:p w14:paraId="71E13643" w14:textId="77777777" w:rsidR="00285211" w:rsidRDefault="00285211" w:rsidP="00285211">
      <w:pPr>
        <w:pStyle w:val="af8"/>
        <w:rPr>
          <w:rFonts w:ascii="Times New Roman" w:hAnsi="Times New Roman" w:cs="Times New Roman"/>
        </w:rPr>
      </w:pPr>
      <w:r>
        <w:rPr>
          <w:rFonts w:ascii="Times New Roman" w:hAnsi="Times New Roman" w:cs="Times New Roman"/>
        </w:rPr>
        <w:t>65. Herget M. Conformation of peptides bound to the transporter associated with antigen processing (TAP) / Herget M., Baldauf C., Schölz C., Parcej D., Wiesmüller K.-H., Tampé R., Abele R., Bordignon E. // Proceedings of the National Academy of Sciences – 2011. – Т. 108 – № 4 – С.1349–1354.</w:t>
      </w:r>
    </w:p>
    <w:p w14:paraId="67EB8C98" w14:textId="77777777" w:rsidR="00285211" w:rsidRDefault="00285211" w:rsidP="00285211">
      <w:pPr>
        <w:pStyle w:val="af8"/>
        <w:rPr>
          <w:rFonts w:ascii="Times New Roman" w:hAnsi="Times New Roman" w:cs="Times New Roman"/>
        </w:rPr>
      </w:pPr>
      <w:r>
        <w:rPr>
          <w:rFonts w:ascii="Times New Roman" w:hAnsi="Times New Roman" w:cs="Times New Roman"/>
        </w:rPr>
        <w:lastRenderedPageBreak/>
        <w:t>66. Androlewicz M.J. Human transporters associated with antigen processing possess a promiscuous peptide-binding site / Androlewicz M.J., Cresswell P. // Immunity – 1994. – Т. 1 – № 1 – С.7–14.</w:t>
      </w:r>
    </w:p>
    <w:p w14:paraId="527D7E8E" w14:textId="77777777" w:rsidR="00285211" w:rsidRDefault="00285211" w:rsidP="00285211">
      <w:pPr>
        <w:pStyle w:val="af8"/>
        <w:rPr>
          <w:rFonts w:ascii="Times New Roman" w:hAnsi="Times New Roman" w:cs="Times New Roman"/>
        </w:rPr>
      </w:pPr>
      <w:r>
        <w:rPr>
          <w:rFonts w:ascii="Times New Roman" w:hAnsi="Times New Roman" w:cs="Times New Roman"/>
        </w:rPr>
        <w:t>67. Uebel S. Recognition principle of the TAP transporter disclosed by combinatorial peptide libraries / Uebel S., Kraas W., Kienle S., Wiesmüller K.-H., Jung G., Tampé R. // Proceedings of the National Academy of Sciences – 1997. – Т. 94 – № 17 – С.8976–8981.</w:t>
      </w:r>
    </w:p>
    <w:p w14:paraId="336CF789" w14:textId="77777777" w:rsidR="00285211" w:rsidRDefault="00285211" w:rsidP="00285211">
      <w:pPr>
        <w:pStyle w:val="af8"/>
        <w:rPr>
          <w:rFonts w:ascii="Times New Roman" w:hAnsi="Times New Roman" w:cs="Times New Roman"/>
        </w:rPr>
      </w:pPr>
      <w:r>
        <w:rPr>
          <w:rFonts w:ascii="Times New Roman" w:hAnsi="Times New Roman" w:cs="Times New Roman"/>
        </w:rPr>
        <w:t>68. Blees A. Structure of the human MHC-I peptide-loading complex / Blees A., Januliene D., Hofmann T., Koller N., Schmidt C., Trowitzsch S., Moeller A., Tampé R. // Nature – 2017. – Т. 551 – № 7681 – С.525–528.</w:t>
      </w:r>
    </w:p>
    <w:p w14:paraId="76611676" w14:textId="77777777" w:rsidR="00285211" w:rsidRDefault="00285211" w:rsidP="00285211">
      <w:pPr>
        <w:pStyle w:val="af8"/>
        <w:rPr>
          <w:rFonts w:ascii="Times New Roman" w:hAnsi="Times New Roman" w:cs="Times New Roman"/>
        </w:rPr>
      </w:pPr>
      <w:r>
        <w:rPr>
          <w:rFonts w:ascii="Times New Roman" w:hAnsi="Times New Roman" w:cs="Times New Roman"/>
        </w:rPr>
        <w:t>69. Serwold T. ERAAP customizes peptides for MHC class I molecules in the endoplasmic reticulum / Serwold T., Gonzalez F., Kim J., Jacob R., Shastri N. // Nature – 2002. – Т. 419 – № 6906 – С.480–483.</w:t>
      </w:r>
    </w:p>
    <w:p w14:paraId="05A7A8F4" w14:textId="77777777" w:rsidR="00285211" w:rsidRDefault="00285211" w:rsidP="00285211">
      <w:pPr>
        <w:pStyle w:val="af8"/>
        <w:rPr>
          <w:rFonts w:ascii="Times New Roman" w:hAnsi="Times New Roman" w:cs="Times New Roman"/>
        </w:rPr>
      </w:pPr>
      <w:r>
        <w:rPr>
          <w:rFonts w:ascii="Times New Roman" w:hAnsi="Times New Roman" w:cs="Times New Roman"/>
        </w:rPr>
        <w:t>70. Yewdell J.W. Don’t mess with ERAAP! / Yewdell J.W., Lu X. // Nature Immunology – 2012. – Т. 13 – № 6 – С.526–528.</w:t>
      </w:r>
    </w:p>
    <w:p w14:paraId="0C094454" w14:textId="77777777" w:rsidR="00285211" w:rsidRDefault="00285211" w:rsidP="00285211">
      <w:pPr>
        <w:pStyle w:val="af8"/>
        <w:rPr>
          <w:rFonts w:ascii="Times New Roman" w:hAnsi="Times New Roman" w:cs="Times New Roman"/>
        </w:rPr>
      </w:pPr>
      <w:r>
        <w:rPr>
          <w:rFonts w:ascii="Times New Roman" w:hAnsi="Times New Roman" w:cs="Times New Roman"/>
        </w:rPr>
        <w:t>71. Osborne A.R. PROTEIN TRANSLOCATION BY THE SEC61/SECY CHANNEL / Osborne A.R., Rapoport T.A., Berg B. van den // Annual Review of Cell and Developmental Biology – 2005. – Т. 21 – № 1 – С.529–550.</w:t>
      </w:r>
    </w:p>
    <w:p w14:paraId="5A8EFA05" w14:textId="77777777" w:rsidR="00285211" w:rsidRDefault="00285211" w:rsidP="00285211">
      <w:pPr>
        <w:pStyle w:val="af8"/>
        <w:rPr>
          <w:rFonts w:ascii="Times New Roman" w:hAnsi="Times New Roman" w:cs="Times New Roman"/>
        </w:rPr>
      </w:pPr>
      <w:r>
        <w:rPr>
          <w:rFonts w:ascii="Times New Roman" w:hAnsi="Times New Roman" w:cs="Times New Roman"/>
        </w:rPr>
        <w:t>72. Vita R. The Immune Epitope Database (IEDB): 2018 update / Vita R., Mahajan S., Overton J.A., Dhanda S.K., Martini S., Cantrell J.R., Wheeler D.K., Sette A., Peters B. // Nucleic Acids Research – 2019. – Т. 47 – № D1 – С.D339–D343.</w:t>
      </w:r>
    </w:p>
    <w:p w14:paraId="3A1A71CD" w14:textId="77777777" w:rsidR="00285211" w:rsidRDefault="00285211" w:rsidP="00285211">
      <w:pPr>
        <w:pStyle w:val="af8"/>
        <w:rPr>
          <w:rFonts w:ascii="Times New Roman" w:hAnsi="Times New Roman" w:cs="Times New Roman"/>
        </w:rPr>
      </w:pPr>
      <w:r>
        <w:rPr>
          <w:rFonts w:ascii="Times New Roman" w:hAnsi="Times New Roman" w:cs="Times New Roman"/>
        </w:rPr>
        <w:t>73. Roetschke H.P. InvitroSPI and a large database of proteasome-generated spliced and non-spliced peptides / Roetschke H.P., Rodriguez-Hernandez G., Cormican J.A., Yang X., Lynham S., Mishto M., Liepe J. // Scientific Data – 2023. – Т. 10 – № 1 – С.18.</w:t>
      </w:r>
    </w:p>
    <w:p w14:paraId="238C931A" w14:textId="77777777" w:rsidR="00285211" w:rsidRDefault="00285211" w:rsidP="00285211">
      <w:pPr>
        <w:pStyle w:val="af8"/>
        <w:rPr>
          <w:rFonts w:ascii="Times New Roman" w:hAnsi="Times New Roman" w:cs="Times New Roman"/>
        </w:rPr>
      </w:pPr>
      <w:r>
        <w:rPr>
          <w:rFonts w:ascii="Times New Roman" w:hAnsi="Times New Roman" w:cs="Times New Roman"/>
        </w:rPr>
        <w:t>74. Willimsky G. In vitro proteasome processing of neo-splicetopes does not predict their presentation in vivo / Willimsky G., Beier C., Immisch L., Papafotiou G., Scheuplein V., Goede A., Holzhütter H.-G., Blankenstein T., Kloetzel P.M. // eLife – 2021. – Т. 10 – С.e62019.</w:t>
      </w:r>
    </w:p>
    <w:p w14:paraId="62F406D0" w14:textId="77777777" w:rsidR="00285211" w:rsidRDefault="00285211" w:rsidP="00285211">
      <w:pPr>
        <w:pStyle w:val="af8"/>
        <w:rPr>
          <w:rFonts w:ascii="Times New Roman" w:hAnsi="Times New Roman" w:cs="Times New Roman"/>
        </w:rPr>
      </w:pPr>
      <w:r>
        <w:rPr>
          <w:rFonts w:ascii="Times New Roman" w:hAnsi="Times New Roman" w:cs="Times New Roman"/>
        </w:rPr>
        <w:t>75. Toes R.E.M. Discrete Cleavage Motifs of Constitutive and Immunoproteasomes Revealed by Quantitative Analysis of Cleavage Products / Toes R.E.M., Nussbaum A.K., Degermann S., Schirle M., Emmerich N.P.N., Kraft M., Laplace C., Zwinderman A., Dick T.P., Müller J., Schönfisch B., Schmid C., Fehling H.-J., Stevanovic S., Rammensee H.G., Schild H. // Journal of Experimental Medicine – 2001. – Т. 194 – № 1 – С.1–12.</w:t>
      </w:r>
    </w:p>
    <w:p w14:paraId="46B64682" w14:textId="77777777" w:rsidR="00285211" w:rsidRDefault="00285211" w:rsidP="00285211">
      <w:pPr>
        <w:pStyle w:val="af8"/>
        <w:rPr>
          <w:rFonts w:ascii="Times New Roman" w:hAnsi="Times New Roman" w:cs="Times New Roman"/>
        </w:rPr>
      </w:pPr>
      <w:r>
        <w:rPr>
          <w:rFonts w:ascii="Times New Roman" w:hAnsi="Times New Roman" w:cs="Times New Roman"/>
        </w:rPr>
        <w:t>76. Emmerich N.P.N. The Human 26 S and 20 S Proteasomes Generate Overlapping but Different Sets of Peptide Fragments from a Model Protein Substrate / Emmerich N.P.N., Nussbaum A.K., Stevanovic S., Priemer M., Toes R.E.M., Rammensee H.-G., Schild H. // Journal of Biological Chemistry – 2000. – Т. 275 – № 28 – С.21140–21148.</w:t>
      </w:r>
    </w:p>
    <w:p w14:paraId="59BBC71C" w14:textId="77777777" w:rsidR="00285211" w:rsidRDefault="00285211" w:rsidP="00285211">
      <w:pPr>
        <w:pStyle w:val="af8"/>
        <w:rPr>
          <w:rFonts w:ascii="Times New Roman" w:hAnsi="Times New Roman" w:cs="Times New Roman"/>
        </w:rPr>
      </w:pPr>
      <w:r>
        <w:rPr>
          <w:rFonts w:ascii="Times New Roman" w:hAnsi="Times New Roman" w:cs="Times New Roman"/>
        </w:rPr>
        <w:t>77. Toseland C.P. AntiJen: a quantitative immunology database integrating functional, thermodynamic, kinetic, biophysical, and cellular data / Toseland C.P., Clayton D.J., McSparron H., Hemsley S.L., Blythe M.J., Paine K., Doytchinova I.A., Guan P., Hattotuwagama C.K., Flower D.R. // Immunome Research – 2005. – Т. 1 – № 1 – С.4.</w:t>
      </w:r>
    </w:p>
    <w:p w14:paraId="13D26DDE" w14:textId="77777777" w:rsidR="00285211" w:rsidRDefault="00285211" w:rsidP="00285211">
      <w:pPr>
        <w:pStyle w:val="af8"/>
        <w:rPr>
          <w:rFonts w:ascii="Times New Roman" w:hAnsi="Times New Roman" w:cs="Times New Roman"/>
        </w:rPr>
      </w:pPr>
      <w:r>
        <w:rPr>
          <w:rFonts w:ascii="Times New Roman" w:hAnsi="Times New Roman" w:cs="Times New Roman"/>
        </w:rPr>
        <w:t>78. Lata S. MHCBN 4.0: A database of MHC/TAP binding peptides and T-cell epitopes / Lata S., Bhasin M., Raghava G.P. // BMC Research Notes – 2009. – Т. 2 – № 1 – С.61.</w:t>
      </w:r>
    </w:p>
    <w:p w14:paraId="0ACD9852" w14:textId="77777777" w:rsidR="00285211" w:rsidRDefault="00285211" w:rsidP="00285211">
      <w:pPr>
        <w:pStyle w:val="af8"/>
        <w:rPr>
          <w:rFonts w:ascii="Times New Roman" w:hAnsi="Times New Roman" w:cs="Times New Roman"/>
        </w:rPr>
      </w:pPr>
      <w:r>
        <w:rPr>
          <w:rFonts w:ascii="Times New Roman" w:hAnsi="Times New Roman" w:cs="Times New Roman"/>
        </w:rPr>
        <w:lastRenderedPageBreak/>
        <w:t>79. Diez-Rivero C.M. Computational analysis and modeling of cleavage by the immunoproteasome and the constitutive proteasome / Diez-Rivero C.M., Lafuente E.M., Reche P.A. // BMC Bioinformatics – 2010. – Т. 11 – № 1 – С.479.</w:t>
      </w:r>
    </w:p>
    <w:p w14:paraId="0C593DE3" w14:textId="77777777" w:rsidR="00285211" w:rsidRDefault="00285211" w:rsidP="00285211">
      <w:pPr>
        <w:pStyle w:val="af8"/>
        <w:rPr>
          <w:rFonts w:ascii="Times New Roman" w:hAnsi="Times New Roman" w:cs="Times New Roman"/>
        </w:rPr>
      </w:pPr>
      <w:r>
        <w:rPr>
          <w:rFonts w:ascii="Times New Roman" w:hAnsi="Times New Roman" w:cs="Times New Roman"/>
        </w:rPr>
        <w:t>80. Bagaev D.V. VDJdb in 2019: database extension, new analysis infrastructure and a T-cell receptor motif compendium / Bagaev D.V., Vroomans R.M.A., Samir J., Stervbo U., Rius C., Dolton G., Greenshields-Watson A., Attaf M., Egorov E.S., Zvyagin I.V., Babel N., Cole D.K., Godkin A.J., Sewell A.K., Kesmir C., Chudakov D.M., Luciani F., Shugay M. // Nucleic Acids Research – 2020. – Т. 48 – № D1 – С.D1057–D1062.</w:t>
      </w:r>
    </w:p>
    <w:p w14:paraId="56A7D480" w14:textId="77777777" w:rsidR="00285211" w:rsidRDefault="00285211" w:rsidP="00285211">
      <w:pPr>
        <w:pStyle w:val="af8"/>
        <w:rPr>
          <w:rFonts w:ascii="Times New Roman" w:hAnsi="Times New Roman" w:cs="Times New Roman"/>
        </w:rPr>
      </w:pPr>
      <w:r>
        <w:rPr>
          <w:rFonts w:ascii="Times New Roman" w:hAnsi="Times New Roman" w:cs="Times New Roman"/>
        </w:rPr>
        <w:t>81. Tickotsky N. McPAS-TCR: a manually curated catalogue of pathology-associated T cell receptor sequences / Tickotsky N., Sagiv T., Prilusky J., Shifrut E., Friedman N. // Bioinformatics – 2017. – Т. 33 – № 18 – С.2924–2929.</w:t>
      </w:r>
    </w:p>
    <w:p w14:paraId="7F9024B0" w14:textId="77777777" w:rsidR="00285211" w:rsidRDefault="00285211" w:rsidP="00285211">
      <w:pPr>
        <w:pStyle w:val="af8"/>
        <w:rPr>
          <w:rFonts w:ascii="Times New Roman" w:hAnsi="Times New Roman" w:cs="Times New Roman"/>
        </w:rPr>
      </w:pPr>
      <w:r>
        <w:rPr>
          <w:rFonts w:ascii="Times New Roman" w:hAnsi="Times New Roman" w:cs="Times New Roman"/>
        </w:rPr>
        <w:t>82. Rammensee H.-G. SYFPEITHI: database for MHC ligands and peptide motifs / Rammensee H.-G., Bachmann J., Emmerich N.P.N., Bachor O.A., Stevanović S. // Immunogenetics – 1999. – Т. 50 – № 3–4 – С.213–219.</w:t>
      </w:r>
    </w:p>
    <w:p w14:paraId="57DC6D3F" w14:textId="77777777" w:rsidR="00285211" w:rsidRDefault="00285211" w:rsidP="00285211">
      <w:pPr>
        <w:pStyle w:val="af8"/>
        <w:rPr>
          <w:rFonts w:ascii="Times New Roman" w:hAnsi="Times New Roman" w:cs="Times New Roman"/>
        </w:rPr>
      </w:pPr>
      <w:r>
        <w:rPr>
          <w:rFonts w:ascii="Times New Roman" w:hAnsi="Times New Roman" w:cs="Times New Roman"/>
        </w:rPr>
        <w:t>83. Reche P.A. EPIMHC: a curated database of MHC-binding peptides for customized computational vaccinology / Reche P.A., Zhang H., Glutting J.-P., Reinherz E.L. // Bioinformatics – 2005. – Т. 21 – № 9 – С.2140–2141.</w:t>
      </w:r>
    </w:p>
    <w:p w14:paraId="3E57E6B9" w14:textId="77777777" w:rsidR="00285211" w:rsidRDefault="00285211" w:rsidP="00285211">
      <w:pPr>
        <w:pStyle w:val="af8"/>
        <w:rPr>
          <w:rFonts w:ascii="Times New Roman" w:hAnsi="Times New Roman" w:cs="Times New Roman"/>
        </w:rPr>
      </w:pPr>
      <w:r>
        <w:rPr>
          <w:rFonts w:ascii="Times New Roman" w:hAnsi="Times New Roman" w:cs="Times New Roman"/>
        </w:rPr>
        <w:t>84. Nussbaum A.K. PAProC: a prediction algorithm for proteasomal cleavages available on the WWW / Nussbaum A.K., Kuttler C., Hadeler K.-P., Rammensee H.-G., Schild H. // Immunogenetics – 2001. – Т. 53 – № 2 – С.87–94.</w:t>
      </w:r>
    </w:p>
    <w:p w14:paraId="4D3B2312" w14:textId="77777777" w:rsidR="00285211" w:rsidRDefault="00285211" w:rsidP="00285211">
      <w:pPr>
        <w:pStyle w:val="af8"/>
        <w:rPr>
          <w:rFonts w:ascii="Times New Roman" w:hAnsi="Times New Roman" w:cs="Times New Roman"/>
        </w:rPr>
      </w:pPr>
      <w:r>
        <w:rPr>
          <w:rFonts w:ascii="Times New Roman" w:hAnsi="Times New Roman" w:cs="Times New Roman"/>
        </w:rPr>
        <w:t>85. Hattotuwagama C.K. Quantitative online prediction of peptide binding to the major histocompatibility complex / Hattotuwagama C.K., Guan P., Doytchinova I.A., Zygouri C., Flower D.R. // Journal of Molecular Graphics and Modelling – 2004. – Т. 22 – № 3 – С.195–207.</w:t>
      </w:r>
    </w:p>
    <w:p w14:paraId="70BD3789" w14:textId="77777777" w:rsidR="00285211" w:rsidRDefault="00285211" w:rsidP="00285211">
      <w:pPr>
        <w:pStyle w:val="af8"/>
        <w:rPr>
          <w:rFonts w:ascii="Times New Roman" w:hAnsi="Times New Roman" w:cs="Times New Roman"/>
        </w:rPr>
      </w:pPr>
      <w:r>
        <w:rPr>
          <w:rFonts w:ascii="Times New Roman" w:hAnsi="Times New Roman" w:cs="Times New Roman"/>
        </w:rPr>
        <w:t>86. Doytchinova I.A. EpiJen: a server for multistep T cell epitope prediction / Doytchinova I.A., Guan P., Flower D.R. // BMC Bioinformatics – 2006. – Т. 7 – № 1 – С.131.</w:t>
      </w:r>
    </w:p>
    <w:p w14:paraId="26088658" w14:textId="77777777" w:rsidR="00285211" w:rsidRDefault="00285211" w:rsidP="00285211">
      <w:pPr>
        <w:pStyle w:val="af8"/>
        <w:rPr>
          <w:rFonts w:ascii="Times New Roman" w:hAnsi="Times New Roman" w:cs="Times New Roman"/>
        </w:rPr>
      </w:pPr>
      <w:r>
        <w:rPr>
          <w:rFonts w:ascii="Times New Roman" w:hAnsi="Times New Roman" w:cs="Times New Roman"/>
        </w:rPr>
        <w:t>87. Dhanda S.K. IEDB-AR: immune epitope database—analysis resource in 2019 / Dhanda S.K., Mahajan S., Paul S., Yan Z., Kim H., Jespersen M.C., Jurtz V., Andreatta M., Greenbaum J.A., Marcatili P., Sette A., Nielsen M., Peters B. // Nucleic Acids Research – 2019. – Т. 47 – № W1 – С.W502–W506.</w:t>
      </w:r>
    </w:p>
    <w:p w14:paraId="3016B64F" w14:textId="77777777" w:rsidR="00285211" w:rsidRDefault="00285211" w:rsidP="00285211">
      <w:pPr>
        <w:pStyle w:val="af8"/>
        <w:rPr>
          <w:rFonts w:ascii="Times New Roman" w:hAnsi="Times New Roman" w:cs="Times New Roman"/>
        </w:rPr>
      </w:pPr>
      <w:r>
        <w:rPr>
          <w:rFonts w:ascii="Times New Roman" w:hAnsi="Times New Roman" w:cs="Times New Roman"/>
        </w:rPr>
        <w:t>88. Bhasin M. Pcleavage: an SVM based method for prediction of constitutive proteasome and immunoproteasome cleavage sites in antigenic sequences / Bhasin M., Raghava G.P.S. // Nucleic Acids Research – 2005. – Т. 33  – № Web Server – С.W202–W207.</w:t>
      </w:r>
    </w:p>
    <w:p w14:paraId="725CD474" w14:textId="77777777" w:rsidR="00285211" w:rsidRDefault="00285211" w:rsidP="00285211">
      <w:pPr>
        <w:pStyle w:val="af8"/>
        <w:rPr>
          <w:rFonts w:ascii="Times New Roman" w:hAnsi="Times New Roman" w:cs="Times New Roman"/>
        </w:rPr>
      </w:pPr>
      <w:r>
        <w:rPr>
          <w:rFonts w:ascii="Times New Roman" w:hAnsi="Times New Roman" w:cs="Times New Roman"/>
        </w:rPr>
        <w:t>89. Nielsen M. The role of the proteasome in generating cytotoxic T-cell epitopes: insights obtained from improved predictions of proteasomal cleavage / Nielsen M., Lundegaard C., Lund O., Keşmir C. // Immunogenetics – 2005. – Т. 57 – № 1–2 – С.33–41.</w:t>
      </w:r>
    </w:p>
    <w:p w14:paraId="6E4F6B96" w14:textId="77777777" w:rsidR="00285211" w:rsidRDefault="00285211" w:rsidP="00285211">
      <w:pPr>
        <w:pStyle w:val="af8"/>
        <w:rPr>
          <w:rFonts w:ascii="Times New Roman" w:hAnsi="Times New Roman" w:cs="Times New Roman"/>
        </w:rPr>
      </w:pPr>
      <w:r>
        <w:rPr>
          <w:rFonts w:ascii="Times New Roman" w:hAnsi="Times New Roman" w:cs="Times New Roman"/>
        </w:rPr>
        <w:t>90. Gomez-Perosanz M. Identification of CD8+ T cell epitopes through proteasome cleavage site predictions / Gomez-Perosanz M., Ras-Carmona A., Lafuente E.M., Reche P.A. // BMC Bioinformatics – 2020. – Т. 21 – № S17 – С.484.</w:t>
      </w:r>
    </w:p>
    <w:p w14:paraId="77DF46A9" w14:textId="77777777" w:rsidR="00285211" w:rsidRDefault="00285211" w:rsidP="00285211">
      <w:pPr>
        <w:pStyle w:val="af8"/>
        <w:rPr>
          <w:rFonts w:ascii="Times New Roman" w:hAnsi="Times New Roman" w:cs="Times New Roman"/>
        </w:rPr>
      </w:pPr>
      <w:r>
        <w:rPr>
          <w:rFonts w:ascii="Times New Roman" w:hAnsi="Times New Roman" w:cs="Times New Roman"/>
        </w:rPr>
        <w:t>91. Zhang G. PREDTAP: a system for prediction of peptide binding to the human transporter associated with antigen processing / Zhang G., Petrovsky N., Kwoh C., August J.T., Brusic V. // Immunome Research – 2006. – Т. 2 – № 1 – С.3.</w:t>
      </w:r>
    </w:p>
    <w:p w14:paraId="4BA6B442" w14:textId="77777777" w:rsidR="00285211" w:rsidRDefault="00285211" w:rsidP="00285211">
      <w:pPr>
        <w:pStyle w:val="af8"/>
        <w:rPr>
          <w:rFonts w:ascii="Times New Roman" w:hAnsi="Times New Roman" w:cs="Times New Roman"/>
        </w:rPr>
      </w:pPr>
      <w:r>
        <w:rPr>
          <w:rFonts w:ascii="Times New Roman" w:hAnsi="Times New Roman" w:cs="Times New Roman"/>
        </w:rPr>
        <w:lastRenderedPageBreak/>
        <w:t>92. Nielsen M. NetMHCpan, a Method for Quantitative Predictions of Peptide Binding to Any HLA-A and -B Locus Protein of Known Sequence / Nielsen M., Lundegaard C., Blicher T., Lamberth K., Harndahl M., Justesen S., Røder G., Peters B., Sette A., Lund O., Buus S. // PLoS ONE – 2007. – Т. 2 – № 8 – С.e796.</w:t>
      </w:r>
    </w:p>
    <w:p w14:paraId="555E3359" w14:textId="77777777" w:rsidR="00285211" w:rsidRDefault="00285211" w:rsidP="00285211">
      <w:pPr>
        <w:pStyle w:val="af8"/>
        <w:rPr>
          <w:rFonts w:ascii="Times New Roman" w:hAnsi="Times New Roman" w:cs="Times New Roman"/>
        </w:rPr>
      </w:pPr>
      <w:r>
        <w:rPr>
          <w:rFonts w:ascii="Times New Roman" w:hAnsi="Times New Roman" w:cs="Times New Roman"/>
        </w:rPr>
        <w:t>93. Phloyphisut P. MHCSeqNet: a deep neural network model for universal MHC binding prediction / Phloyphisut P., Pornputtapong N., Sriswasdi S., Chuangsuwanich E. // BMC Bioinformatics – 2019. – Т. 20 – № 1 – С.270.</w:t>
      </w:r>
    </w:p>
    <w:p w14:paraId="19E4C257" w14:textId="77777777" w:rsidR="00285211" w:rsidRDefault="00285211" w:rsidP="00285211">
      <w:pPr>
        <w:pStyle w:val="af8"/>
        <w:rPr>
          <w:rFonts w:ascii="Times New Roman" w:hAnsi="Times New Roman" w:cs="Times New Roman"/>
        </w:rPr>
      </w:pPr>
      <w:r>
        <w:rPr>
          <w:rFonts w:ascii="Times New Roman" w:hAnsi="Times New Roman" w:cs="Times New Roman"/>
        </w:rPr>
        <w:t>94. O’Donnell T.J. MHCflurry 2.0: Improved Pan-Allele Prediction of MHC Class I-Presented Peptides by Incorporating Antigen Processing / O’Donnell T.J., Rubinsteyn A., Laserson U. // Cell Systems – 2020. – Т. 11 – № 1 – С.42- 48.e7.</w:t>
      </w:r>
    </w:p>
    <w:p w14:paraId="78003162" w14:textId="77777777" w:rsidR="00285211" w:rsidRDefault="00285211" w:rsidP="00285211">
      <w:pPr>
        <w:pStyle w:val="af8"/>
        <w:rPr>
          <w:rFonts w:ascii="Times New Roman" w:hAnsi="Times New Roman" w:cs="Times New Roman"/>
        </w:rPr>
      </w:pPr>
      <w:r>
        <w:rPr>
          <w:rFonts w:ascii="Times New Roman" w:hAnsi="Times New Roman" w:cs="Times New Roman"/>
        </w:rPr>
        <w:t>95. Stranzl T. NetCTLpan: pan-specific MHC class I pathway epitope predictions / Stranzl T., Larsen M.V., Lundegaard C., Nielsen M. // Immunogenetics – 2010. – Т. 62 – № 6 – С.357–368.</w:t>
      </w:r>
    </w:p>
    <w:p w14:paraId="3A737C21" w14:textId="77777777" w:rsidR="00285211" w:rsidRDefault="00285211" w:rsidP="00285211">
      <w:pPr>
        <w:pStyle w:val="af8"/>
        <w:rPr>
          <w:rFonts w:ascii="Times New Roman" w:hAnsi="Times New Roman" w:cs="Times New Roman"/>
        </w:rPr>
      </w:pPr>
      <w:r>
        <w:rPr>
          <w:rFonts w:ascii="Times New Roman" w:hAnsi="Times New Roman" w:cs="Times New Roman"/>
        </w:rPr>
        <w:t>96. Wu J. DeepHLApan: A Deep Learning Approach for Neoantigen Prediction Considering Both HLA-Peptide Binding and Immunogenicity / Wu J., Wang W., Zhang J., Zhou B., Zhao W., Su Z., Gu X., Wu J., Zhou Z., Chen S. // Frontiers in Immunology – 2019. – Т. 10 – С.2559.</w:t>
      </w:r>
    </w:p>
    <w:p w14:paraId="7B6DDDD1" w14:textId="77777777" w:rsidR="00285211" w:rsidRDefault="00285211" w:rsidP="00285211">
      <w:pPr>
        <w:pStyle w:val="af8"/>
        <w:rPr>
          <w:rFonts w:ascii="Times New Roman" w:hAnsi="Times New Roman" w:cs="Times New Roman"/>
        </w:rPr>
      </w:pPr>
      <w:r>
        <w:rPr>
          <w:rFonts w:ascii="Times New Roman" w:hAnsi="Times New Roman" w:cs="Times New Roman"/>
        </w:rPr>
        <w:t>97. Alvarez B. NNAlign_MA; MHC Peptidome Deconvolution for Accurate MHC Binding Motif Characterization and Improved T-cell Epitope Predictions / Alvarez B., Reynisson B., Barra C., Buus S., Ternette N., Connelley T., Andreatta M., Nielsen M. // Molecular &amp; Cellular Proteomics – 2019. – Т. 18 – № 12 – С.2459–2477.</w:t>
      </w:r>
    </w:p>
    <w:p w14:paraId="40E3A757" w14:textId="77777777" w:rsidR="00285211" w:rsidRDefault="00285211" w:rsidP="00285211">
      <w:pPr>
        <w:pStyle w:val="af8"/>
        <w:rPr>
          <w:rFonts w:ascii="Times New Roman" w:hAnsi="Times New Roman" w:cs="Times New Roman"/>
        </w:rPr>
      </w:pPr>
      <w:r>
        <w:rPr>
          <w:rFonts w:ascii="Times New Roman" w:hAnsi="Times New Roman" w:cs="Times New Roman"/>
        </w:rPr>
        <w:t>98. Paul S. Benchmarking predictions of MHC class I restricted T cell epitopes in a comprehensively studied model system / Paul S., Croft N.P., Purcell A.W., Tscharke D.C., Sette A., Nielsen M., Peters B. // PLOS Computational Biology – 2020. – Т. 16 – № 5 – С.e1007757.</w:t>
      </w:r>
    </w:p>
    <w:p w14:paraId="78979DBA" w14:textId="77777777" w:rsidR="00285211" w:rsidRDefault="00285211" w:rsidP="00285211">
      <w:pPr>
        <w:pStyle w:val="af8"/>
        <w:rPr>
          <w:rFonts w:ascii="Times New Roman" w:hAnsi="Times New Roman" w:cs="Times New Roman"/>
        </w:rPr>
      </w:pPr>
      <w:r>
        <w:rPr>
          <w:rFonts w:ascii="Times New Roman" w:hAnsi="Times New Roman" w:cs="Times New Roman"/>
        </w:rPr>
        <w:t>99. Mei S. A comprehensive review and performance evaluation of bioinformatics tools for HLA class I peptide-binding prediction / Mei S., Li F., Leier A., Marquez-Lago T.T., Giam K., Croft N.P., Akutsu T., Smith A.I., Li J., Rossjohn J., Purcell A.W., Song J. // Briefings in Bioinformatics – 2020. – Т. 21 – № 4 – С.1119–1135.</w:t>
      </w:r>
    </w:p>
    <w:p w14:paraId="6B8AE2B3" w14:textId="77777777" w:rsidR="00285211" w:rsidRDefault="00285211" w:rsidP="00285211">
      <w:pPr>
        <w:pStyle w:val="af8"/>
        <w:rPr>
          <w:rFonts w:ascii="Times New Roman" w:hAnsi="Times New Roman" w:cs="Times New Roman"/>
        </w:rPr>
      </w:pPr>
      <w:r>
        <w:rPr>
          <w:rFonts w:ascii="Times New Roman" w:hAnsi="Times New Roman" w:cs="Times New Roman"/>
        </w:rPr>
        <w:t>100. Weeder B.R. pepsickle rapidly and accurately predicts proteasomal cleavage sites for improved neoantigen identification / Weeder B.R., Wood M.A., Li E., Nellore A., Thompson R.F. // Bioinformatics – 2021. – Т. 37 – № 21 – С.3723–3733.</w:t>
      </w:r>
    </w:p>
    <w:p w14:paraId="4A27F03A" w14:textId="77777777" w:rsidR="00285211" w:rsidRDefault="00285211" w:rsidP="00285211">
      <w:pPr>
        <w:pStyle w:val="af8"/>
        <w:rPr>
          <w:rFonts w:ascii="Times New Roman" w:hAnsi="Times New Roman" w:cs="Times New Roman"/>
        </w:rPr>
      </w:pPr>
      <w:r>
        <w:rPr>
          <w:rFonts w:ascii="Times New Roman" w:hAnsi="Times New Roman" w:cs="Times New Roman"/>
        </w:rPr>
        <w:t>101. Daniel S. Relationship Between Peptide Selectivities of Human Transporters Associated with Antigen Processing and HLA Class I Molecules / Daniel S., Brusic V., Caillat-Zucman S., Petrovsky N., Harrison L., Riganelli D., Sinigaglia F., Gallazzi F., Hammer J., Van Endert P.M. // The Journal of Immunology – 1998. – Т. 161 – № 2 – С.617–624.</w:t>
      </w:r>
    </w:p>
    <w:p w14:paraId="7937BD01" w14:textId="77777777" w:rsidR="00285211" w:rsidRDefault="00285211" w:rsidP="00285211">
      <w:pPr>
        <w:pStyle w:val="af8"/>
        <w:rPr>
          <w:rFonts w:ascii="Times New Roman" w:hAnsi="Times New Roman" w:cs="Times New Roman"/>
        </w:rPr>
      </w:pPr>
      <w:r>
        <w:rPr>
          <w:rFonts w:ascii="Times New Roman" w:hAnsi="Times New Roman" w:cs="Times New Roman"/>
        </w:rPr>
        <w:t>102. Zhao W. Systematically benchmarking peptide-MHC binding predictors: From synthetic to naturally processed epitopes / Zhao W., Sher X. // PLOS Computational Biology – 2018. – Т. 14 – № 11 – С.e1006457.</w:t>
      </w:r>
    </w:p>
    <w:p w14:paraId="6A5ACAB1" w14:textId="77777777" w:rsidR="00285211" w:rsidRDefault="00285211" w:rsidP="00285211">
      <w:pPr>
        <w:pStyle w:val="af8"/>
        <w:rPr>
          <w:rFonts w:ascii="Times New Roman" w:hAnsi="Times New Roman" w:cs="Times New Roman"/>
        </w:rPr>
      </w:pPr>
      <w:r>
        <w:rPr>
          <w:rFonts w:ascii="Times New Roman" w:hAnsi="Times New Roman" w:cs="Times New Roman"/>
        </w:rPr>
        <w:t>103. Paul S. HLA Class I Alleles Are Associated with Peptide-Binding Repertoires of Different Size, Affinity, and Immunogenicity / Paul S., Weiskopf D., Angelo M.A., Sidney J., Peters B., Sette A. // The Journal of Immunology – 2013. – Т. 191 – № 12 – С.5831–5839.</w:t>
      </w:r>
    </w:p>
    <w:p w14:paraId="381EE7E8" w14:textId="77777777" w:rsidR="00285211" w:rsidRDefault="00285211" w:rsidP="00285211">
      <w:pPr>
        <w:pStyle w:val="af8"/>
        <w:rPr>
          <w:rFonts w:ascii="Times New Roman" w:hAnsi="Times New Roman" w:cs="Times New Roman"/>
        </w:rPr>
      </w:pPr>
      <w:r>
        <w:rPr>
          <w:rFonts w:ascii="Times New Roman" w:hAnsi="Times New Roman" w:cs="Times New Roman"/>
        </w:rPr>
        <w:t xml:space="preserve">104. Sette A. The relationship between class I binding affinity and immunogenicity of potential cytotoxic T cell epitopes / Sette A., Vitiello A., Reherman B., Fowler P., Nayersina R., Kast </w:t>
      </w:r>
      <w:r>
        <w:rPr>
          <w:rFonts w:ascii="Times New Roman" w:hAnsi="Times New Roman" w:cs="Times New Roman"/>
        </w:rPr>
        <w:lastRenderedPageBreak/>
        <w:t>W.M., Melief C.J., Oseroff C., Yuan L., Ruppert J., Sidney J., Guercio M.F. del, Southwood S., Kubo R.T., Chesnut R.W., Grey H.M., Chisari F.V. // Journal of Immunology (Baltimore, Md.: 1950) – 1994. – Т. 153 – № 12 – С.5586–5592.</w:t>
      </w:r>
    </w:p>
    <w:p w14:paraId="14B36F93" w14:textId="77777777" w:rsidR="00285211" w:rsidRDefault="00285211" w:rsidP="00285211">
      <w:pPr>
        <w:pStyle w:val="af8"/>
        <w:rPr>
          <w:rFonts w:ascii="Times New Roman" w:hAnsi="Times New Roman" w:cs="Times New Roman"/>
        </w:rPr>
      </w:pPr>
      <w:r>
        <w:rPr>
          <w:rFonts w:ascii="Times New Roman" w:hAnsi="Times New Roman" w:cs="Times New Roman"/>
        </w:rPr>
        <w:t>105. Karasev D.A. Application of molecular descriptors for recognition of phosphorylation sites in amino acid sequences / Karasev D.A., Savosina P.I., Sobolev B.N., Filimonov D.A., Lagunin A.A. // Biomeditsinskaya Khimiya – 2017. – Т. 63 – № 5 – С.423–427.</w:t>
      </w:r>
    </w:p>
    <w:p w14:paraId="42CC0809" w14:textId="77777777" w:rsidR="00285211" w:rsidRDefault="00285211" w:rsidP="00285211">
      <w:pPr>
        <w:pStyle w:val="af8"/>
        <w:rPr>
          <w:rFonts w:ascii="Times New Roman" w:hAnsi="Times New Roman" w:cs="Times New Roman"/>
        </w:rPr>
      </w:pPr>
      <w:r>
        <w:rPr>
          <w:rFonts w:ascii="Times New Roman" w:hAnsi="Times New Roman" w:cs="Times New Roman"/>
        </w:rPr>
        <w:t>106. Filimonov D.A. Prediction of the Biological Activity Spectra of Organic Compounds Using the Pass Online Web Resource / Filimonov D.A., Lagunin A.A., Gloriozova T.A., Rudik A.V., Druzhilovskii D.S., Pogodin P.V., Poroikov V.V. // Chemistry of Heterocyclic Compounds – 2014. – Т. 50 – № 3 – С.444–457.</w:t>
      </w:r>
    </w:p>
    <w:p w14:paraId="285D0C80" w14:textId="77777777" w:rsidR="00285211" w:rsidRDefault="00285211" w:rsidP="00285211">
      <w:pPr>
        <w:pStyle w:val="af8"/>
        <w:rPr>
          <w:rFonts w:ascii="Times New Roman" w:hAnsi="Times New Roman" w:cs="Times New Roman"/>
        </w:rPr>
      </w:pPr>
      <w:r>
        <w:rPr>
          <w:rFonts w:ascii="Times New Roman" w:hAnsi="Times New Roman" w:cs="Times New Roman"/>
        </w:rPr>
        <w:t>107. Landrum G. RDKit: Open-source cheminformatics. https://www.rdkit.org // – 2023.</w:t>
      </w:r>
    </w:p>
    <w:p w14:paraId="14B54C11" w14:textId="77777777" w:rsidR="00285211" w:rsidRDefault="00285211" w:rsidP="00285211">
      <w:pPr>
        <w:pStyle w:val="af8"/>
        <w:rPr>
          <w:rFonts w:ascii="Times New Roman" w:hAnsi="Times New Roman" w:cs="Times New Roman"/>
        </w:rPr>
      </w:pPr>
      <w:r>
        <w:rPr>
          <w:rFonts w:ascii="Times New Roman" w:hAnsi="Times New Roman" w:cs="Times New Roman"/>
        </w:rPr>
        <w:t>108. Chemoinformatics Approaches to Virtual Screening / / под ред. A. Varnek, A. Tropsha. – – The Royal Society of Chemistry, 2008.</w:t>
      </w:r>
    </w:p>
    <w:p w14:paraId="0A33D92F" w14:textId="77777777" w:rsidR="00285211" w:rsidRDefault="00285211" w:rsidP="00285211">
      <w:pPr>
        <w:pStyle w:val="af8"/>
        <w:rPr>
          <w:rFonts w:ascii="Times New Roman" w:hAnsi="Times New Roman" w:cs="Times New Roman"/>
        </w:rPr>
      </w:pPr>
      <w:r>
        <w:rPr>
          <w:rFonts w:ascii="Times New Roman" w:hAnsi="Times New Roman" w:cs="Times New Roman"/>
        </w:rPr>
        <w:t>109. Hastie T.The Elements of Statistical Learning Data Mining, Inference, and Prediction / T. Hastie, R. Tibshirani, J. Friedman – Springer International Publishing, 2017. Вып. 2.</w:t>
      </w:r>
    </w:p>
    <w:p w14:paraId="021F8B9D" w14:textId="77777777" w:rsidR="00285211" w:rsidRDefault="00285211" w:rsidP="00285211">
      <w:pPr>
        <w:pStyle w:val="af8"/>
        <w:rPr>
          <w:rFonts w:ascii="Times New Roman" w:hAnsi="Times New Roman" w:cs="Times New Roman"/>
        </w:rPr>
      </w:pPr>
      <w:r>
        <w:rPr>
          <w:rFonts w:ascii="Times New Roman" w:hAnsi="Times New Roman" w:cs="Times New Roman"/>
        </w:rPr>
        <w:t>110. Youden W.J. Index for rating diagnostic tests / Youden W.J. // Cancer – 1950. – Т. 3 – № 1 – С.32–35.</w:t>
      </w:r>
    </w:p>
    <w:p w14:paraId="0F3BA79B" w14:textId="77777777" w:rsidR="00285211" w:rsidRDefault="00285211" w:rsidP="00285211">
      <w:pPr>
        <w:pStyle w:val="af8"/>
        <w:rPr>
          <w:rFonts w:ascii="Times New Roman" w:hAnsi="Times New Roman" w:cs="Times New Roman"/>
        </w:rPr>
      </w:pPr>
      <w:r>
        <w:rPr>
          <w:rFonts w:ascii="Times New Roman" w:hAnsi="Times New Roman" w:cs="Times New Roman"/>
        </w:rPr>
        <w:t xml:space="preserve">111. Kuhn M. Building Predictive Models in </w:t>
      </w:r>
      <w:r>
        <w:rPr>
          <w:rFonts w:ascii="Times New Roman" w:hAnsi="Times New Roman" w:cs="Times New Roman"/>
          <w:i/>
          <w:iCs/>
        </w:rPr>
        <w:t>R</w:t>
      </w:r>
      <w:r>
        <w:rPr>
          <w:rFonts w:ascii="Times New Roman" w:hAnsi="Times New Roman" w:cs="Times New Roman"/>
        </w:rPr>
        <w:t xml:space="preserve"> Using the </w:t>
      </w:r>
      <w:r>
        <w:rPr>
          <w:rFonts w:ascii="Times New Roman" w:hAnsi="Times New Roman" w:cs="Times New Roman"/>
          <w:b/>
          <w:bCs/>
        </w:rPr>
        <w:t>caret</w:t>
      </w:r>
      <w:r>
        <w:rPr>
          <w:rFonts w:ascii="Times New Roman" w:hAnsi="Times New Roman" w:cs="Times New Roman"/>
        </w:rPr>
        <w:t xml:space="preserve"> Package / Kuhn M. // Journal of Statistical Software – 2008. – Т. 28 – № 5.</w:t>
      </w:r>
    </w:p>
    <w:p w14:paraId="7E99A72B" w14:textId="77777777" w:rsidR="00285211" w:rsidRDefault="00285211" w:rsidP="00285211">
      <w:pPr>
        <w:pStyle w:val="af8"/>
        <w:rPr>
          <w:rFonts w:ascii="Times New Roman" w:hAnsi="Times New Roman" w:cs="Times New Roman"/>
        </w:rPr>
      </w:pPr>
      <w:r>
        <w:rPr>
          <w:rFonts w:ascii="Times New Roman" w:hAnsi="Times New Roman" w:cs="Times New Roman"/>
        </w:rPr>
        <w:t>112. Pedregosa F. Scikit-learn: Machine Learning in Python / Pedregosa F., Varoquaux G., Gramfort A., Michel V., Thirion B., Grisel O., Blondel M., Prettenhofer P., Weiss R., Dubourg V., Vanderplas J., Passos A., Cournapeau D. // MACHINE LEARNING IN PYTHON.</w:t>
      </w:r>
    </w:p>
    <w:p w14:paraId="67AF26DD" w14:textId="77777777" w:rsidR="00285211" w:rsidRDefault="00285211" w:rsidP="00285211">
      <w:pPr>
        <w:pStyle w:val="af8"/>
        <w:rPr>
          <w:rFonts w:ascii="Times New Roman" w:hAnsi="Times New Roman" w:cs="Times New Roman"/>
        </w:rPr>
      </w:pPr>
      <w:r>
        <w:rPr>
          <w:rFonts w:ascii="Times New Roman" w:hAnsi="Times New Roman" w:cs="Times New Roman"/>
        </w:rPr>
        <w:t>113. Chang W. shiny: Web Application Framework for R // – 2023.</w:t>
      </w:r>
    </w:p>
    <w:p w14:paraId="44A81389" w14:textId="5FE542C2" w:rsidR="004C7AE4" w:rsidRPr="0075779D" w:rsidRDefault="004C7AE4">
      <w:pPr>
        <w:rPr>
          <w:rFonts w:ascii="Times New Roman" w:hAnsi="Times New Roman" w:cs="Times New Roman"/>
        </w:rPr>
      </w:pPr>
      <w:r>
        <w:rPr>
          <w:rFonts w:ascii="Times New Roman" w:hAnsi="Times New Roman" w:cs="Times New Roman"/>
          <w:lang w:val="ru-RU"/>
        </w:rPr>
        <w:fldChar w:fldCharType="end"/>
      </w:r>
      <w:r w:rsidRPr="0075779D">
        <w:rPr>
          <w:rFonts w:ascii="Times New Roman" w:hAnsi="Times New Roman" w:cs="Times New Roman"/>
        </w:rPr>
        <w:br w:type="page"/>
      </w:r>
    </w:p>
    <w:p w14:paraId="36BBB8EC" w14:textId="41AE0D74" w:rsidR="004C7AE4" w:rsidRDefault="004C7AE4" w:rsidP="004C7AE4">
      <w:pPr>
        <w:pStyle w:val="1"/>
        <w:rPr>
          <w:lang w:val="ru-RU"/>
        </w:rPr>
      </w:pPr>
      <w:bookmarkStart w:id="2289" w:name="_Toc135824393"/>
      <w:r>
        <w:rPr>
          <w:lang w:val="ru-RU"/>
        </w:rPr>
        <w:lastRenderedPageBreak/>
        <w:t>Приложение</w:t>
      </w:r>
      <w:bookmarkEnd w:id="2289"/>
    </w:p>
    <w:p w14:paraId="4D47028B" w14:textId="77777777" w:rsidR="004C7AE4" w:rsidRPr="0075779D" w:rsidRDefault="004C7AE4" w:rsidP="0075779D">
      <w:pPr>
        <w:pStyle w:val="a0"/>
        <w:rPr>
          <w:lang w:val="ru-RU"/>
        </w:rPr>
      </w:pPr>
    </w:p>
    <w:bookmarkEnd w:id="2285"/>
    <w:bookmarkEnd w:id="2286"/>
    <w:bookmarkEnd w:id="2287"/>
    <w:bookmarkEnd w:id="2288"/>
    <w:p w14:paraId="5E06568F" w14:textId="77777777" w:rsidR="00236796" w:rsidRPr="007A630F" w:rsidRDefault="00236796" w:rsidP="007A630F">
      <w:pPr>
        <w:pStyle w:val="af8"/>
        <w:rPr>
          <w:rFonts w:ascii="Times New Roman" w:hAnsi="Times New Roman" w:cs="Times New Roman"/>
        </w:rPr>
      </w:pPr>
    </w:p>
    <w:sectPr w:rsidR="00236796" w:rsidRPr="007A630F">
      <w:footerReference w:type="default" r:id="rId29"/>
      <w:pgSz w:w="11906" w:h="16838"/>
      <w:pgMar w:top="1134" w:right="850" w:bottom="1134" w:left="1701" w:header="709" w:footer="709" w:gutter="0"/>
      <w:cols w:space="1701"/>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91" w:author="Антон Смирнов" w:date="2023-05-23T11:49:00Z" w:initials="АС">
    <w:p w14:paraId="6DAF4649" w14:textId="1A8DACAE" w:rsidR="006904D6" w:rsidRPr="00A54B59" w:rsidRDefault="006904D6">
      <w:pPr>
        <w:pStyle w:val="aff3"/>
        <w:rPr>
          <w:lang w:val="ru-RU"/>
        </w:rPr>
      </w:pPr>
      <w:r>
        <w:rPr>
          <w:rStyle w:val="aff2"/>
        </w:rPr>
        <w:annotationRef/>
      </w:r>
      <w:r>
        <w:rPr>
          <w:lang w:val="ru-RU"/>
        </w:rPr>
        <w:t>Здесь необходимо вставить ссылку?</w:t>
      </w:r>
    </w:p>
  </w:comment>
  <w:comment w:id="192" w:author="User" w:date="2023-04-14T11:40:00Z" w:initials="U">
    <w:p w14:paraId="78BD66E6" w14:textId="41EA1717" w:rsidR="006904D6" w:rsidRPr="00DA1734" w:rsidRDefault="006904D6">
      <w:pPr>
        <w:pStyle w:val="aff3"/>
        <w:rPr>
          <w:lang w:val="ru-RU"/>
        </w:rPr>
      </w:pPr>
      <w:r>
        <w:rPr>
          <w:rStyle w:val="aff2"/>
        </w:rPr>
        <w:annotationRef/>
      </w:r>
      <w:r>
        <w:rPr>
          <w:lang w:val="ru-RU"/>
        </w:rPr>
        <w:t>Нужно четко написать цель в одно предложение</w:t>
      </w:r>
    </w:p>
  </w:comment>
  <w:comment w:id="193" w:author="Антон Смирнов" w:date="2023-05-23T12:20:00Z" w:initials="АС">
    <w:p w14:paraId="2E67D430" w14:textId="63F5A73A" w:rsidR="006904D6" w:rsidRPr="006B357D" w:rsidRDefault="006904D6">
      <w:pPr>
        <w:pStyle w:val="aff3"/>
        <w:rPr>
          <w:lang w:val="ru-RU"/>
        </w:rPr>
      </w:pPr>
      <w:r>
        <w:rPr>
          <w:rStyle w:val="aff2"/>
        </w:rPr>
        <w:annotationRef/>
      </w:r>
      <w:r>
        <w:rPr>
          <w:lang w:val="ru-RU"/>
        </w:rPr>
        <w:t>Сделано</w:t>
      </w:r>
    </w:p>
  </w:comment>
  <w:comment w:id="194" w:author="User" w:date="2023-04-14T11:57:00Z" w:initials="U">
    <w:p w14:paraId="4C9358DF" w14:textId="6B62AA58" w:rsidR="006904D6" w:rsidRPr="008F474C" w:rsidRDefault="006904D6">
      <w:pPr>
        <w:pStyle w:val="aff3"/>
        <w:rPr>
          <w:lang w:val="ru-RU"/>
        </w:rPr>
      </w:pPr>
      <w:r>
        <w:rPr>
          <w:rStyle w:val="aff2"/>
        </w:rPr>
        <w:annotationRef/>
      </w:r>
      <w:r>
        <w:rPr>
          <w:lang w:val="ru-RU"/>
        </w:rPr>
        <w:t>Луше подробнее написать какие данные и модели</w:t>
      </w:r>
    </w:p>
  </w:comment>
  <w:comment w:id="195" w:author="Антон Смирнов" w:date="2023-05-23T12:20:00Z" w:initials="АС">
    <w:p w14:paraId="621D43D8" w14:textId="1D730D92" w:rsidR="006904D6" w:rsidRPr="006B357D" w:rsidRDefault="006904D6">
      <w:pPr>
        <w:pStyle w:val="aff3"/>
        <w:rPr>
          <w:lang w:val="ru-RU"/>
        </w:rPr>
      </w:pPr>
      <w:r>
        <w:rPr>
          <w:rStyle w:val="aff2"/>
        </w:rPr>
        <w:annotationRef/>
      </w:r>
      <w:r>
        <w:rPr>
          <w:lang w:val="ru-RU"/>
        </w:rPr>
        <w:t>Сделано</w:t>
      </w:r>
    </w:p>
  </w:comment>
  <w:comment w:id="199" w:author="Антон Смирнов" w:date="2023-05-23T13:25:00Z" w:initials="АС">
    <w:p w14:paraId="6D09F1FE" w14:textId="6B57852A" w:rsidR="006904D6" w:rsidRPr="00394FC6" w:rsidRDefault="006904D6">
      <w:pPr>
        <w:pStyle w:val="aff3"/>
        <w:rPr>
          <w:lang w:val="ru-RU"/>
        </w:rPr>
      </w:pPr>
      <w:r>
        <w:rPr>
          <w:rStyle w:val="aff2"/>
        </w:rPr>
        <w:annotationRef/>
      </w:r>
      <w:r>
        <w:rPr>
          <w:lang w:val="ru-RU"/>
        </w:rPr>
        <w:t>Перефразировано</w:t>
      </w:r>
    </w:p>
  </w:comment>
  <w:comment w:id="200" w:author="User" w:date="2023-04-14T12:02:00Z" w:initials="U">
    <w:p w14:paraId="216E0BC1" w14:textId="5992B654" w:rsidR="006904D6" w:rsidRPr="008F474C" w:rsidRDefault="006904D6">
      <w:pPr>
        <w:pStyle w:val="aff3"/>
        <w:rPr>
          <w:lang w:val="ru-RU"/>
        </w:rPr>
      </w:pPr>
      <w:r>
        <w:rPr>
          <w:rStyle w:val="aff2"/>
        </w:rPr>
        <w:annotationRef/>
      </w:r>
      <w:r>
        <w:rPr>
          <w:lang w:val="ru-RU"/>
        </w:rPr>
        <w:t>Какое-то не удачное слово. И смысл этого предложения не очевиден.</w:t>
      </w:r>
    </w:p>
  </w:comment>
  <w:comment w:id="201" w:author="User" w:date="2023-04-14T12:05:00Z" w:initials="U">
    <w:p w14:paraId="1635FC15" w14:textId="30146182" w:rsidR="006904D6" w:rsidRPr="00960AF7" w:rsidRDefault="006904D6">
      <w:pPr>
        <w:pStyle w:val="aff3"/>
        <w:rPr>
          <w:lang w:val="ru-RU"/>
        </w:rPr>
      </w:pPr>
      <w:r>
        <w:rPr>
          <w:rStyle w:val="aff2"/>
        </w:rPr>
        <w:annotationRef/>
      </w:r>
    </w:p>
  </w:comment>
  <w:comment w:id="202" w:author="Антон Смирнов" w:date="2023-05-23T13:25:00Z" w:initials="АС">
    <w:p w14:paraId="179C9EB6" w14:textId="14CC13C4" w:rsidR="006904D6" w:rsidRPr="00394FC6" w:rsidRDefault="006904D6">
      <w:pPr>
        <w:pStyle w:val="aff3"/>
        <w:rPr>
          <w:lang w:val="ru-RU"/>
        </w:rPr>
      </w:pPr>
      <w:r>
        <w:rPr>
          <w:rStyle w:val="aff2"/>
        </w:rPr>
        <w:annotationRef/>
      </w:r>
      <w:r>
        <w:rPr>
          <w:lang w:val="ru-RU"/>
        </w:rPr>
        <w:t>Фраза взята из лекции по иммунологии кафедры иммунологии МБФ</w:t>
      </w:r>
    </w:p>
  </w:comment>
  <w:comment w:id="859" w:author="Антон Смирнов" w:date="2023-05-23T17:02:00Z" w:initials="АС">
    <w:p w14:paraId="5E51DDEA" w14:textId="5347C4AC" w:rsidR="006904D6" w:rsidRPr="005516A5" w:rsidRDefault="006904D6">
      <w:pPr>
        <w:pStyle w:val="aff3"/>
        <w:rPr>
          <w:lang w:val="ru-RU"/>
        </w:rPr>
      </w:pPr>
      <w:r>
        <w:rPr>
          <w:rStyle w:val="aff2"/>
        </w:rPr>
        <w:annotationRef/>
      </w:r>
      <w:r>
        <w:rPr>
          <w:lang w:val="ru-RU"/>
        </w:rPr>
        <w:t xml:space="preserve">Необходимо переформулировать. Дело в том, что в протеасоме нельзя объединять </w:t>
      </w:r>
      <w:r>
        <w:t>in</w:t>
      </w:r>
      <w:r w:rsidRPr="005516A5">
        <w:rPr>
          <w:lang w:val="ru-RU"/>
        </w:rPr>
        <w:t xml:space="preserve"> </w:t>
      </w:r>
      <w:r>
        <w:t>vivo</w:t>
      </w:r>
      <w:r w:rsidRPr="005516A5">
        <w:rPr>
          <w:lang w:val="ru-RU"/>
        </w:rPr>
        <w:t xml:space="preserve"> </w:t>
      </w:r>
      <w:r>
        <w:rPr>
          <w:lang w:val="ru-RU"/>
        </w:rPr>
        <w:t xml:space="preserve">с </w:t>
      </w:r>
      <w:r>
        <w:t>in</w:t>
      </w:r>
      <w:r w:rsidRPr="005516A5">
        <w:rPr>
          <w:lang w:val="ru-RU"/>
        </w:rPr>
        <w:t xml:space="preserve"> </w:t>
      </w:r>
      <w:r>
        <w:t>vitro</w:t>
      </w:r>
      <w:r>
        <w:rPr>
          <w:lang w:val="ru-RU"/>
        </w:rPr>
        <w:t xml:space="preserve">, так как сайты </w:t>
      </w:r>
      <w:r>
        <w:t>in</w:t>
      </w:r>
      <w:r w:rsidRPr="005516A5">
        <w:rPr>
          <w:lang w:val="ru-RU"/>
        </w:rPr>
        <w:t xml:space="preserve"> </w:t>
      </w:r>
      <w:r>
        <w:t>vivo</w:t>
      </w:r>
      <w:r w:rsidRPr="005516A5">
        <w:rPr>
          <w:lang w:val="ru-RU"/>
        </w:rPr>
        <w:t xml:space="preserve"> </w:t>
      </w:r>
      <w:r>
        <w:rPr>
          <w:lang w:val="ru-RU"/>
        </w:rPr>
        <w:t xml:space="preserve">мы определяем по тому, что представлено на </w:t>
      </w:r>
      <w:r>
        <w:t>MHC</w:t>
      </w:r>
      <w:r w:rsidRPr="005516A5">
        <w:rPr>
          <w:lang w:val="ru-RU"/>
        </w:rPr>
        <w:t xml:space="preserve">. </w:t>
      </w:r>
      <w:r>
        <w:rPr>
          <w:lang w:val="ru-RU"/>
        </w:rPr>
        <w:t>Здесь же мы и</w:t>
      </w:r>
      <w:r w:rsidRPr="005516A5">
        <w:rPr>
          <w:lang w:val="ru-RU"/>
        </w:rPr>
        <w:t xml:space="preserve"> </w:t>
      </w:r>
      <w:r>
        <w:t>in</w:t>
      </w:r>
      <w:r w:rsidRPr="005516A5">
        <w:rPr>
          <w:lang w:val="ru-RU"/>
        </w:rPr>
        <w:t xml:space="preserve"> </w:t>
      </w:r>
      <w:r>
        <w:t>vitro</w:t>
      </w:r>
      <w:r w:rsidRPr="005516A5">
        <w:rPr>
          <w:lang w:val="ru-RU"/>
        </w:rPr>
        <w:t xml:space="preserve"> </w:t>
      </w:r>
      <w:r>
        <w:rPr>
          <w:lang w:val="ru-RU"/>
        </w:rPr>
        <w:t xml:space="preserve">и </w:t>
      </w:r>
      <w:r>
        <w:t>in</w:t>
      </w:r>
      <w:r w:rsidRPr="005516A5">
        <w:rPr>
          <w:lang w:val="ru-RU"/>
        </w:rPr>
        <w:t xml:space="preserve"> </w:t>
      </w:r>
      <w:r>
        <w:t>vivo</w:t>
      </w:r>
      <w:r w:rsidRPr="005516A5">
        <w:rPr>
          <w:lang w:val="ru-RU"/>
        </w:rPr>
        <w:t xml:space="preserve"> </w:t>
      </w:r>
      <w:r>
        <w:rPr>
          <w:lang w:val="ru-RU"/>
        </w:rPr>
        <w:t xml:space="preserve">непосредственно определяем связывание, просто разными методами  </w:t>
      </w:r>
    </w:p>
  </w:comment>
  <w:comment w:id="2281" w:author="Лагунин Алексей Александрович" w:date="2023-04-14T15:50:00Z" w:initials="ЛАА">
    <w:p w14:paraId="2E2CBEF8" w14:textId="05A6FCF0" w:rsidR="006904D6" w:rsidRPr="006D3EF5" w:rsidRDefault="006904D6">
      <w:pPr>
        <w:pStyle w:val="aff3"/>
        <w:rPr>
          <w:lang w:val="ru-RU"/>
        </w:rPr>
      </w:pPr>
      <w:r>
        <w:rPr>
          <w:rStyle w:val="aff2"/>
        </w:rPr>
        <w:annotationRef/>
      </w:r>
      <w:r>
        <w:rPr>
          <w:noProof/>
          <w:lang w:val="ru-RU"/>
        </w:rPr>
        <w:t>Предлагаю объеденить с результатами. Может быть лучше перед выводами сделать раздел Заключение.</w:t>
      </w:r>
    </w:p>
  </w:comment>
  <w:comment w:id="2282" w:author="Антон Смирнов" w:date="2023-05-24T12:34:00Z" w:initials="АС">
    <w:p w14:paraId="785088F7" w14:textId="58E67970" w:rsidR="006904D6" w:rsidRPr="00FD0554" w:rsidRDefault="006904D6">
      <w:pPr>
        <w:pStyle w:val="aff3"/>
        <w:rPr>
          <w:lang w:val="ru-RU"/>
        </w:rPr>
      </w:pPr>
      <w:r>
        <w:rPr>
          <w:rStyle w:val="aff2"/>
        </w:rPr>
        <w:annotationRef/>
      </w:r>
      <w:r>
        <w:rPr>
          <w:lang w:val="ru-RU"/>
        </w:rPr>
        <w:t>Сделано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DAF4649" w15:done="0"/>
  <w15:commentEx w15:paraId="78BD66E6" w15:done="0"/>
  <w15:commentEx w15:paraId="2E67D430" w15:paraIdParent="78BD66E6" w15:done="0"/>
  <w15:commentEx w15:paraId="4C9358DF" w15:done="0"/>
  <w15:commentEx w15:paraId="621D43D8" w15:paraIdParent="4C9358DF" w15:done="0"/>
  <w15:commentEx w15:paraId="6D09F1FE" w15:done="0"/>
  <w15:commentEx w15:paraId="216E0BC1" w15:done="0"/>
  <w15:commentEx w15:paraId="1635FC15" w15:done="0"/>
  <w15:commentEx w15:paraId="179C9EB6" w15:paraIdParent="1635FC15" w15:done="0"/>
  <w15:commentEx w15:paraId="5E51DDEA" w15:done="0"/>
  <w15:commentEx w15:paraId="2E2CBEF8" w15:done="0"/>
  <w15:commentEx w15:paraId="785088F7" w15:paraIdParent="2E2CBE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1726AC" w16cex:dateUtc="2023-05-23T08:49:00Z"/>
  <w16cex:commentExtensible w16cex:durableId="28172E1A" w16cex:dateUtc="2023-05-23T09:20:00Z"/>
  <w16cex:commentExtensible w16cex:durableId="28172E23" w16cex:dateUtc="2023-05-23T09:20:00Z"/>
  <w16cex:commentExtensible w16cex:durableId="28173D42" w16cex:dateUtc="2023-05-23T10:25:00Z"/>
  <w16cex:commentExtensible w16cex:durableId="28173D5F" w16cex:dateUtc="2023-05-23T10:25:00Z"/>
  <w16cex:commentExtensible w16cex:durableId="2817703B" w16cex:dateUtc="2023-05-23T14:02:00Z"/>
  <w16cex:commentExtensible w16cex:durableId="281882DD" w16cex:dateUtc="2023-05-24T0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DAF4649" w16cid:durableId="281726AC"/>
  <w16cid:commentId w16cid:paraId="78BD66E6" w16cid:durableId="28172178"/>
  <w16cid:commentId w16cid:paraId="2E67D430" w16cid:durableId="28172E1A"/>
  <w16cid:commentId w16cid:paraId="4C9358DF" w16cid:durableId="2817217A"/>
  <w16cid:commentId w16cid:paraId="621D43D8" w16cid:durableId="28172E23"/>
  <w16cid:commentId w16cid:paraId="6D09F1FE" w16cid:durableId="28173D42"/>
  <w16cid:commentId w16cid:paraId="216E0BC1" w16cid:durableId="2817217B"/>
  <w16cid:commentId w16cid:paraId="1635FC15" w16cid:durableId="2817217C"/>
  <w16cid:commentId w16cid:paraId="179C9EB6" w16cid:durableId="28173D5F"/>
  <w16cid:commentId w16cid:paraId="5E51DDEA" w16cid:durableId="2817703B"/>
  <w16cid:commentId w16cid:paraId="2E2CBEF8" w16cid:durableId="2817217D"/>
  <w16cid:commentId w16cid:paraId="785088F7" w16cid:durableId="281882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16A6FF" w14:textId="77777777" w:rsidR="0038638C" w:rsidRDefault="0038638C">
      <w:pPr>
        <w:spacing w:after="0"/>
      </w:pPr>
      <w:r>
        <w:separator/>
      </w:r>
    </w:p>
  </w:endnote>
  <w:endnote w:type="continuationSeparator" w:id="0">
    <w:p w14:paraId="73A17D25" w14:textId="77777777" w:rsidR="0038638C" w:rsidRDefault="0038638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4182637"/>
      <w:docPartObj>
        <w:docPartGallery w:val="Page Numbers (Bottom of Page)"/>
        <w:docPartUnique/>
      </w:docPartObj>
    </w:sdtPr>
    <w:sdtContent>
      <w:p w14:paraId="0A7BACFA" w14:textId="4DE82928" w:rsidR="006904D6" w:rsidRDefault="006904D6">
        <w:pPr>
          <w:pStyle w:val="ae"/>
          <w:jc w:val="center"/>
        </w:pPr>
        <w:r>
          <w:fldChar w:fldCharType="begin"/>
        </w:r>
        <w:r>
          <w:instrText>PAGE   \* MERGEFORMAT</w:instrText>
        </w:r>
        <w:r>
          <w:fldChar w:fldCharType="separate"/>
        </w:r>
        <w:r w:rsidRPr="006D3EF5">
          <w:rPr>
            <w:noProof/>
            <w:lang w:val="ru-RU"/>
          </w:rPr>
          <w:t>32</w:t>
        </w:r>
        <w:r>
          <w:fldChar w:fldCharType="end"/>
        </w:r>
      </w:p>
    </w:sdtContent>
  </w:sdt>
  <w:p w14:paraId="00F7C8DF" w14:textId="77777777" w:rsidR="006904D6" w:rsidRDefault="006904D6">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8C3C69" w14:textId="77777777" w:rsidR="0038638C" w:rsidRDefault="0038638C">
      <w:r>
        <w:separator/>
      </w:r>
    </w:p>
  </w:footnote>
  <w:footnote w:type="continuationSeparator" w:id="0">
    <w:p w14:paraId="644DBB66" w14:textId="77777777" w:rsidR="0038638C" w:rsidRDefault="003863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A990"/>
    <w:multiLevelType w:val="multilevel"/>
    <w:tmpl w:val="60F85E5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EBEEDB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91806B8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B3230DA"/>
    <w:multiLevelType w:val="hybridMultilevel"/>
    <w:tmpl w:val="C0A88C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85F00B4"/>
    <w:multiLevelType w:val="hybridMultilevel"/>
    <w:tmpl w:val="56FC961E"/>
    <w:lvl w:ilvl="0" w:tplc="80D02864">
      <w:start w:val="1"/>
      <w:numFmt w:val="bullet"/>
      <w:lvlText w:val=" "/>
      <w:lvlJc w:val="left"/>
      <w:pPr>
        <w:tabs>
          <w:tab w:val="num" w:pos="0"/>
        </w:tabs>
        <w:ind w:left="480" w:hanging="480"/>
      </w:pPr>
    </w:lvl>
    <w:lvl w:ilvl="1" w:tplc="F77880AE">
      <w:start w:val="1"/>
      <w:numFmt w:val="bullet"/>
      <w:lvlText w:val=" "/>
      <w:lvlJc w:val="left"/>
      <w:pPr>
        <w:tabs>
          <w:tab w:val="num" w:pos="720"/>
        </w:tabs>
        <w:ind w:left="1200" w:hanging="480"/>
      </w:pPr>
    </w:lvl>
    <w:lvl w:ilvl="2" w:tplc="2F88C80C">
      <w:start w:val="1"/>
      <w:numFmt w:val="bullet"/>
      <w:lvlText w:val=" "/>
      <w:lvlJc w:val="left"/>
      <w:pPr>
        <w:tabs>
          <w:tab w:val="num" w:pos="1440"/>
        </w:tabs>
        <w:ind w:left="1920" w:hanging="480"/>
      </w:pPr>
    </w:lvl>
    <w:lvl w:ilvl="3" w:tplc="F92234F8">
      <w:start w:val="1"/>
      <w:numFmt w:val="bullet"/>
      <w:lvlText w:val=" "/>
      <w:lvlJc w:val="left"/>
      <w:pPr>
        <w:tabs>
          <w:tab w:val="num" w:pos="2160"/>
        </w:tabs>
        <w:ind w:left="2640" w:hanging="480"/>
      </w:pPr>
    </w:lvl>
    <w:lvl w:ilvl="4" w:tplc="93B2BBE0">
      <w:start w:val="1"/>
      <w:numFmt w:val="bullet"/>
      <w:lvlText w:val=" "/>
      <w:lvlJc w:val="left"/>
      <w:pPr>
        <w:tabs>
          <w:tab w:val="num" w:pos="2880"/>
        </w:tabs>
        <w:ind w:left="3360" w:hanging="480"/>
      </w:pPr>
    </w:lvl>
    <w:lvl w:ilvl="5" w:tplc="F530D6F6">
      <w:start w:val="1"/>
      <w:numFmt w:val="bullet"/>
      <w:lvlText w:val=" "/>
      <w:lvlJc w:val="left"/>
      <w:pPr>
        <w:tabs>
          <w:tab w:val="num" w:pos="3600"/>
        </w:tabs>
        <w:ind w:left="4080" w:hanging="480"/>
      </w:pPr>
    </w:lvl>
    <w:lvl w:ilvl="6" w:tplc="5CA82682">
      <w:start w:val="1"/>
      <w:numFmt w:val="bullet"/>
      <w:lvlText w:val=" "/>
      <w:lvlJc w:val="left"/>
      <w:pPr>
        <w:tabs>
          <w:tab w:val="num" w:pos="4320"/>
        </w:tabs>
        <w:ind w:left="4800" w:hanging="480"/>
      </w:pPr>
    </w:lvl>
    <w:lvl w:ilvl="7" w:tplc="977E427A">
      <w:start w:val="1"/>
      <w:numFmt w:val="bullet"/>
      <w:lvlText w:val=" "/>
      <w:lvlJc w:val="left"/>
      <w:pPr>
        <w:tabs>
          <w:tab w:val="num" w:pos="5040"/>
        </w:tabs>
        <w:ind w:left="5520" w:hanging="480"/>
      </w:pPr>
    </w:lvl>
    <w:lvl w:ilvl="8" w:tplc="9A74D1A8">
      <w:start w:val="1"/>
      <w:numFmt w:val="bullet"/>
      <w:lvlText w:val=" "/>
      <w:lvlJc w:val="left"/>
      <w:pPr>
        <w:tabs>
          <w:tab w:val="num" w:pos="5760"/>
        </w:tabs>
        <w:ind w:left="6240" w:hanging="480"/>
      </w:pPr>
    </w:lvl>
  </w:abstractNum>
  <w:abstractNum w:abstractNumId="5" w15:restartNumberingAfterBreak="0">
    <w:nsid w:val="53FB1BE1"/>
    <w:multiLevelType w:val="hybridMultilevel"/>
    <w:tmpl w:val="6F766208"/>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6" w15:restartNumberingAfterBreak="0">
    <w:nsid w:val="6E61517B"/>
    <w:multiLevelType w:val="hybridMultilevel"/>
    <w:tmpl w:val="CEFE5B1C"/>
    <w:lvl w:ilvl="0" w:tplc="A9B4CCF2">
      <w:start w:val="1"/>
      <w:numFmt w:val="decimal"/>
      <w:lvlText w:val="%1."/>
      <w:lvlJc w:val="left"/>
      <w:pPr>
        <w:ind w:left="1429" w:hanging="360"/>
      </w:pPr>
      <w:rPr>
        <w:i w:val="0"/>
        <w:iCs w:val="0"/>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4"/>
  </w:num>
  <w:num w:numId="2">
    <w:abstractNumId w:val="0"/>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3"/>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Антон Смирнов">
    <w15:presenceInfo w15:providerId="Windows Live" w15:userId="3d614e2cbc313700"/>
  </w15:person>
  <w15:person w15:author="User">
    <w15:presenceInfo w15:providerId="None" w15:userId="User"/>
  </w15:person>
  <w15:person w15:author="Лагунин Алексей Александрович">
    <w15:presenceInfo w15:providerId="AD" w15:userId="S-1-5-21-808102982-1354657675-4096807119-426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autoHyphenation/>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C4AD5"/>
    <w:rsid w:val="00005FA4"/>
    <w:rsid w:val="0002028E"/>
    <w:rsid w:val="00033E83"/>
    <w:rsid w:val="00035766"/>
    <w:rsid w:val="00041B27"/>
    <w:rsid w:val="00050457"/>
    <w:rsid w:val="00056D77"/>
    <w:rsid w:val="00074BB8"/>
    <w:rsid w:val="00085258"/>
    <w:rsid w:val="000907AC"/>
    <w:rsid w:val="000B0A03"/>
    <w:rsid w:val="000B2D18"/>
    <w:rsid w:val="000B7CEC"/>
    <w:rsid w:val="000D0CED"/>
    <w:rsid w:val="000F47EE"/>
    <w:rsid w:val="00153E6A"/>
    <w:rsid w:val="00155230"/>
    <w:rsid w:val="00170CCF"/>
    <w:rsid w:val="00171E8E"/>
    <w:rsid w:val="001720CC"/>
    <w:rsid w:val="00184AA9"/>
    <w:rsid w:val="001954B7"/>
    <w:rsid w:val="001B5324"/>
    <w:rsid w:val="001D5427"/>
    <w:rsid w:val="001D58CF"/>
    <w:rsid w:val="001F356C"/>
    <w:rsid w:val="00200583"/>
    <w:rsid w:val="0020414D"/>
    <w:rsid w:val="00230943"/>
    <w:rsid w:val="002339B3"/>
    <w:rsid w:val="00236796"/>
    <w:rsid w:val="00270346"/>
    <w:rsid w:val="00281DA5"/>
    <w:rsid w:val="00285211"/>
    <w:rsid w:val="00297BAA"/>
    <w:rsid w:val="002B7277"/>
    <w:rsid w:val="002C6EF1"/>
    <w:rsid w:val="0031793F"/>
    <w:rsid w:val="00320304"/>
    <w:rsid w:val="00335E8B"/>
    <w:rsid w:val="00350A0C"/>
    <w:rsid w:val="00352641"/>
    <w:rsid w:val="0038638C"/>
    <w:rsid w:val="00394FC6"/>
    <w:rsid w:val="003A0AF2"/>
    <w:rsid w:val="003D5777"/>
    <w:rsid w:val="004046B8"/>
    <w:rsid w:val="00410C2A"/>
    <w:rsid w:val="00422344"/>
    <w:rsid w:val="004227FE"/>
    <w:rsid w:val="004354E3"/>
    <w:rsid w:val="00446B25"/>
    <w:rsid w:val="004923B4"/>
    <w:rsid w:val="004961D5"/>
    <w:rsid w:val="004A5B9B"/>
    <w:rsid w:val="004C1F0C"/>
    <w:rsid w:val="004C7AE4"/>
    <w:rsid w:val="004D0785"/>
    <w:rsid w:val="004E4E14"/>
    <w:rsid w:val="00502A4E"/>
    <w:rsid w:val="0050737B"/>
    <w:rsid w:val="0051333C"/>
    <w:rsid w:val="00534DB5"/>
    <w:rsid w:val="005412F0"/>
    <w:rsid w:val="005516A5"/>
    <w:rsid w:val="0055673C"/>
    <w:rsid w:val="00560E42"/>
    <w:rsid w:val="00565535"/>
    <w:rsid w:val="005860B8"/>
    <w:rsid w:val="005A12C5"/>
    <w:rsid w:val="005A6BE6"/>
    <w:rsid w:val="005B6E19"/>
    <w:rsid w:val="005B6E25"/>
    <w:rsid w:val="005C4AD5"/>
    <w:rsid w:val="005D40A1"/>
    <w:rsid w:val="005E2C91"/>
    <w:rsid w:val="00600916"/>
    <w:rsid w:val="00631E48"/>
    <w:rsid w:val="00647406"/>
    <w:rsid w:val="00654B3B"/>
    <w:rsid w:val="00666376"/>
    <w:rsid w:val="006904D6"/>
    <w:rsid w:val="006A69AF"/>
    <w:rsid w:val="006B357D"/>
    <w:rsid w:val="006D3EF5"/>
    <w:rsid w:val="007050C1"/>
    <w:rsid w:val="0072465A"/>
    <w:rsid w:val="00744043"/>
    <w:rsid w:val="007454E1"/>
    <w:rsid w:val="0075779D"/>
    <w:rsid w:val="007855FD"/>
    <w:rsid w:val="00791D7E"/>
    <w:rsid w:val="007A0009"/>
    <w:rsid w:val="007A5832"/>
    <w:rsid w:val="007A630F"/>
    <w:rsid w:val="007D6005"/>
    <w:rsid w:val="007E001C"/>
    <w:rsid w:val="007F2068"/>
    <w:rsid w:val="008517BA"/>
    <w:rsid w:val="00875C19"/>
    <w:rsid w:val="008836A4"/>
    <w:rsid w:val="00885C4E"/>
    <w:rsid w:val="008903DD"/>
    <w:rsid w:val="008941CB"/>
    <w:rsid w:val="008C1E98"/>
    <w:rsid w:val="008D1348"/>
    <w:rsid w:val="008D6BD1"/>
    <w:rsid w:val="008F474C"/>
    <w:rsid w:val="008F74E2"/>
    <w:rsid w:val="00906D61"/>
    <w:rsid w:val="00931689"/>
    <w:rsid w:val="009508F2"/>
    <w:rsid w:val="00960AF7"/>
    <w:rsid w:val="009671C5"/>
    <w:rsid w:val="00972DB9"/>
    <w:rsid w:val="009B1E85"/>
    <w:rsid w:val="009B5EC2"/>
    <w:rsid w:val="009C1349"/>
    <w:rsid w:val="009C4524"/>
    <w:rsid w:val="009D0048"/>
    <w:rsid w:val="009E036F"/>
    <w:rsid w:val="009E7ACD"/>
    <w:rsid w:val="009E7CAD"/>
    <w:rsid w:val="009F2324"/>
    <w:rsid w:val="009F7750"/>
    <w:rsid w:val="00A07FED"/>
    <w:rsid w:val="00A536D2"/>
    <w:rsid w:val="00A54B59"/>
    <w:rsid w:val="00A84A4B"/>
    <w:rsid w:val="00A96354"/>
    <w:rsid w:val="00A97629"/>
    <w:rsid w:val="00AA3239"/>
    <w:rsid w:val="00AB2F85"/>
    <w:rsid w:val="00AD0539"/>
    <w:rsid w:val="00AE72CE"/>
    <w:rsid w:val="00AF0B2E"/>
    <w:rsid w:val="00B11A75"/>
    <w:rsid w:val="00B50096"/>
    <w:rsid w:val="00B51F40"/>
    <w:rsid w:val="00B6302E"/>
    <w:rsid w:val="00B65990"/>
    <w:rsid w:val="00B9579E"/>
    <w:rsid w:val="00BA0357"/>
    <w:rsid w:val="00BA77E2"/>
    <w:rsid w:val="00BC7CF9"/>
    <w:rsid w:val="00BE0A15"/>
    <w:rsid w:val="00BF5734"/>
    <w:rsid w:val="00C2389A"/>
    <w:rsid w:val="00C445AB"/>
    <w:rsid w:val="00C6573C"/>
    <w:rsid w:val="00C802FF"/>
    <w:rsid w:val="00C820CA"/>
    <w:rsid w:val="00CF0A6A"/>
    <w:rsid w:val="00D14DCF"/>
    <w:rsid w:val="00D3406F"/>
    <w:rsid w:val="00D772E4"/>
    <w:rsid w:val="00D8041C"/>
    <w:rsid w:val="00D834C1"/>
    <w:rsid w:val="00D942AB"/>
    <w:rsid w:val="00DA1734"/>
    <w:rsid w:val="00E11DF9"/>
    <w:rsid w:val="00E159B8"/>
    <w:rsid w:val="00E24135"/>
    <w:rsid w:val="00E241F3"/>
    <w:rsid w:val="00E36F22"/>
    <w:rsid w:val="00E441B8"/>
    <w:rsid w:val="00E53751"/>
    <w:rsid w:val="00E57B48"/>
    <w:rsid w:val="00E608AF"/>
    <w:rsid w:val="00E63C19"/>
    <w:rsid w:val="00E66A88"/>
    <w:rsid w:val="00E67701"/>
    <w:rsid w:val="00E703E0"/>
    <w:rsid w:val="00E71309"/>
    <w:rsid w:val="00E75D60"/>
    <w:rsid w:val="00EA3D12"/>
    <w:rsid w:val="00EA60B1"/>
    <w:rsid w:val="00ED7CE7"/>
    <w:rsid w:val="00F0155F"/>
    <w:rsid w:val="00F13542"/>
    <w:rsid w:val="00F45658"/>
    <w:rsid w:val="00F67648"/>
    <w:rsid w:val="00FB004F"/>
    <w:rsid w:val="00FD0554"/>
    <w:rsid w:val="00FF5BDA"/>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35CCF"/>
  <w15:docId w15:val="{924C9286-2D88-42E8-A32D-27BBAADC5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0"/>
    <w:link w:val="10"/>
    <w:uiPriority w:val="9"/>
    <w:qFormat/>
    <w:rsid w:val="00DB38A4"/>
    <w:pPr>
      <w:keepNext/>
      <w:keepLines/>
      <w:spacing w:before="480" w:after="0" w:line="480" w:lineRule="auto"/>
      <w:jc w:val="center"/>
      <w:outlineLvl w:val="0"/>
    </w:pPr>
    <w:rPr>
      <w:rFonts w:ascii="Times New Roman" w:eastAsiaTheme="majorEastAsia" w:hAnsi="Times New Roman" w:cstheme="majorBidi"/>
      <w:b/>
      <w:bCs/>
      <w:color w:val="000000" w:themeColor="text1"/>
      <w:sz w:val="32"/>
      <w:szCs w:val="32"/>
    </w:rPr>
  </w:style>
  <w:style w:type="paragraph" w:styleId="2">
    <w:name w:val="heading 2"/>
    <w:basedOn w:val="a"/>
    <w:next w:val="a0"/>
    <w:link w:val="20"/>
    <w:uiPriority w:val="9"/>
    <w:unhideWhenUsed/>
    <w:qFormat/>
    <w:rsid w:val="00DB38A4"/>
    <w:pPr>
      <w:keepNext/>
      <w:keepLines/>
      <w:spacing w:before="200" w:after="0" w:line="480" w:lineRule="auto"/>
      <w:jc w:val="center"/>
      <w:outlineLvl w:val="1"/>
    </w:pPr>
    <w:rPr>
      <w:rFonts w:ascii="Times New Roman" w:eastAsiaTheme="majorEastAsia" w:hAnsi="Times New Roman" w:cstheme="majorBidi"/>
      <w:b/>
      <w:bCs/>
      <w:color w:val="000000" w:themeColor="text1"/>
      <w:sz w:val="28"/>
      <w:szCs w:val="28"/>
    </w:rPr>
  </w:style>
  <w:style w:type="paragraph" w:styleId="3">
    <w:name w:val="heading 3"/>
    <w:basedOn w:val="a"/>
    <w:next w:val="a0"/>
    <w:link w:val="30"/>
    <w:uiPriority w:val="9"/>
    <w:unhideWhenUsed/>
    <w:qFormat/>
    <w:rsid w:val="00DB38A4"/>
    <w:pPr>
      <w:keepNext/>
      <w:keepLines/>
      <w:spacing w:before="200" w:after="0" w:line="480" w:lineRule="auto"/>
      <w:jc w:val="center"/>
      <w:outlineLvl w:val="2"/>
    </w:pPr>
    <w:rPr>
      <w:rFonts w:ascii="Times New Roman" w:eastAsiaTheme="majorEastAsia" w:hAnsi="Times New Roman" w:cstheme="majorBidi"/>
      <w:b/>
      <w:bCs/>
      <w:color w:val="000000" w:themeColor="text1"/>
    </w:rPr>
  </w:style>
  <w:style w:type="paragraph" w:styleId="4">
    <w:name w:val="heading 4"/>
    <w:basedOn w:val="a"/>
    <w:next w:val="a0"/>
    <w:link w:val="4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link w:val="5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link w:val="6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link w:val="7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link w:val="8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link w:val="9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DB38A4"/>
    <w:rPr>
      <w:rFonts w:ascii="Times New Roman" w:eastAsiaTheme="majorEastAsia" w:hAnsi="Times New Roman" w:cstheme="majorBidi"/>
      <w:b/>
      <w:bCs/>
      <w:color w:val="000000" w:themeColor="text1"/>
      <w:sz w:val="32"/>
      <w:szCs w:val="32"/>
    </w:rPr>
  </w:style>
  <w:style w:type="character" w:customStyle="1" w:styleId="20">
    <w:name w:val="Заголовок 2 Знак"/>
    <w:basedOn w:val="a1"/>
    <w:link w:val="2"/>
    <w:uiPriority w:val="9"/>
    <w:rsid w:val="00DB38A4"/>
    <w:rPr>
      <w:rFonts w:ascii="Times New Roman" w:eastAsiaTheme="majorEastAsia" w:hAnsi="Times New Roman" w:cstheme="majorBidi"/>
      <w:b/>
      <w:bCs/>
      <w:color w:val="000000" w:themeColor="text1"/>
      <w:sz w:val="28"/>
      <w:szCs w:val="28"/>
    </w:rPr>
  </w:style>
  <w:style w:type="character" w:customStyle="1" w:styleId="30">
    <w:name w:val="Заголовок 3 Знак"/>
    <w:basedOn w:val="a1"/>
    <w:link w:val="3"/>
    <w:uiPriority w:val="9"/>
    <w:rsid w:val="00DB38A4"/>
    <w:rPr>
      <w:rFonts w:ascii="Times New Roman" w:eastAsiaTheme="majorEastAsia" w:hAnsi="Times New Roman" w:cstheme="majorBidi"/>
      <w:b/>
      <w:bCs/>
      <w:color w:val="000000" w:themeColor="text1"/>
    </w:rPr>
  </w:style>
  <w:style w:type="character" w:customStyle="1" w:styleId="40">
    <w:name w:val="Заголовок 4 Знак"/>
    <w:basedOn w:val="a1"/>
    <w:link w:val="4"/>
    <w:uiPriority w:val="9"/>
    <w:rPr>
      <w:rFonts w:ascii="Arial" w:eastAsia="Arial" w:hAnsi="Arial" w:cs="Arial"/>
      <w:b/>
      <w:bCs/>
      <w:sz w:val="26"/>
      <w:szCs w:val="26"/>
    </w:rPr>
  </w:style>
  <w:style w:type="character" w:customStyle="1" w:styleId="50">
    <w:name w:val="Заголовок 5 Знак"/>
    <w:basedOn w:val="a1"/>
    <w:link w:val="5"/>
    <w:uiPriority w:val="9"/>
    <w:rPr>
      <w:rFonts w:ascii="Arial" w:eastAsia="Arial" w:hAnsi="Arial" w:cs="Arial"/>
      <w:b/>
      <w:bCs/>
      <w:sz w:val="24"/>
      <w:szCs w:val="24"/>
    </w:rPr>
  </w:style>
  <w:style w:type="character" w:customStyle="1" w:styleId="60">
    <w:name w:val="Заголовок 6 Знак"/>
    <w:basedOn w:val="a1"/>
    <w:link w:val="6"/>
    <w:uiPriority w:val="9"/>
    <w:rPr>
      <w:rFonts w:ascii="Arial" w:eastAsia="Arial" w:hAnsi="Arial" w:cs="Arial"/>
      <w:b/>
      <w:bCs/>
      <w:sz w:val="22"/>
      <w:szCs w:val="22"/>
    </w:rPr>
  </w:style>
  <w:style w:type="character" w:customStyle="1" w:styleId="70">
    <w:name w:val="Заголовок 7 Знак"/>
    <w:basedOn w:val="a1"/>
    <w:link w:val="7"/>
    <w:uiPriority w:val="9"/>
    <w:rPr>
      <w:rFonts w:ascii="Arial" w:eastAsia="Arial" w:hAnsi="Arial" w:cs="Arial"/>
      <w:b/>
      <w:bCs/>
      <w:i/>
      <w:iCs/>
      <w:sz w:val="22"/>
      <w:szCs w:val="22"/>
    </w:rPr>
  </w:style>
  <w:style w:type="character" w:customStyle="1" w:styleId="80">
    <w:name w:val="Заголовок 8 Знак"/>
    <w:basedOn w:val="a1"/>
    <w:link w:val="8"/>
    <w:uiPriority w:val="9"/>
    <w:rPr>
      <w:rFonts w:ascii="Arial" w:eastAsia="Arial" w:hAnsi="Arial" w:cs="Arial"/>
      <w:i/>
      <w:iCs/>
      <w:sz w:val="22"/>
      <w:szCs w:val="22"/>
    </w:rPr>
  </w:style>
  <w:style w:type="character" w:customStyle="1" w:styleId="90">
    <w:name w:val="Заголовок 9 Знак"/>
    <w:basedOn w:val="a1"/>
    <w:link w:val="9"/>
    <w:uiPriority w:val="9"/>
    <w:rPr>
      <w:rFonts w:ascii="Arial" w:eastAsia="Arial" w:hAnsi="Arial" w:cs="Arial"/>
      <w:i/>
      <w:iCs/>
      <w:sz w:val="21"/>
      <w:szCs w:val="21"/>
    </w:rPr>
  </w:style>
  <w:style w:type="paragraph" w:styleId="a4">
    <w:name w:val="List Paragraph"/>
    <w:basedOn w:val="a"/>
    <w:uiPriority w:val="34"/>
    <w:qFormat/>
    <w:pPr>
      <w:ind w:left="720"/>
      <w:contextualSpacing/>
    </w:pPr>
  </w:style>
  <w:style w:type="paragraph" w:styleId="a5">
    <w:name w:val="No Spacing"/>
    <w:uiPriority w:val="1"/>
    <w:qFormat/>
    <w:pPr>
      <w:spacing w:after="0"/>
    </w:pPr>
  </w:style>
  <w:style w:type="character" w:customStyle="1" w:styleId="a6">
    <w:name w:val="Заголовок Знак"/>
    <w:basedOn w:val="a1"/>
    <w:link w:val="a7"/>
    <w:rsid w:val="00F611C3"/>
    <w:rPr>
      <w:rFonts w:ascii="Times New Roman" w:eastAsiaTheme="majorEastAsia" w:hAnsi="Times New Roman" w:cstheme="majorBidi"/>
      <w:b/>
      <w:bCs/>
      <w:color w:val="000000" w:themeColor="text1"/>
      <w:sz w:val="28"/>
      <w:szCs w:val="36"/>
    </w:rPr>
  </w:style>
  <w:style w:type="character" w:customStyle="1" w:styleId="a8">
    <w:name w:val="Подзаголовок Знак"/>
    <w:basedOn w:val="a1"/>
    <w:link w:val="a9"/>
    <w:rsid w:val="00DB38A4"/>
    <w:rPr>
      <w:rFonts w:ascii="Times New Roman" w:eastAsiaTheme="majorEastAsia" w:hAnsi="Times New Roman" w:cstheme="majorBidi"/>
      <w:b/>
      <w:bCs/>
      <w:color w:val="000000" w:themeColor="text1"/>
      <w:sz w:val="28"/>
      <w:szCs w:val="30"/>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a">
    <w:name w:val="Intense Quote"/>
    <w:basedOn w:val="a"/>
    <w:next w:val="a"/>
    <w:link w:val="ab"/>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b">
    <w:name w:val="Выделенная цитата Знак"/>
    <w:link w:val="aa"/>
    <w:uiPriority w:val="30"/>
    <w:rPr>
      <w:i/>
    </w:rPr>
  </w:style>
  <w:style w:type="paragraph" w:styleId="ac">
    <w:name w:val="header"/>
    <w:basedOn w:val="a"/>
    <w:link w:val="ad"/>
    <w:uiPriority w:val="99"/>
    <w:unhideWhenUsed/>
    <w:pPr>
      <w:tabs>
        <w:tab w:val="center" w:pos="7143"/>
        <w:tab w:val="right" w:pos="14287"/>
      </w:tabs>
      <w:spacing w:after="0"/>
    </w:pPr>
  </w:style>
  <w:style w:type="character" w:customStyle="1" w:styleId="ad">
    <w:name w:val="Верхний колонтитул Знак"/>
    <w:basedOn w:val="a1"/>
    <w:link w:val="ac"/>
    <w:uiPriority w:val="99"/>
  </w:style>
  <w:style w:type="paragraph" w:styleId="ae">
    <w:name w:val="footer"/>
    <w:basedOn w:val="a"/>
    <w:link w:val="af"/>
    <w:uiPriority w:val="99"/>
    <w:unhideWhenUsed/>
    <w:pPr>
      <w:tabs>
        <w:tab w:val="center" w:pos="7143"/>
        <w:tab w:val="right" w:pos="14287"/>
      </w:tabs>
      <w:spacing w:after="0"/>
    </w:pPr>
  </w:style>
  <w:style w:type="character" w:customStyle="1" w:styleId="FooterChar">
    <w:name w:val="Footer Char"/>
    <w:basedOn w:val="a1"/>
    <w:uiPriority w:val="99"/>
  </w:style>
  <w:style w:type="character" w:customStyle="1" w:styleId="af">
    <w:name w:val="Нижний колонтитул Знак"/>
    <w:link w:val="ae"/>
    <w:uiPriority w:val="99"/>
  </w:style>
  <w:style w:type="table" w:styleId="af0">
    <w:name w:val="Table Grid"/>
    <w:basedOn w:val="a2"/>
    <w:uiPriority w:val="59"/>
    <w:pPr>
      <w:spacing w:after="0"/>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2"/>
    <w:uiPriority w:val="59"/>
    <w:pPr>
      <w:spacing w:after="0"/>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2"/>
    <w:uiPriority w:val="59"/>
    <w:pPr>
      <w:spacing w:after="0"/>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2"/>
    <w:uiPriority w:val="59"/>
    <w:pPr>
      <w:spacing w:after="0"/>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2"/>
    <w:uiPriority w:val="99"/>
    <w:pPr>
      <w:spacing w:after="0"/>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2"/>
    <w:uiPriority w:val="99"/>
    <w:pPr>
      <w:spacing w:after="0"/>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2"/>
    <w:uiPriority w:val="99"/>
    <w:pPr>
      <w:spacing w:after="0"/>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2"/>
    <w:uiPriority w:val="99"/>
    <w:pPr>
      <w:spacing w:after="0"/>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2"/>
    <w:uiPriority w:val="99"/>
    <w:pPr>
      <w:spacing w:after="0"/>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a2"/>
    <w:uiPriority w:val="99"/>
    <w:pPr>
      <w:spacing w:after="0"/>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a2"/>
    <w:uiPriority w:val="99"/>
    <w:pPr>
      <w:spacing w:after="0"/>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a2"/>
    <w:uiPriority w:val="99"/>
    <w:pPr>
      <w:spacing w:after="0"/>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a2"/>
    <w:uiPriority w:val="99"/>
    <w:pPr>
      <w:spacing w:after="0"/>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a2"/>
    <w:uiPriority w:val="99"/>
    <w:pPr>
      <w:spacing w:after="0"/>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2">
    <w:name w:val="Grid Table 2"/>
    <w:basedOn w:val="a2"/>
    <w:uiPriority w:val="99"/>
    <w:pPr>
      <w:spacing w:after="0"/>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2"/>
    <w:uiPriority w:val="99"/>
    <w:pPr>
      <w:spacing w:after="0"/>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a2"/>
    <w:uiPriority w:val="99"/>
    <w:pPr>
      <w:spacing w:after="0"/>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a2"/>
    <w:uiPriority w:val="99"/>
    <w:pPr>
      <w:spacing w:after="0"/>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a2"/>
    <w:uiPriority w:val="99"/>
    <w:pPr>
      <w:spacing w:after="0"/>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a2"/>
    <w:uiPriority w:val="99"/>
    <w:pPr>
      <w:spacing w:after="0"/>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a2"/>
    <w:uiPriority w:val="99"/>
    <w:pPr>
      <w:spacing w:after="0"/>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3">
    <w:name w:val="Grid Table 3"/>
    <w:basedOn w:val="a2"/>
    <w:uiPriority w:val="99"/>
    <w:pPr>
      <w:spacing w:after="0"/>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2"/>
    <w:uiPriority w:val="99"/>
    <w:pPr>
      <w:spacing w:after="0"/>
    </w:pPr>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a2"/>
    <w:uiPriority w:val="99"/>
    <w:pPr>
      <w:spacing w:after="0"/>
    </w:pPr>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a2"/>
    <w:uiPriority w:val="99"/>
    <w:pPr>
      <w:spacing w:after="0"/>
    </w:pPr>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a2"/>
    <w:uiPriority w:val="99"/>
    <w:pPr>
      <w:spacing w:after="0"/>
    </w:pPr>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a2"/>
    <w:uiPriority w:val="99"/>
    <w:pPr>
      <w:spacing w:after="0"/>
    </w:pPr>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a2"/>
    <w:uiPriority w:val="99"/>
    <w:pPr>
      <w:spacing w:after="0"/>
    </w:pPr>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4">
    <w:name w:val="Grid Table 4"/>
    <w:basedOn w:val="a2"/>
    <w:uiPriority w:val="59"/>
    <w:pPr>
      <w:spacing w:after="0"/>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2"/>
    <w:uiPriority w:val="59"/>
    <w:pPr>
      <w:spacing w:after="0"/>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a2"/>
    <w:uiPriority w:val="59"/>
    <w:pPr>
      <w:spacing w:after="0"/>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a2"/>
    <w:uiPriority w:val="59"/>
    <w:pPr>
      <w:spacing w:after="0"/>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a2"/>
    <w:uiPriority w:val="59"/>
    <w:pPr>
      <w:spacing w:after="0"/>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a2"/>
    <w:uiPriority w:val="59"/>
    <w:pPr>
      <w:spacing w:after="0"/>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a2"/>
    <w:uiPriority w:val="59"/>
    <w:pPr>
      <w:spacing w:after="0"/>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5">
    <w:name w:val="Grid Table 5 Dark"/>
    <w:basedOn w:val="a2"/>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2"/>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a2"/>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a2"/>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a2"/>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a2"/>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a2"/>
    <w:uiPriority w:val="99"/>
    <w:pPr>
      <w:spacing w:after="0"/>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6">
    <w:name w:val="Grid Table 6 Colorful"/>
    <w:basedOn w:val="a2"/>
    <w:uiPriority w:val="99"/>
    <w:pPr>
      <w:spacing w:after="0"/>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2"/>
    <w:uiPriority w:val="99"/>
    <w:pPr>
      <w:spacing w:after="0"/>
    </w:pPr>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a2"/>
    <w:uiPriority w:val="99"/>
    <w:pPr>
      <w:spacing w:after="0"/>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a2"/>
    <w:uiPriority w:val="99"/>
    <w:pPr>
      <w:spacing w:after="0"/>
    </w:pPr>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a2"/>
    <w:uiPriority w:val="99"/>
    <w:pPr>
      <w:spacing w:after="0"/>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a2"/>
    <w:uiPriority w:val="99"/>
    <w:pPr>
      <w:spacing w:after="0"/>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a2"/>
    <w:uiPriority w:val="99"/>
    <w:pPr>
      <w:spacing w:after="0"/>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7">
    <w:name w:val="Grid Table 7 Colorful"/>
    <w:basedOn w:val="a2"/>
    <w:uiPriority w:val="99"/>
    <w:pPr>
      <w:spacing w:after="0"/>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2"/>
    <w:uiPriority w:val="99"/>
    <w:pPr>
      <w:spacing w:after="0"/>
    </w:pPr>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a2"/>
    <w:uiPriority w:val="99"/>
    <w:pPr>
      <w:spacing w:after="0"/>
    </w:pPr>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a2"/>
    <w:uiPriority w:val="99"/>
    <w:pPr>
      <w:spacing w:after="0"/>
    </w:pPr>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a2"/>
    <w:uiPriority w:val="99"/>
    <w:pPr>
      <w:spacing w:after="0"/>
    </w:pPr>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a2"/>
    <w:uiPriority w:val="99"/>
    <w:pPr>
      <w:spacing w:after="0"/>
    </w:pPr>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a2"/>
    <w:uiPriority w:val="99"/>
    <w:pPr>
      <w:spacing w:after="0"/>
    </w:pPr>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10">
    <w:name w:val="List Table 1 Light"/>
    <w:basedOn w:val="a2"/>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2"/>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a2"/>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a2"/>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a2"/>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a2"/>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a2"/>
    <w:uiPriority w:val="99"/>
    <w:pPr>
      <w:spacing w:after="0"/>
    </w:pPr>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20">
    <w:name w:val="List Table 2"/>
    <w:basedOn w:val="a2"/>
    <w:uiPriority w:val="99"/>
    <w:pPr>
      <w:spacing w:after="0"/>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2"/>
    <w:uiPriority w:val="99"/>
    <w:pPr>
      <w:spacing w:after="0"/>
    </w:pPr>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a2"/>
    <w:uiPriority w:val="99"/>
    <w:pPr>
      <w:spacing w:after="0"/>
    </w:pPr>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a2"/>
    <w:uiPriority w:val="99"/>
    <w:pPr>
      <w:spacing w:after="0"/>
    </w:pPr>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a2"/>
    <w:uiPriority w:val="99"/>
    <w:pPr>
      <w:spacing w:after="0"/>
    </w:pPr>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a2"/>
    <w:uiPriority w:val="99"/>
    <w:pPr>
      <w:spacing w:after="0"/>
    </w:pPr>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a2"/>
    <w:uiPriority w:val="99"/>
    <w:pPr>
      <w:spacing w:after="0"/>
    </w:pPr>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30">
    <w:name w:val="List Table 3"/>
    <w:basedOn w:val="a2"/>
    <w:uiPriority w:val="99"/>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2"/>
    <w:uiPriority w:val="99"/>
    <w:pPr>
      <w:spacing w:after="0"/>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a2"/>
    <w:uiPriority w:val="99"/>
    <w:pPr>
      <w:spacing w:after="0"/>
    </w:pPr>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a2"/>
    <w:uiPriority w:val="99"/>
    <w:pPr>
      <w:spacing w:after="0"/>
    </w:pPr>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a2"/>
    <w:uiPriority w:val="99"/>
    <w:pPr>
      <w:spacing w:after="0"/>
    </w:pPr>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a2"/>
    <w:uiPriority w:val="99"/>
    <w:pPr>
      <w:spacing w:after="0"/>
    </w:pPr>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a2"/>
    <w:uiPriority w:val="99"/>
    <w:pPr>
      <w:spacing w:after="0"/>
    </w:pPr>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40">
    <w:name w:val="List Table 4"/>
    <w:basedOn w:val="a2"/>
    <w:uiPriority w:val="99"/>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2"/>
    <w:uiPriority w:val="99"/>
    <w:pPr>
      <w:spacing w:after="0"/>
    </w:pPr>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a2"/>
    <w:uiPriority w:val="99"/>
    <w:pPr>
      <w:spacing w:after="0"/>
    </w:pPr>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a2"/>
    <w:uiPriority w:val="99"/>
    <w:pPr>
      <w:spacing w:after="0"/>
    </w:pPr>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a2"/>
    <w:uiPriority w:val="99"/>
    <w:pPr>
      <w:spacing w:after="0"/>
    </w:pPr>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a2"/>
    <w:uiPriority w:val="99"/>
    <w:pPr>
      <w:spacing w:after="0"/>
    </w:pPr>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a2"/>
    <w:uiPriority w:val="99"/>
    <w:pPr>
      <w:spacing w:after="0"/>
    </w:pPr>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50">
    <w:name w:val="List Table 5 Dark"/>
    <w:basedOn w:val="a2"/>
    <w:uiPriority w:val="99"/>
    <w:pPr>
      <w:spacing w:after="0"/>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2"/>
    <w:uiPriority w:val="99"/>
    <w:pPr>
      <w:spacing w:after="0"/>
    </w:pPr>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a2"/>
    <w:uiPriority w:val="99"/>
    <w:pPr>
      <w:spacing w:after="0"/>
    </w:pPr>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a2"/>
    <w:uiPriority w:val="99"/>
    <w:pPr>
      <w:spacing w:after="0"/>
    </w:pPr>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a2"/>
    <w:uiPriority w:val="99"/>
    <w:pPr>
      <w:spacing w:after="0"/>
    </w:pPr>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a2"/>
    <w:uiPriority w:val="99"/>
    <w:pPr>
      <w:spacing w:after="0"/>
    </w:pPr>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a2"/>
    <w:uiPriority w:val="99"/>
    <w:pPr>
      <w:spacing w:after="0"/>
    </w:pPr>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60">
    <w:name w:val="List Table 6 Colorful"/>
    <w:basedOn w:val="a2"/>
    <w:uiPriority w:val="99"/>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2"/>
    <w:uiPriority w:val="99"/>
    <w:pPr>
      <w:spacing w:after="0"/>
    </w:pPr>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a2"/>
    <w:uiPriority w:val="99"/>
    <w:pPr>
      <w:spacing w:after="0"/>
    </w:pPr>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a2"/>
    <w:uiPriority w:val="99"/>
    <w:pPr>
      <w:spacing w:after="0"/>
    </w:pPr>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a2"/>
    <w:uiPriority w:val="99"/>
    <w:pPr>
      <w:spacing w:after="0"/>
    </w:pPr>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a2"/>
    <w:uiPriority w:val="99"/>
    <w:pPr>
      <w:spacing w:after="0"/>
    </w:pPr>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a2"/>
    <w:uiPriority w:val="99"/>
    <w:pPr>
      <w:spacing w:after="0"/>
    </w:pPr>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70">
    <w:name w:val="List Table 7 Colorful"/>
    <w:basedOn w:val="a2"/>
    <w:uiPriority w:val="99"/>
    <w:pPr>
      <w:spacing w:after="0"/>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2"/>
    <w:uiPriority w:val="99"/>
    <w:pPr>
      <w:spacing w:after="0"/>
    </w:pPr>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a2"/>
    <w:uiPriority w:val="99"/>
    <w:pPr>
      <w:spacing w:after="0"/>
    </w:pPr>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a2"/>
    <w:uiPriority w:val="99"/>
    <w:pPr>
      <w:spacing w:after="0"/>
    </w:pPr>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a2"/>
    <w:uiPriority w:val="99"/>
    <w:pPr>
      <w:spacing w:after="0"/>
    </w:pPr>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a2"/>
    <w:uiPriority w:val="99"/>
    <w:pPr>
      <w:spacing w:after="0"/>
    </w:pPr>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a2"/>
    <w:uiPriority w:val="99"/>
    <w:pPr>
      <w:spacing w:after="0"/>
    </w:pPr>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a2"/>
    <w:uiPriority w:val="99"/>
    <w:pPr>
      <w:spacing w:after="0"/>
    </w:pPr>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2"/>
    <w:uiPriority w:val="99"/>
    <w:pPr>
      <w:spacing w:after="0"/>
    </w:pPr>
    <w:rPr>
      <w:color w:val="404040"/>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a2"/>
    <w:uiPriority w:val="99"/>
    <w:pPr>
      <w:spacing w:after="0"/>
    </w:pPr>
    <w:rPr>
      <w:color w:val="404040"/>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a2"/>
    <w:uiPriority w:val="99"/>
    <w:pPr>
      <w:spacing w:after="0"/>
    </w:pPr>
    <w:rPr>
      <w:color w:val="404040"/>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a2"/>
    <w:uiPriority w:val="99"/>
    <w:pPr>
      <w:spacing w:after="0"/>
    </w:pPr>
    <w:rPr>
      <w:color w:val="404040"/>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a2"/>
    <w:uiPriority w:val="99"/>
    <w:pPr>
      <w:spacing w:after="0"/>
    </w:pPr>
    <w:rPr>
      <w:color w:val="404040"/>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a2"/>
    <w:uiPriority w:val="99"/>
    <w:pPr>
      <w:spacing w:after="0"/>
    </w:pPr>
    <w:rPr>
      <w:color w:val="404040"/>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a2"/>
    <w:uiPriority w:val="99"/>
    <w:pPr>
      <w:spacing w:after="0"/>
    </w:pPr>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2"/>
    <w:uiPriority w:val="99"/>
    <w:pPr>
      <w:spacing w:after="0"/>
    </w:pPr>
    <w:rPr>
      <w:color w:val="404040"/>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a2"/>
    <w:uiPriority w:val="99"/>
    <w:pPr>
      <w:spacing w:after="0"/>
    </w:pPr>
    <w:rPr>
      <w:color w:val="404040"/>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a2"/>
    <w:uiPriority w:val="99"/>
    <w:pPr>
      <w:spacing w:after="0"/>
    </w:pPr>
    <w:rPr>
      <w:color w:val="404040"/>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a2"/>
    <w:uiPriority w:val="99"/>
    <w:pPr>
      <w:spacing w:after="0"/>
    </w:pPr>
    <w:rPr>
      <w:color w:val="404040"/>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a2"/>
    <w:uiPriority w:val="99"/>
    <w:pPr>
      <w:spacing w:after="0"/>
    </w:pPr>
    <w:rPr>
      <w:color w:val="404040"/>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a2"/>
    <w:uiPriority w:val="99"/>
    <w:pPr>
      <w:spacing w:after="0"/>
    </w:pPr>
    <w:rPr>
      <w:color w:val="404040"/>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a2"/>
    <w:uiPriority w:val="99"/>
    <w:pPr>
      <w:spacing w:after="0"/>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2"/>
    <w:uiPriority w:val="99"/>
    <w:pPr>
      <w:spacing w:after="0"/>
    </w:pPr>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a2"/>
    <w:uiPriority w:val="99"/>
    <w:pPr>
      <w:spacing w:after="0"/>
    </w:pPr>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a2"/>
    <w:uiPriority w:val="99"/>
    <w:pPr>
      <w:spacing w:after="0"/>
    </w:pPr>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a2"/>
    <w:uiPriority w:val="99"/>
    <w:pPr>
      <w:spacing w:after="0"/>
    </w:pPr>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a2"/>
    <w:uiPriority w:val="99"/>
    <w:pPr>
      <w:spacing w:after="0"/>
    </w:pPr>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a2"/>
    <w:uiPriority w:val="99"/>
    <w:pPr>
      <w:spacing w:after="0"/>
    </w:pPr>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af1">
    <w:name w:val="Текст сноски Знак"/>
    <w:link w:val="af2"/>
    <w:uiPriority w:val="9"/>
    <w:rsid w:val="006D1A3D"/>
    <w:rPr>
      <w:rFonts w:ascii="Times New Roman" w:hAnsi="Times New Roman"/>
    </w:rPr>
  </w:style>
  <w:style w:type="paragraph" w:styleId="af3">
    <w:name w:val="endnote text"/>
    <w:basedOn w:val="a"/>
    <w:link w:val="af4"/>
    <w:uiPriority w:val="99"/>
    <w:semiHidden/>
    <w:unhideWhenUsed/>
    <w:pPr>
      <w:spacing w:after="0"/>
    </w:pPr>
    <w:rPr>
      <w:sz w:val="20"/>
    </w:rPr>
  </w:style>
  <w:style w:type="character" w:customStyle="1" w:styleId="af4">
    <w:name w:val="Текст концевой сноски Знак"/>
    <w:link w:val="af3"/>
    <w:uiPriority w:val="99"/>
    <w:rPr>
      <w:sz w:val="20"/>
    </w:rPr>
  </w:style>
  <w:style w:type="character" w:styleId="af5">
    <w:name w:val="endnote reference"/>
    <w:basedOn w:val="a1"/>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6">
    <w:name w:val="table of figures"/>
    <w:basedOn w:val="a"/>
    <w:next w:val="a"/>
    <w:uiPriority w:val="99"/>
    <w:unhideWhenUsed/>
    <w:pPr>
      <w:spacing w:after="0"/>
    </w:pPr>
  </w:style>
  <w:style w:type="paragraph" w:styleId="a0">
    <w:name w:val="Body Text"/>
    <w:basedOn w:val="a"/>
    <w:qFormat/>
    <w:rsid w:val="009D35A2"/>
    <w:pPr>
      <w:spacing w:before="180" w:after="180" w:line="360" w:lineRule="auto"/>
      <w:ind w:firstLine="709"/>
      <w:jc w:val="both"/>
    </w:pPr>
    <w:rPr>
      <w:rFonts w:ascii="Times New Roman" w:hAnsi="Times New Roman"/>
      <w:sz w:val="28"/>
    </w:rPr>
  </w:style>
  <w:style w:type="paragraph" w:customStyle="1" w:styleId="FirstParagraph">
    <w:name w:val="First Paragraph"/>
    <w:basedOn w:val="a0"/>
    <w:next w:val="a0"/>
    <w:qFormat/>
    <w:rsid w:val="009D35A2"/>
  </w:style>
  <w:style w:type="paragraph" w:customStyle="1" w:styleId="Compact">
    <w:name w:val="Compact"/>
    <w:basedOn w:val="a0"/>
    <w:qFormat/>
    <w:pPr>
      <w:spacing w:before="36" w:after="36"/>
    </w:pPr>
  </w:style>
  <w:style w:type="paragraph" w:styleId="a7">
    <w:name w:val="Title"/>
    <w:basedOn w:val="a"/>
    <w:next w:val="a0"/>
    <w:link w:val="a6"/>
    <w:qFormat/>
    <w:rsid w:val="00F611C3"/>
    <w:pPr>
      <w:keepNext/>
      <w:keepLines/>
      <w:spacing w:before="480" w:after="240" w:line="360" w:lineRule="auto"/>
      <w:jc w:val="center"/>
    </w:pPr>
    <w:rPr>
      <w:rFonts w:ascii="Times New Roman" w:eastAsiaTheme="majorEastAsia" w:hAnsi="Times New Roman" w:cstheme="majorBidi"/>
      <w:b/>
      <w:bCs/>
      <w:color w:val="000000" w:themeColor="text1"/>
      <w:sz w:val="28"/>
      <w:szCs w:val="36"/>
    </w:rPr>
  </w:style>
  <w:style w:type="paragraph" w:styleId="a9">
    <w:name w:val="Subtitle"/>
    <w:basedOn w:val="a7"/>
    <w:next w:val="a0"/>
    <w:link w:val="a8"/>
    <w:qFormat/>
    <w:rsid w:val="00DB38A4"/>
    <w:pPr>
      <w:spacing w:before="240"/>
    </w:pPr>
    <w:rPr>
      <w:szCs w:val="30"/>
    </w:rPr>
  </w:style>
  <w:style w:type="paragraph" w:customStyle="1" w:styleId="Author">
    <w:name w:val="Author"/>
    <w:next w:val="a0"/>
    <w:qFormat/>
    <w:rsid w:val="00DB38A4"/>
    <w:pPr>
      <w:keepNext/>
      <w:keepLines/>
      <w:spacing w:line="360" w:lineRule="auto"/>
      <w:jc w:val="center"/>
    </w:pPr>
    <w:rPr>
      <w:rFonts w:ascii="Times New Roman" w:hAnsi="Times New Roman"/>
      <w:sz w:val="28"/>
    </w:rPr>
  </w:style>
  <w:style w:type="paragraph" w:styleId="af7">
    <w:name w:val="Date"/>
    <w:next w:val="a0"/>
    <w:qFormat/>
    <w:rsid w:val="00DB38A4"/>
    <w:pPr>
      <w:keepNext/>
      <w:keepLines/>
      <w:spacing w:line="360" w:lineRule="auto"/>
      <w:jc w:val="center"/>
    </w:pPr>
    <w:rPr>
      <w:rFonts w:ascii="Times New Roman" w:hAnsi="Times New Roman"/>
      <w:sz w:val="28"/>
    </w:rPr>
  </w:style>
  <w:style w:type="paragraph" w:customStyle="1" w:styleId="Abstract">
    <w:name w:val="Abstract"/>
    <w:basedOn w:val="a"/>
    <w:next w:val="a0"/>
    <w:qFormat/>
    <w:pPr>
      <w:keepNext/>
      <w:keepLines/>
      <w:spacing w:before="300" w:after="300"/>
    </w:pPr>
    <w:rPr>
      <w:sz w:val="20"/>
      <w:szCs w:val="20"/>
    </w:rPr>
  </w:style>
  <w:style w:type="paragraph" w:styleId="af8">
    <w:name w:val="Bibliography"/>
    <w:basedOn w:val="a"/>
    <w:qFormat/>
    <w:pPr>
      <w:spacing w:after="240"/>
    </w:pPr>
  </w:style>
  <w:style w:type="paragraph" w:styleId="af9">
    <w:name w:val="Block Text"/>
    <w:basedOn w:val="a0"/>
    <w:next w:val="a0"/>
    <w:uiPriority w:val="9"/>
    <w:unhideWhenUsed/>
    <w:qFormat/>
    <w:rsid w:val="009D35A2"/>
    <w:pPr>
      <w:spacing w:before="100" w:after="100"/>
    </w:pPr>
  </w:style>
  <w:style w:type="paragraph" w:styleId="af2">
    <w:name w:val="footnote text"/>
    <w:basedOn w:val="a"/>
    <w:link w:val="af1"/>
    <w:uiPriority w:val="9"/>
    <w:unhideWhenUsed/>
    <w:qFormat/>
    <w:rsid w:val="006D1A3D"/>
    <w:pPr>
      <w:jc w:val="both"/>
    </w:pPr>
    <w:rPr>
      <w:rFonts w:ascii="Times New Roman" w:hAnsi="Times New Roman"/>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4" w:space="0" w:color="000000"/>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fa">
    <w:name w:val="caption"/>
    <w:basedOn w:val="a"/>
    <w:link w:val="afb"/>
    <w:pPr>
      <w:spacing w:after="120"/>
    </w:pPr>
    <w:rPr>
      <w:i/>
    </w:rPr>
  </w:style>
  <w:style w:type="paragraph" w:customStyle="1" w:styleId="TableCaption">
    <w:name w:val="Table Caption"/>
    <w:basedOn w:val="afa"/>
    <w:pPr>
      <w:keepNext/>
    </w:pPr>
  </w:style>
  <w:style w:type="paragraph" w:customStyle="1" w:styleId="ImageCaption">
    <w:name w:val="Image Caption"/>
    <w:basedOn w:val="afa"/>
  </w:style>
  <w:style w:type="paragraph" w:customStyle="1" w:styleId="Figure">
    <w:name w:val="Figure"/>
    <w:basedOn w:val="a"/>
  </w:style>
  <w:style w:type="paragraph" w:customStyle="1" w:styleId="CaptionedFigure">
    <w:name w:val="Captioned Figure"/>
    <w:basedOn w:val="Figure"/>
    <w:pPr>
      <w:keepNext/>
    </w:pPr>
  </w:style>
  <w:style w:type="character" w:customStyle="1" w:styleId="afb">
    <w:name w:val="Название объекта Знак"/>
    <w:basedOn w:val="a1"/>
    <w:link w:val="afa"/>
  </w:style>
  <w:style w:type="character" w:customStyle="1" w:styleId="VerbatimChar">
    <w:name w:val="Verbatim Char"/>
    <w:basedOn w:val="afb"/>
    <w:link w:val="SourceCode"/>
    <w:rPr>
      <w:rFonts w:ascii="Consolas" w:hAnsi="Consolas"/>
      <w:sz w:val="22"/>
    </w:rPr>
  </w:style>
  <w:style w:type="character" w:customStyle="1" w:styleId="SectionNumber">
    <w:name w:val="Section Number"/>
    <w:basedOn w:val="afb"/>
  </w:style>
  <w:style w:type="character" w:styleId="afc">
    <w:name w:val="footnote reference"/>
    <w:basedOn w:val="afb"/>
    <w:rPr>
      <w:vertAlign w:val="superscript"/>
    </w:rPr>
  </w:style>
  <w:style w:type="character" w:styleId="afd">
    <w:name w:val="Hyperlink"/>
    <w:basedOn w:val="afb"/>
    <w:uiPriority w:val="99"/>
    <w:rPr>
      <w:color w:val="4F81BD" w:themeColor="accent1"/>
    </w:rPr>
  </w:style>
  <w:style w:type="paragraph" w:styleId="afe">
    <w:name w:val="TOC Heading"/>
    <w:basedOn w:val="1"/>
    <w:next w:val="a0"/>
    <w:uiPriority w:val="39"/>
    <w:unhideWhenUsed/>
    <w:qFormat/>
    <w:rsid w:val="006D1A3D"/>
    <w:pPr>
      <w:spacing w:before="240"/>
      <w:outlineLvl w:val="9"/>
    </w:pPr>
  </w:style>
  <w:style w:type="paragraph" w:customStyle="1" w:styleId="SourceCode">
    <w:name w:val="Source Code"/>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customStyle="1" w:styleId="Usual">
    <w:name w:val="Usual"/>
    <w:basedOn w:val="a"/>
    <w:link w:val="Usual0"/>
    <w:qFormat/>
    <w:rsid w:val="007A630F"/>
    <w:pPr>
      <w:spacing w:after="160" w:line="360" w:lineRule="auto"/>
      <w:jc w:val="both"/>
    </w:pPr>
    <w:rPr>
      <w:rFonts w:ascii="Times New Roman" w:hAnsi="Times New Roman"/>
      <w:sz w:val="28"/>
      <w:szCs w:val="22"/>
      <w:lang w:val="ru-RU"/>
    </w:rPr>
  </w:style>
  <w:style w:type="paragraph" w:customStyle="1" w:styleId="13">
    <w:name w:val="Заголовок1"/>
    <w:basedOn w:val="Usual"/>
    <w:link w:val="Title"/>
    <w:qFormat/>
    <w:rsid w:val="007A630F"/>
    <w:pPr>
      <w:spacing w:line="240" w:lineRule="auto"/>
      <w:jc w:val="center"/>
    </w:pPr>
    <w:rPr>
      <w:b/>
      <w:bCs/>
      <w:caps/>
      <w:lang w:eastAsia="ru-RU"/>
    </w:rPr>
  </w:style>
  <w:style w:type="character" w:customStyle="1" w:styleId="Usual0">
    <w:name w:val="Usual Знак"/>
    <w:basedOn w:val="a1"/>
    <w:link w:val="Usual"/>
    <w:rsid w:val="007A630F"/>
    <w:rPr>
      <w:rFonts w:ascii="Times New Roman" w:hAnsi="Times New Roman"/>
      <w:sz w:val="28"/>
      <w:szCs w:val="22"/>
      <w:lang w:val="ru-RU"/>
    </w:rPr>
  </w:style>
  <w:style w:type="character" w:customStyle="1" w:styleId="Title">
    <w:name w:val="Title Знак"/>
    <w:basedOn w:val="Usual0"/>
    <w:link w:val="13"/>
    <w:rsid w:val="007A630F"/>
    <w:rPr>
      <w:rFonts w:ascii="Times New Roman" w:hAnsi="Times New Roman"/>
      <w:b/>
      <w:bCs/>
      <w:caps/>
      <w:sz w:val="28"/>
      <w:szCs w:val="22"/>
      <w:lang w:val="ru-RU" w:eastAsia="ru-RU"/>
    </w:rPr>
  </w:style>
  <w:style w:type="character" w:styleId="aff">
    <w:name w:val="FollowedHyperlink"/>
    <w:basedOn w:val="a1"/>
    <w:uiPriority w:val="99"/>
    <w:semiHidden/>
    <w:unhideWhenUsed/>
    <w:rsid w:val="000B7CEC"/>
    <w:rPr>
      <w:color w:val="800080" w:themeColor="followedHyperlink"/>
      <w:u w:val="single"/>
    </w:rPr>
  </w:style>
  <w:style w:type="paragraph" w:styleId="aff0">
    <w:name w:val="Balloon Text"/>
    <w:basedOn w:val="a"/>
    <w:link w:val="aff1"/>
    <w:uiPriority w:val="99"/>
    <w:semiHidden/>
    <w:unhideWhenUsed/>
    <w:rsid w:val="009F2324"/>
    <w:pPr>
      <w:spacing w:after="0"/>
    </w:pPr>
    <w:rPr>
      <w:rFonts w:ascii="Segoe UI" w:hAnsi="Segoe UI" w:cs="Segoe UI"/>
      <w:sz w:val="18"/>
      <w:szCs w:val="18"/>
    </w:rPr>
  </w:style>
  <w:style w:type="character" w:customStyle="1" w:styleId="aff1">
    <w:name w:val="Текст выноски Знак"/>
    <w:basedOn w:val="a1"/>
    <w:link w:val="aff0"/>
    <w:uiPriority w:val="99"/>
    <w:semiHidden/>
    <w:rsid w:val="009F2324"/>
    <w:rPr>
      <w:rFonts w:ascii="Segoe UI" w:hAnsi="Segoe UI" w:cs="Segoe UI"/>
      <w:sz w:val="18"/>
      <w:szCs w:val="18"/>
    </w:rPr>
  </w:style>
  <w:style w:type="character" w:styleId="aff2">
    <w:name w:val="annotation reference"/>
    <w:basedOn w:val="a1"/>
    <w:uiPriority w:val="99"/>
    <w:semiHidden/>
    <w:unhideWhenUsed/>
    <w:rsid w:val="00DA1734"/>
    <w:rPr>
      <w:sz w:val="16"/>
      <w:szCs w:val="16"/>
    </w:rPr>
  </w:style>
  <w:style w:type="paragraph" w:styleId="aff3">
    <w:name w:val="annotation text"/>
    <w:basedOn w:val="a"/>
    <w:link w:val="aff4"/>
    <w:uiPriority w:val="99"/>
    <w:semiHidden/>
    <w:unhideWhenUsed/>
    <w:rsid w:val="00DA1734"/>
    <w:rPr>
      <w:sz w:val="20"/>
      <w:szCs w:val="20"/>
    </w:rPr>
  </w:style>
  <w:style w:type="character" w:customStyle="1" w:styleId="aff4">
    <w:name w:val="Текст примечания Знак"/>
    <w:basedOn w:val="a1"/>
    <w:link w:val="aff3"/>
    <w:uiPriority w:val="99"/>
    <w:semiHidden/>
    <w:rsid w:val="00DA1734"/>
    <w:rPr>
      <w:sz w:val="20"/>
      <w:szCs w:val="20"/>
    </w:rPr>
  </w:style>
  <w:style w:type="paragraph" w:styleId="aff5">
    <w:name w:val="annotation subject"/>
    <w:basedOn w:val="aff3"/>
    <w:next w:val="aff3"/>
    <w:link w:val="aff6"/>
    <w:uiPriority w:val="99"/>
    <w:semiHidden/>
    <w:unhideWhenUsed/>
    <w:rsid w:val="00DA1734"/>
    <w:rPr>
      <w:b/>
      <w:bCs/>
    </w:rPr>
  </w:style>
  <w:style w:type="character" w:customStyle="1" w:styleId="aff6">
    <w:name w:val="Тема примечания Знак"/>
    <w:basedOn w:val="aff4"/>
    <w:link w:val="aff5"/>
    <w:uiPriority w:val="99"/>
    <w:semiHidden/>
    <w:rsid w:val="00DA1734"/>
    <w:rPr>
      <w:b/>
      <w:bCs/>
      <w:sz w:val="20"/>
      <w:szCs w:val="20"/>
    </w:rPr>
  </w:style>
  <w:style w:type="paragraph" w:styleId="aff7">
    <w:name w:val="Revision"/>
    <w:hidden/>
    <w:uiPriority w:val="99"/>
    <w:semiHidden/>
    <w:rsid w:val="006D3EF5"/>
    <w:pPr>
      <w:spacing w:after="0"/>
    </w:pPr>
  </w:style>
  <w:style w:type="character" w:styleId="aff8">
    <w:name w:val="Placeholder Text"/>
    <w:basedOn w:val="a1"/>
    <w:uiPriority w:val="99"/>
    <w:semiHidden/>
    <w:rsid w:val="005860B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4ED47-9571-4FAA-B0B2-CCAC9070C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1166</TotalTime>
  <Pages>64</Pages>
  <Words>45793</Words>
  <Characters>261025</Characters>
  <Application>Microsoft Office Word</Application>
  <DocSecurity>0</DocSecurity>
  <Lines>2175</Lines>
  <Paragraphs>612</Paragraphs>
  <ScaleCrop>false</ScaleCrop>
  <HeadingPairs>
    <vt:vector size="2" baseType="variant">
      <vt:variant>
        <vt:lpstr>Название</vt:lpstr>
      </vt:variant>
      <vt:variant>
        <vt:i4>1</vt:i4>
      </vt:variant>
    </vt:vector>
  </HeadingPairs>
  <TitlesOfParts>
    <vt:vector size="1" baseType="lpstr">
      <vt:lpstr>Предсказание антигенов по последовательностям белка</vt:lpstr>
    </vt:vector>
  </TitlesOfParts>
  <Company/>
  <LinksUpToDate>false</LinksUpToDate>
  <CharactersWithSpaces>306206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Предсказание антигенов по последовательностям белка</dc:title>
  <dc:creator>Смирнов Антон Сергеевич</dc:creator>
  <cp:keywords/>
  <cp:lastModifiedBy>Антон Смирнов</cp:lastModifiedBy>
  <cp:revision>99</cp:revision>
  <dcterms:created xsi:type="dcterms:W3CDTF">2023-04-14T08:16:00Z</dcterms:created>
  <dcterms:modified xsi:type="dcterms:W3CDTF">2023-05-24T12:55:00Z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gost-num-appear.csl</vt:lpwstr>
  </property>
  <property fmtid="{D5CDD505-2E9C-101B-9397-08002B2CF9AE}" pid="9" name="date">
    <vt:lpwstr>Apr 11, 2023</vt:lpwstr>
  </property>
  <property fmtid="{D5CDD505-2E9C-101B-9397-08002B2CF9AE}" pid="10" name="date-format">
    <vt:lpwstr>MMM D, YYYY</vt:lpwstr>
  </property>
  <property fmtid="{D5CDD505-2E9C-101B-9397-08002B2CF9AE}" pid="11" name="editor">
    <vt:lpwstr>visual</vt:lpwstr>
  </property>
  <property fmtid="{D5CDD505-2E9C-101B-9397-08002B2CF9AE}" pid="12" name="fontsize">
    <vt:lpwstr>14pt</vt:lpwstr>
  </property>
  <property fmtid="{D5CDD505-2E9C-101B-9397-08002B2CF9AE}" pid="13" name="geometry">
    <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nestretch">
    <vt:lpwstr>1.5</vt:lpwstr>
  </property>
  <property fmtid="{D5CDD505-2E9C-101B-9397-08002B2CF9AE}" pid="19" name="mainfont">
    <vt:lpwstr>Times New Roman</vt:lpwstr>
  </property>
  <property fmtid="{D5CDD505-2E9C-101B-9397-08002B2CF9AE}" pid="20" name="monofont">
    <vt:lpwstr>Times New Roman</vt:lpwstr>
  </property>
  <property fmtid="{D5CDD505-2E9C-101B-9397-08002B2CF9AE}" pid="21" name="sansfont">
    <vt:lpwstr>Times New Roman</vt:lpwstr>
  </property>
  <property fmtid="{D5CDD505-2E9C-101B-9397-08002B2CF9AE}" pid="22" name="toc-title">
    <vt:lpwstr>Оглавление</vt:lpwstr>
  </property>
  <property fmtid="{D5CDD505-2E9C-101B-9397-08002B2CF9AE}" pid="23" name="ZOTERO_PREF_1">
    <vt:lpwstr>&lt;data data-version="3" zotero-version="6.0.26"&gt;&lt;session id="CoQTV4sQ"/&gt;&lt;style id="http://www.zotero.org/styles/russian-gost-r-7011-2011-numeric-citations-with-appear-sorting" locale="ru-RU" hasBibliography="1" bibliographyStyleHasBeenSet="1"/&gt;&lt;prefs&gt;&lt;pref</vt:lpwstr>
  </property>
  <property fmtid="{D5CDD505-2E9C-101B-9397-08002B2CF9AE}" pid="24" name="ZOTERO_PREF_2">
    <vt:lpwstr> name="fieldType" value="Field"/&gt;&lt;/prefs&gt;&lt;/data&gt;</vt:lpwstr>
  </property>
</Properties>
</file>